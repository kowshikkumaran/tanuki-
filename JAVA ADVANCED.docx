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CB842" w14:textId="77777777" w:rsidR="00DE06E9" w:rsidRPr="00313C48" w:rsidRDefault="00FE746B" w:rsidP="00D460BB">
      <w:pPr>
        <w:pStyle w:val="Heading1"/>
        <w:ind w:left="360"/>
        <w:rPr>
          <w:rFonts w:eastAsia="Times New Roman"/>
          <w:u w:val="single"/>
          <w:lang w:eastAsia="en-IN"/>
        </w:rPr>
      </w:pPr>
      <w:hyperlink r:id="rId5" w:anchor="collapse-f0f54c165a900b6191ce" w:history="1">
        <w:r w:rsidR="00DE06E9" w:rsidRPr="00313C48">
          <w:rPr>
            <w:rFonts w:eastAsia="Times New Roman"/>
            <w:shd w:val="clear" w:color="auto" w:fill="FFFFFF"/>
            <w:lang w:eastAsia="en-IN"/>
          </w:rPr>
          <w:br/>
        </w:r>
        <w:r w:rsidR="00DE06E9" w:rsidRPr="00313C48">
          <w:rPr>
            <w:rFonts w:eastAsia="Times New Roman"/>
            <w:u w:val="single"/>
            <w:shd w:val="clear" w:color="auto" w:fill="FFFFFF"/>
            <w:lang w:eastAsia="en-IN"/>
          </w:rPr>
          <w:t>JDBC</w:t>
        </w:r>
      </w:hyperlink>
    </w:p>
    <w:p w14:paraId="16859059"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JDBC Drivers Types In Java</w:t>
      </w:r>
    </w:p>
    <w:p w14:paraId="1CFF6E0A"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Steps To Connect To The All Types Of Database.</w:t>
      </w:r>
    </w:p>
    <w:p w14:paraId="0E2D48F5"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Connectivity With Access Without And With DSN.</w:t>
      </w:r>
    </w:p>
    <w:p w14:paraId="7A5491E1"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DriverManager Class In Jdbc.</w:t>
      </w:r>
    </w:p>
    <w:p w14:paraId="196D4B65"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Connection Interface In Jdbc.</w:t>
      </w:r>
    </w:p>
    <w:p w14:paraId="10F20F7A"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Statement Interface In Jdbc.</w:t>
      </w:r>
    </w:p>
    <w:p w14:paraId="31486E1F"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ResultSet Interface Jdbc.</w:t>
      </w:r>
    </w:p>
    <w:p w14:paraId="42B57AF2" w14:textId="631B8E8A"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PreparedStatement In Jdbc.</w:t>
      </w:r>
    </w:p>
    <w:p w14:paraId="473A6E08"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ResultSetMetaData In Jdbc.</w:t>
      </w:r>
    </w:p>
    <w:p w14:paraId="279BF3C3"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DatabaseMetaData In Jdbc</w:t>
      </w:r>
    </w:p>
    <w:p w14:paraId="24E344ED"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Storing Image In Jdbc.</w:t>
      </w:r>
    </w:p>
    <w:p w14:paraId="3DD7FDB5"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Retrieving Image In Jdbc.</w:t>
      </w:r>
    </w:p>
    <w:p w14:paraId="222CD8C8"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Storing File And Retrieving File Using Jdbc.</w:t>
      </w:r>
    </w:p>
    <w:p w14:paraId="2D8523D5"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Stored Procedures And Functions In Plsql Using Java.</w:t>
      </w:r>
    </w:p>
    <w:p w14:paraId="67BC7E8A"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Transaction Management Tcl Commands.</w:t>
      </w:r>
    </w:p>
    <w:p w14:paraId="454F5E02"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Batch Processing Or Group Command Processing.</w:t>
      </w:r>
    </w:p>
    <w:p w14:paraId="10D63F75"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JDBC New Features In Java.</w:t>
      </w:r>
    </w:p>
    <w:p w14:paraId="064D1EFC"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CRUD Mini Project.</w:t>
      </w:r>
    </w:p>
    <w:p w14:paraId="5CDE3A9E" w14:textId="77777777" w:rsidR="00DE06E9" w:rsidRPr="00313C48" w:rsidRDefault="00DE06E9" w:rsidP="00D460BB">
      <w:pPr>
        <w:pStyle w:val="NoSpacing"/>
        <w:rPr>
          <w:color w:val="6A6A6A"/>
          <w:sz w:val="24"/>
          <w:szCs w:val="24"/>
          <w:lang w:eastAsia="en-IN"/>
        </w:rPr>
      </w:pPr>
    </w:p>
    <w:p w14:paraId="04E16385" w14:textId="77777777" w:rsidR="00DE06E9" w:rsidRPr="00313C48" w:rsidRDefault="00FE746B" w:rsidP="00D460BB">
      <w:pPr>
        <w:pStyle w:val="Heading1"/>
        <w:ind w:left="360"/>
        <w:rPr>
          <w:rFonts w:eastAsia="Times New Roman"/>
          <w:u w:val="single"/>
          <w:lang w:eastAsia="en-IN"/>
        </w:rPr>
      </w:pPr>
      <w:hyperlink r:id="rId6" w:anchor="collapse-14514dc65a900b6191ce" w:history="1">
        <w:r w:rsidR="00DE06E9" w:rsidRPr="00313C48">
          <w:rPr>
            <w:rFonts w:eastAsia="Times New Roman"/>
            <w:shd w:val="clear" w:color="auto" w:fill="FFFFFF"/>
            <w:lang w:eastAsia="en-IN"/>
          </w:rPr>
          <w:br/>
        </w:r>
        <w:r w:rsidR="00DE06E9" w:rsidRPr="00313C48">
          <w:rPr>
            <w:rFonts w:eastAsia="Times New Roman"/>
            <w:u w:val="single"/>
            <w:shd w:val="clear" w:color="auto" w:fill="FFFFFF"/>
            <w:lang w:eastAsia="en-IN"/>
          </w:rPr>
          <w:t>Introduction Of Webdesign</w:t>
        </w:r>
      </w:hyperlink>
    </w:p>
    <w:p w14:paraId="55B39B6A" w14:textId="33381EA6"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HTML/CSS/JAVASCRIPT Introduction(Hw)</w:t>
      </w:r>
    </w:p>
    <w:p w14:paraId="63BD247A" w14:textId="77777777" w:rsidR="00DE06E9" w:rsidRPr="00313C48" w:rsidRDefault="00FE746B" w:rsidP="00D460BB">
      <w:pPr>
        <w:pStyle w:val="Heading1"/>
        <w:ind w:left="360"/>
        <w:rPr>
          <w:rFonts w:eastAsia="Times New Roman"/>
          <w:u w:val="single"/>
          <w:lang w:eastAsia="en-IN"/>
        </w:rPr>
      </w:pPr>
      <w:hyperlink r:id="rId7" w:anchor="collapse-4b91dc465a900b6191ce" w:history="1">
        <w:r w:rsidR="00DE06E9" w:rsidRPr="00313C48">
          <w:rPr>
            <w:rFonts w:eastAsia="Times New Roman"/>
            <w:shd w:val="clear" w:color="auto" w:fill="FFFFFF"/>
            <w:lang w:eastAsia="en-IN"/>
          </w:rPr>
          <w:br/>
        </w:r>
        <w:r w:rsidR="00DE06E9" w:rsidRPr="00313C48">
          <w:rPr>
            <w:rFonts w:eastAsia="Times New Roman"/>
            <w:u w:val="single"/>
            <w:shd w:val="clear" w:color="auto" w:fill="FFFFFF"/>
            <w:lang w:eastAsia="en-IN"/>
          </w:rPr>
          <w:t>Basics Of Servlet</w:t>
        </w:r>
      </w:hyperlink>
    </w:p>
    <w:p w14:paraId="6A2D3FAC"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 In Java</w:t>
      </w:r>
    </w:p>
    <w:p w14:paraId="64F0A424"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Basics Of Web Pages</w:t>
      </w:r>
    </w:p>
    <w:p w14:paraId="7ED5E02D"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 API Introduction</w:t>
      </w:r>
    </w:p>
    <w:p w14:paraId="6E061C26"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 Interface In Servlet</w:t>
      </w:r>
    </w:p>
    <w:p w14:paraId="7B72DD1B"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GenericServlet In Servlet</w:t>
      </w:r>
    </w:p>
    <w:p w14:paraId="00994608"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HttpServlet In Servlet</w:t>
      </w:r>
    </w:p>
    <w:p w14:paraId="13203FB4"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 Life Cycle In Java</w:t>
      </w:r>
    </w:p>
    <w:p w14:paraId="5738A8F8"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Apache Tomcat Server</w:t>
      </w:r>
    </w:p>
    <w:p w14:paraId="33B70980"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Steps To Create A Servlet In Tomcat And Connectivity</w:t>
      </w:r>
    </w:p>
    <w:p w14:paraId="05A262AC" w14:textId="77777777" w:rsidR="00DE06E9" w:rsidRPr="00313C48" w:rsidRDefault="00FE746B" w:rsidP="00D460BB">
      <w:pPr>
        <w:pStyle w:val="Heading1"/>
        <w:ind w:left="360"/>
        <w:rPr>
          <w:rFonts w:eastAsia="Times New Roman"/>
          <w:u w:val="single"/>
          <w:lang w:eastAsia="en-IN"/>
        </w:rPr>
      </w:pPr>
      <w:hyperlink r:id="rId8" w:anchor="collapse-35c8fe465a900b6191ce" w:history="1">
        <w:r w:rsidR="00DE06E9" w:rsidRPr="00313C48">
          <w:rPr>
            <w:rFonts w:eastAsia="Times New Roman"/>
            <w:shd w:val="clear" w:color="auto" w:fill="FFFFFF"/>
            <w:lang w:eastAsia="en-IN"/>
          </w:rPr>
          <w:br/>
        </w:r>
        <w:r w:rsidR="00DE06E9" w:rsidRPr="00313C48">
          <w:rPr>
            <w:rFonts w:eastAsia="Times New Roman"/>
            <w:u w:val="single"/>
            <w:shd w:val="clear" w:color="auto" w:fill="FFFFFF"/>
            <w:lang w:eastAsia="en-IN"/>
          </w:rPr>
          <w:t>ServletRequest</w:t>
        </w:r>
      </w:hyperlink>
    </w:p>
    <w:p w14:paraId="41B01862" w14:textId="0AFC89F8"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ServletRequest Methods In Servlet</w:t>
      </w:r>
    </w:p>
    <w:p w14:paraId="1BA42E69" w14:textId="1545A366"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Registration Example With DB Etc…</w:t>
      </w:r>
    </w:p>
    <w:p w14:paraId="04953E93"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 Collaboration</w:t>
      </w:r>
    </w:p>
    <w:p w14:paraId="6C8E4B5E" w14:textId="2B9A2B4A"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lastRenderedPageBreak/>
        <w:t>RequestDispatcher Interface</w:t>
      </w:r>
    </w:p>
    <w:p w14:paraId="29EE374E" w14:textId="547B884E"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SendRedirect Method</w:t>
      </w:r>
    </w:p>
    <w:p w14:paraId="32CC8361"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ServletConfig</w:t>
      </w:r>
    </w:p>
    <w:p w14:paraId="6AD8E41F" w14:textId="2228EAAF"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ServletConfig Methods</w:t>
      </w:r>
    </w:p>
    <w:p w14:paraId="1DB468D5" w14:textId="16C006F4"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ServletConfig Example</w:t>
      </w:r>
    </w:p>
    <w:p w14:paraId="2D2678B0"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ServletContext</w:t>
      </w:r>
    </w:p>
    <w:p w14:paraId="44F1886E" w14:textId="77777777" w:rsidR="00DE06E9" w:rsidRPr="00313C48" w:rsidRDefault="00DE06E9" w:rsidP="00D460BB">
      <w:pPr>
        <w:pStyle w:val="NoSpacing"/>
        <w:rPr>
          <w:color w:val="6A6A6A"/>
          <w:sz w:val="24"/>
          <w:szCs w:val="24"/>
          <w:lang w:eastAsia="en-IN"/>
        </w:rPr>
      </w:pPr>
    </w:p>
    <w:p w14:paraId="3B73D227" w14:textId="77777777" w:rsidR="00DE06E9" w:rsidRPr="00313C48" w:rsidRDefault="00FE746B" w:rsidP="00D460BB">
      <w:pPr>
        <w:pStyle w:val="Heading1"/>
        <w:ind w:left="360"/>
        <w:rPr>
          <w:rFonts w:eastAsia="Times New Roman"/>
          <w:u w:val="single"/>
          <w:lang w:eastAsia="en-IN"/>
        </w:rPr>
      </w:pPr>
      <w:hyperlink r:id="rId9" w:anchor="collapse-c29457c65a900b6191ce" w:history="1">
        <w:r w:rsidR="00DE06E9" w:rsidRPr="00313C48">
          <w:rPr>
            <w:rFonts w:eastAsia="Times New Roman"/>
            <w:shd w:val="clear" w:color="auto" w:fill="FFFFFF"/>
            <w:lang w:eastAsia="en-IN"/>
          </w:rPr>
          <w:br/>
        </w:r>
        <w:r w:rsidR="00DE06E9" w:rsidRPr="00313C48">
          <w:rPr>
            <w:rFonts w:eastAsia="Times New Roman"/>
            <w:u w:val="single"/>
            <w:shd w:val="clear" w:color="auto" w:fill="FFFFFF"/>
            <w:lang w:eastAsia="en-IN"/>
          </w:rPr>
          <w:t>Servlet Collaboration</w:t>
        </w:r>
      </w:hyperlink>
    </w:p>
    <w:p w14:paraId="6551F988" w14:textId="5FD78E23"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RequestDispatcher Interface</w:t>
      </w:r>
    </w:p>
    <w:p w14:paraId="14DECEAB" w14:textId="6B74CA33"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SendRedirect Method</w:t>
      </w:r>
    </w:p>
    <w:p w14:paraId="42AB3E0D"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ServletConfig</w:t>
      </w:r>
    </w:p>
    <w:p w14:paraId="3E7860F3" w14:textId="7A7DFF89"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ServletConfig Methods</w:t>
      </w:r>
    </w:p>
    <w:p w14:paraId="2B2C1728" w14:textId="4EC11218"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ServletConfig Example</w:t>
      </w:r>
    </w:p>
    <w:p w14:paraId="55811AF1"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ServletContext</w:t>
      </w:r>
    </w:p>
    <w:p w14:paraId="54F37F58"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ServletContext Methods In Application Scope</w:t>
      </w:r>
    </w:p>
    <w:p w14:paraId="1C692D1C"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ServletContext Example</w:t>
      </w:r>
    </w:p>
    <w:p w14:paraId="09F4525B"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Attribute</w:t>
      </w:r>
    </w:p>
    <w:p w14:paraId="7D0835F6"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How To Set, Get And Remove Example With Get Set Methods</w:t>
      </w:r>
    </w:p>
    <w:p w14:paraId="3F0B1474"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Session Tracking</w:t>
      </w:r>
    </w:p>
    <w:p w14:paraId="271C8A2C" w14:textId="5FE00F23"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Cookies Class N Their Methods</w:t>
      </w:r>
    </w:p>
    <w:p w14:paraId="0CED8045" w14:textId="31B1AB8D"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Hidden Form Field Techniques</w:t>
      </w:r>
    </w:p>
    <w:p w14:paraId="0E5E9915" w14:textId="080F010A"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URL Rewriting In Servlet</w:t>
      </w:r>
    </w:p>
    <w:p w14:paraId="5E236F14" w14:textId="42A794AE"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HttpSession Servlet</w:t>
      </w:r>
    </w:p>
    <w:p w14:paraId="106931CD"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Event And Listener</w:t>
      </w:r>
    </w:p>
    <w:p w14:paraId="2EA84FA7"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Event And Listener Examples</w:t>
      </w:r>
    </w:p>
    <w:p w14:paraId="0A048CC4"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Filter</w:t>
      </w:r>
    </w:p>
    <w:p w14:paraId="6B98FF89" w14:textId="31FFABF5"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Filter In Java</w:t>
      </w:r>
    </w:p>
    <w:p w14:paraId="67901DC8" w14:textId="38749A30"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Authentication Filter With Example</w:t>
      </w:r>
    </w:p>
    <w:p w14:paraId="1ED37AF8" w14:textId="6C4C0883"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FilterConfig With Example</w:t>
      </w:r>
    </w:p>
    <w:p w14:paraId="3221327E"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ServletInputStream And ServletOutputStream Class Example.</w:t>
      </w:r>
    </w:p>
    <w:p w14:paraId="3E9AE0AB"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Project Development In Servlet.</w:t>
      </w:r>
    </w:p>
    <w:p w14:paraId="0B6A57B4" w14:textId="77777777" w:rsidR="00DE06E9" w:rsidRPr="00313C48" w:rsidRDefault="00DE06E9" w:rsidP="00D460BB">
      <w:pPr>
        <w:pStyle w:val="NoSpacing"/>
        <w:rPr>
          <w:color w:val="6A6A6A"/>
          <w:sz w:val="24"/>
          <w:szCs w:val="24"/>
          <w:lang w:eastAsia="en-IN"/>
        </w:rPr>
      </w:pPr>
    </w:p>
    <w:p w14:paraId="1CB8A4C5" w14:textId="77777777" w:rsidR="00DE06E9" w:rsidRPr="00313C48" w:rsidRDefault="00FE746B" w:rsidP="00D460BB">
      <w:pPr>
        <w:pStyle w:val="Heading1"/>
        <w:ind w:left="360"/>
        <w:rPr>
          <w:rFonts w:eastAsia="Times New Roman"/>
          <w:u w:val="single"/>
          <w:lang w:eastAsia="en-IN"/>
        </w:rPr>
      </w:pPr>
      <w:hyperlink r:id="rId10" w:anchor="collapse-d9162c965a900b6191ce" w:history="1">
        <w:r w:rsidR="00DE06E9" w:rsidRPr="00313C48">
          <w:rPr>
            <w:rFonts w:eastAsia="Times New Roman"/>
            <w:shd w:val="clear" w:color="auto" w:fill="FFFFFF"/>
            <w:lang w:eastAsia="en-IN"/>
          </w:rPr>
          <w:br/>
        </w:r>
        <w:r w:rsidR="00DE06E9" w:rsidRPr="00313C48">
          <w:rPr>
            <w:rFonts w:eastAsia="Times New Roman"/>
            <w:u w:val="single"/>
            <w:shd w:val="clear" w:color="auto" w:fill="FFFFFF"/>
            <w:lang w:eastAsia="en-IN"/>
          </w:rPr>
          <w:t>JSP</w:t>
        </w:r>
      </w:hyperlink>
    </w:p>
    <w:p w14:paraId="7295E6AA"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Basics Of JSP</w:t>
      </w:r>
    </w:p>
    <w:p w14:paraId="7BBF046F"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Life Cycle Of JSP Pages</w:t>
      </w:r>
    </w:p>
    <w:p w14:paraId="6A1A201D"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JSP API In Java</w:t>
      </w:r>
    </w:p>
    <w:p w14:paraId="074EFA3D"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JSP In Netbean</w:t>
      </w:r>
    </w:p>
    <w:p w14:paraId="4AADF426" w14:textId="77777777" w:rsidR="00DE06E9" w:rsidRPr="00313C48" w:rsidRDefault="00DE06E9" w:rsidP="00D460BB">
      <w:pPr>
        <w:pStyle w:val="NoSpacing"/>
        <w:rPr>
          <w:color w:val="6A6A6A"/>
          <w:sz w:val="24"/>
          <w:szCs w:val="24"/>
          <w:lang w:eastAsia="en-IN"/>
        </w:rPr>
      </w:pPr>
    </w:p>
    <w:p w14:paraId="793B1075" w14:textId="77777777" w:rsidR="00DE06E9" w:rsidRPr="00313C48" w:rsidRDefault="00FE746B" w:rsidP="00D460BB">
      <w:pPr>
        <w:pStyle w:val="Heading1"/>
        <w:ind w:left="360"/>
        <w:rPr>
          <w:u w:val="single"/>
        </w:rPr>
      </w:pPr>
      <w:hyperlink r:id="rId11" w:anchor="collapse-741c4c365a900b6191ce" w:history="1">
        <w:r w:rsidR="00DE06E9" w:rsidRPr="00313C48">
          <w:rPr>
            <w:u w:val="single"/>
          </w:rPr>
          <w:t>Scripting Elements</w:t>
        </w:r>
      </w:hyperlink>
    </w:p>
    <w:p w14:paraId="69F358DB"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Scriptlet Tag In Jsp</w:t>
      </w:r>
    </w:p>
    <w:p w14:paraId="37A4A93E"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lastRenderedPageBreak/>
        <w:t>Expression Tag In Jsp</w:t>
      </w:r>
    </w:p>
    <w:p w14:paraId="42FD87A4"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Declaration Tag In Jsp</w:t>
      </w:r>
    </w:p>
    <w:p w14:paraId="60BCD96E" w14:textId="77777777" w:rsidR="00DE06E9" w:rsidRPr="00313C48" w:rsidRDefault="00FE746B" w:rsidP="00D460BB">
      <w:pPr>
        <w:pStyle w:val="Heading1"/>
        <w:ind w:left="360"/>
        <w:rPr>
          <w:rFonts w:eastAsia="Times New Roman"/>
          <w:u w:val="single"/>
          <w:lang w:eastAsia="en-IN"/>
        </w:rPr>
      </w:pPr>
      <w:hyperlink r:id="rId12" w:anchor="collapse-74008fd65a900b6191ce" w:history="1">
        <w:r w:rsidR="00DE06E9" w:rsidRPr="00313C48">
          <w:rPr>
            <w:rFonts w:eastAsia="Times New Roman"/>
            <w:shd w:val="clear" w:color="auto" w:fill="FFFFFF"/>
            <w:lang w:eastAsia="en-IN"/>
          </w:rPr>
          <w:br/>
        </w:r>
        <w:r w:rsidR="00DE06E9" w:rsidRPr="00313C48">
          <w:rPr>
            <w:rFonts w:eastAsia="Times New Roman"/>
            <w:u w:val="single"/>
            <w:shd w:val="clear" w:color="auto" w:fill="FFFFFF"/>
            <w:lang w:eastAsia="en-IN"/>
          </w:rPr>
          <w:t>9 Implicit Objects</w:t>
        </w:r>
      </w:hyperlink>
    </w:p>
    <w:p w14:paraId="47EE2B8D"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Out Object</w:t>
      </w:r>
    </w:p>
    <w:p w14:paraId="17098ADB"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Request Object</w:t>
      </w:r>
    </w:p>
    <w:p w14:paraId="6420A3BC"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Response Object</w:t>
      </w:r>
    </w:p>
    <w:p w14:paraId="53365BA2"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Config Object</w:t>
      </w:r>
    </w:p>
    <w:p w14:paraId="676624C0"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Application Or Context Object</w:t>
      </w:r>
    </w:p>
    <w:p w14:paraId="549CBDDA"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Session Object</w:t>
      </w:r>
    </w:p>
    <w:p w14:paraId="1C2C47D0"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PageContext Object</w:t>
      </w:r>
    </w:p>
    <w:p w14:paraId="69CBB473"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Page Object</w:t>
      </w:r>
    </w:p>
    <w:p w14:paraId="46D6A154"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Exception Object</w:t>
      </w:r>
    </w:p>
    <w:p w14:paraId="4916BA66" w14:textId="77777777" w:rsidR="00DE06E9" w:rsidRPr="00313C48" w:rsidRDefault="00DE06E9" w:rsidP="00D460BB">
      <w:pPr>
        <w:pStyle w:val="NoSpacing"/>
        <w:rPr>
          <w:color w:val="6A6A6A"/>
          <w:sz w:val="24"/>
          <w:szCs w:val="24"/>
          <w:lang w:eastAsia="en-IN"/>
        </w:rPr>
      </w:pPr>
    </w:p>
    <w:p w14:paraId="15341263" w14:textId="77777777" w:rsidR="00DE06E9" w:rsidRPr="00313C48" w:rsidRDefault="00FE746B" w:rsidP="00D460BB">
      <w:pPr>
        <w:pStyle w:val="Heading1"/>
        <w:ind w:left="360"/>
        <w:rPr>
          <w:rFonts w:eastAsia="Times New Roman"/>
          <w:u w:val="single"/>
          <w:lang w:eastAsia="en-IN"/>
        </w:rPr>
      </w:pPr>
      <w:hyperlink r:id="rId13" w:anchor="collapse-4c12bcf65a900b6191ce" w:history="1">
        <w:r w:rsidR="00DE06E9" w:rsidRPr="00313C48">
          <w:rPr>
            <w:rFonts w:eastAsia="Times New Roman"/>
            <w:shd w:val="clear" w:color="auto" w:fill="FFFFFF"/>
            <w:lang w:eastAsia="en-IN"/>
          </w:rPr>
          <w:br/>
        </w:r>
        <w:r w:rsidR="00DE06E9" w:rsidRPr="00313C48">
          <w:rPr>
            <w:rFonts w:eastAsia="Times New Roman"/>
            <w:u w:val="single"/>
            <w:shd w:val="clear" w:color="auto" w:fill="FFFFFF"/>
            <w:lang w:eastAsia="en-IN"/>
          </w:rPr>
          <w:t>Directive</w:t>
        </w:r>
      </w:hyperlink>
    </w:p>
    <w:p w14:paraId="09B21D8F" w14:textId="3BEF8B11"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Page Directive With Their Attribute</w:t>
      </w:r>
    </w:p>
    <w:p w14:paraId="1124B644"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Include Directive</w:t>
      </w:r>
    </w:p>
    <w:p w14:paraId="487114D6"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Taglib Directive With Their Attributes</w:t>
      </w:r>
    </w:p>
    <w:p w14:paraId="16BA02FF" w14:textId="77777777" w:rsidR="00DE06E9" w:rsidRPr="00313C48" w:rsidRDefault="00DE06E9" w:rsidP="00D460BB">
      <w:pPr>
        <w:pStyle w:val="Heading1"/>
        <w:rPr>
          <w:rFonts w:eastAsia="Times New Roman"/>
          <w:u w:val="single"/>
          <w:lang w:eastAsia="en-IN"/>
        </w:rPr>
      </w:pPr>
    </w:p>
    <w:p w14:paraId="3449663C" w14:textId="77777777" w:rsidR="00DE06E9" w:rsidRPr="00313C48" w:rsidRDefault="00FE746B" w:rsidP="00D460BB">
      <w:pPr>
        <w:pStyle w:val="Heading1"/>
        <w:ind w:left="360"/>
        <w:rPr>
          <w:rFonts w:eastAsia="Times New Roman"/>
          <w:u w:val="single"/>
          <w:lang w:eastAsia="en-IN"/>
        </w:rPr>
      </w:pPr>
      <w:hyperlink r:id="rId14" w:anchor="collapse-cf0d47e65a900b6191ce" w:history="1">
        <w:r w:rsidR="00DE06E9" w:rsidRPr="00313C48">
          <w:rPr>
            <w:rFonts w:eastAsia="Times New Roman"/>
            <w:color w:val="CF5DA0"/>
            <w:u w:val="single"/>
            <w:shd w:val="clear" w:color="auto" w:fill="FFFFFF"/>
            <w:lang w:eastAsia="en-IN"/>
          </w:rPr>
          <w:t>Exception Handling</w:t>
        </w:r>
      </w:hyperlink>
    </w:p>
    <w:p w14:paraId="7EE3E7A8"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Action Elements.</w:t>
      </w:r>
    </w:p>
    <w:p w14:paraId="083B0C66"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Jsp:Forward Tag</w:t>
      </w:r>
    </w:p>
    <w:p w14:paraId="5C575BFA"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Jsp:Include Tag</w:t>
      </w:r>
    </w:p>
    <w:p w14:paraId="1E706522"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Bean Class Examples</w:t>
      </w:r>
    </w:p>
    <w:p w14:paraId="58E47EA0"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Jsp:UseBean Tag</w:t>
      </w:r>
    </w:p>
    <w:p w14:paraId="50DA9F95"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Jsp:SetProperty &amp; Jsp:GetProperty Tags</w:t>
      </w:r>
    </w:p>
    <w:p w14:paraId="13E0D15B" w14:textId="77777777" w:rsidR="00DE06E9" w:rsidRPr="00313C48" w:rsidRDefault="00FE746B" w:rsidP="00D460BB">
      <w:pPr>
        <w:pStyle w:val="Heading1"/>
        <w:ind w:left="360"/>
        <w:rPr>
          <w:rFonts w:eastAsia="Times New Roman"/>
          <w:u w:val="single"/>
          <w:lang w:eastAsia="en-IN"/>
        </w:rPr>
      </w:pPr>
      <w:hyperlink r:id="rId15" w:anchor="collapse-98d68e365a900b6191ce" w:history="1">
        <w:r w:rsidR="00DE06E9" w:rsidRPr="00313C48">
          <w:rPr>
            <w:rFonts w:eastAsia="Times New Roman"/>
            <w:shd w:val="clear" w:color="auto" w:fill="FFFFFF"/>
            <w:lang w:eastAsia="en-IN"/>
          </w:rPr>
          <w:br/>
        </w:r>
        <w:r w:rsidR="00DE06E9" w:rsidRPr="00313C48">
          <w:rPr>
            <w:rFonts w:eastAsia="Times New Roman"/>
            <w:u w:val="single"/>
            <w:shd w:val="clear" w:color="auto" w:fill="FFFFFF"/>
            <w:lang w:eastAsia="en-IN"/>
          </w:rPr>
          <w:t>Expression Language</w:t>
        </w:r>
      </w:hyperlink>
    </w:p>
    <w:p w14:paraId="32CC58D1"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Tables Of EL Operators.</w:t>
      </w:r>
    </w:p>
    <w:p w14:paraId="62EFCC0A" w14:textId="77777777" w:rsidR="00DE06E9" w:rsidRPr="00313C48" w:rsidRDefault="00FE746B" w:rsidP="00D460BB">
      <w:pPr>
        <w:pStyle w:val="Heading1"/>
        <w:ind w:left="360"/>
        <w:rPr>
          <w:rFonts w:eastAsia="Times New Roman"/>
          <w:u w:val="single"/>
          <w:lang w:eastAsia="en-IN"/>
        </w:rPr>
      </w:pPr>
      <w:hyperlink r:id="rId16" w:anchor="collapse-d6f6ab065a900b6191ce" w:history="1">
        <w:r w:rsidR="00DE06E9" w:rsidRPr="00313C48">
          <w:rPr>
            <w:rFonts w:eastAsia="Times New Roman"/>
            <w:shd w:val="clear" w:color="auto" w:fill="FFFFFF"/>
            <w:lang w:eastAsia="en-IN"/>
          </w:rPr>
          <w:br/>
        </w:r>
        <w:r w:rsidR="00DE06E9" w:rsidRPr="00313C48">
          <w:rPr>
            <w:rFonts w:eastAsia="Times New Roman"/>
            <w:u w:val="single"/>
            <w:shd w:val="clear" w:color="auto" w:fill="FFFFFF"/>
            <w:lang w:eastAsia="en-IN"/>
          </w:rPr>
          <w:t>MVC In JSP</w:t>
        </w:r>
      </w:hyperlink>
    </w:p>
    <w:p w14:paraId="24738B21" w14:textId="77777777" w:rsidR="00DE06E9" w:rsidRPr="00313C48" w:rsidRDefault="00DE06E9" w:rsidP="00D460BB">
      <w:pPr>
        <w:pStyle w:val="NoSpacing"/>
        <w:ind w:left="360"/>
        <w:rPr>
          <w:color w:val="6A6A6A"/>
          <w:sz w:val="24"/>
          <w:szCs w:val="24"/>
          <w:lang w:eastAsia="en-IN"/>
        </w:rPr>
      </w:pPr>
      <w:r w:rsidRPr="00313C48">
        <w:rPr>
          <w:color w:val="6A6A6A"/>
          <w:sz w:val="24"/>
          <w:szCs w:val="24"/>
          <w:lang w:eastAsia="en-IN"/>
        </w:rPr>
        <w:t>Small MVC Project Using Jsp</w:t>
      </w:r>
    </w:p>
    <w:p w14:paraId="48EB7DBE" w14:textId="77777777" w:rsidR="00DE06E9" w:rsidRPr="00313C48" w:rsidRDefault="00DE06E9" w:rsidP="00D460BB">
      <w:pPr>
        <w:pStyle w:val="NoSpacing"/>
        <w:rPr>
          <w:color w:val="6A6A6A"/>
          <w:sz w:val="24"/>
          <w:szCs w:val="24"/>
          <w:lang w:eastAsia="en-IN"/>
        </w:rPr>
      </w:pPr>
    </w:p>
    <w:p w14:paraId="64AC7592" w14:textId="77777777" w:rsidR="00313C48" w:rsidRPr="00313C48" w:rsidRDefault="00FE746B" w:rsidP="00D460BB">
      <w:pPr>
        <w:pStyle w:val="Heading1"/>
        <w:ind w:left="360"/>
        <w:rPr>
          <w:rFonts w:eastAsia="Times New Roman"/>
          <w:u w:val="single"/>
          <w:lang w:eastAsia="en-IN"/>
        </w:rPr>
      </w:pPr>
      <w:hyperlink r:id="rId17" w:anchor="collapse-38db6ee65a900b6191ce" w:history="1">
        <w:r w:rsidR="00313C48" w:rsidRPr="00313C48">
          <w:rPr>
            <w:rFonts w:eastAsia="Times New Roman"/>
            <w:shd w:val="clear" w:color="auto" w:fill="FFFFFF"/>
            <w:lang w:eastAsia="en-IN"/>
          </w:rPr>
          <w:br/>
        </w:r>
        <w:r w:rsidR="00313C48" w:rsidRPr="00313C48">
          <w:rPr>
            <w:rFonts w:eastAsia="Times New Roman"/>
            <w:u w:val="single"/>
            <w:shd w:val="clear" w:color="auto" w:fill="FFFFFF"/>
            <w:lang w:eastAsia="en-IN"/>
          </w:rPr>
          <w:t>JSTL</w:t>
        </w:r>
      </w:hyperlink>
    </w:p>
    <w:p w14:paraId="472754FB" w14:textId="77777777" w:rsidR="00313C48" w:rsidRPr="00313C48" w:rsidRDefault="00313C48" w:rsidP="00D460BB">
      <w:pPr>
        <w:pStyle w:val="NoSpacing"/>
        <w:ind w:left="360"/>
        <w:rPr>
          <w:color w:val="6A6A6A"/>
          <w:sz w:val="24"/>
          <w:szCs w:val="24"/>
          <w:lang w:eastAsia="en-IN"/>
        </w:rPr>
      </w:pPr>
      <w:r w:rsidRPr="00313C48">
        <w:rPr>
          <w:color w:val="6A6A6A"/>
          <w:sz w:val="24"/>
          <w:szCs w:val="24"/>
          <w:lang w:eastAsia="en-IN"/>
        </w:rPr>
        <w:t>Custom Tags</w:t>
      </w:r>
    </w:p>
    <w:p w14:paraId="4AF3ED16" w14:textId="77777777" w:rsidR="00313C48" w:rsidRPr="00313C48" w:rsidRDefault="00313C48" w:rsidP="00D460BB">
      <w:pPr>
        <w:pStyle w:val="NoSpacing"/>
        <w:ind w:left="360"/>
        <w:rPr>
          <w:color w:val="6A6A6A"/>
          <w:sz w:val="24"/>
          <w:szCs w:val="24"/>
          <w:lang w:eastAsia="en-IN"/>
        </w:rPr>
      </w:pPr>
      <w:r w:rsidRPr="00313C48">
        <w:rPr>
          <w:color w:val="6A6A6A"/>
          <w:sz w:val="24"/>
          <w:szCs w:val="24"/>
          <w:lang w:eastAsia="en-IN"/>
        </w:rPr>
        <w:t>Custom Tag Or How To Create User Defined Tags.</w:t>
      </w:r>
    </w:p>
    <w:p w14:paraId="0ADB3EE9" w14:textId="77777777" w:rsidR="00313C48" w:rsidRPr="00313C48" w:rsidRDefault="00313C48" w:rsidP="00D460BB">
      <w:pPr>
        <w:pStyle w:val="NoSpacing"/>
        <w:ind w:left="360"/>
        <w:rPr>
          <w:color w:val="6A6A6A"/>
          <w:sz w:val="24"/>
          <w:szCs w:val="24"/>
          <w:lang w:eastAsia="en-IN"/>
        </w:rPr>
      </w:pPr>
      <w:r w:rsidRPr="00313C48">
        <w:rPr>
          <w:color w:val="6A6A6A"/>
          <w:sz w:val="24"/>
          <w:szCs w:val="24"/>
          <w:lang w:eastAsia="en-IN"/>
        </w:rPr>
        <w:t>Custom Tag API In Jsp.</w:t>
      </w:r>
    </w:p>
    <w:p w14:paraId="180922ED" w14:textId="77777777" w:rsidR="00313C48" w:rsidRPr="00313C48" w:rsidRDefault="00313C48" w:rsidP="00D460BB">
      <w:pPr>
        <w:pStyle w:val="NoSpacing"/>
        <w:ind w:left="360"/>
        <w:rPr>
          <w:color w:val="6A6A6A"/>
          <w:sz w:val="24"/>
          <w:szCs w:val="24"/>
          <w:lang w:eastAsia="en-IN"/>
        </w:rPr>
      </w:pPr>
      <w:r w:rsidRPr="00313C48">
        <w:rPr>
          <w:color w:val="6A6A6A"/>
          <w:sz w:val="24"/>
          <w:szCs w:val="24"/>
          <w:lang w:eastAsia="en-IN"/>
        </w:rPr>
        <w:t>Custom Tag Examples.</w:t>
      </w:r>
    </w:p>
    <w:p w14:paraId="318D8D01" w14:textId="77777777" w:rsidR="00313C48" w:rsidRPr="00313C48" w:rsidRDefault="00313C48" w:rsidP="00D460BB">
      <w:pPr>
        <w:pStyle w:val="NoSpacing"/>
        <w:ind w:left="360"/>
        <w:rPr>
          <w:color w:val="6A6A6A"/>
          <w:sz w:val="24"/>
          <w:szCs w:val="24"/>
          <w:lang w:eastAsia="en-IN"/>
        </w:rPr>
      </w:pPr>
      <w:r w:rsidRPr="00313C48">
        <w:rPr>
          <w:color w:val="6A6A6A"/>
          <w:sz w:val="24"/>
          <w:szCs w:val="24"/>
          <w:lang w:eastAsia="en-IN"/>
        </w:rPr>
        <w:t>Attributes In Custom Tags.</w:t>
      </w:r>
    </w:p>
    <w:p w14:paraId="1E672DF7" w14:textId="77777777" w:rsidR="00313C48" w:rsidRPr="00313C48" w:rsidRDefault="00313C48" w:rsidP="00D460BB">
      <w:pPr>
        <w:pStyle w:val="NoSpacing"/>
        <w:ind w:left="360"/>
        <w:rPr>
          <w:color w:val="6A6A6A"/>
          <w:sz w:val="24"/>
          <w:szCs w:val="24"/>
          <w:lang w:eastAsia="en-IN"/>
        </w:rPr>
      </w:pPr>
      <w:r w:rsidRPr="00313C48">
        <w:rPr>
          <w:color w:val="6A6A6A"/>
          <w:sz w:val="24"/>
          <w:szCs w:val="24"/>
          <w:lang w:eastAsia="en-IN"/>
        </w:rPr>
        <w:t>Iteration Or Loops And If Else Statement Tag.</w:t>
      </w:r>
    </w:p>
    <w:p w14:paraId="775B24F5" w14:textId="77777777" w:rsidR="00313C48" w:rsidRPr="00313C48" w:rsidRDefault="00313C48" w:rsidP="00D460BB">
      <w:pPr>
        <w:pStyle w:val="NoSpacing"/>
        <w:ind w:left="360"/>
        <w:rPr>
          <w:color w:val="6A6A6A"/>
          <w:sz w:val="24"/>
          <w:szCs w:val="24"/>
          <w:lang w:eastAsia="en-IN"/>
        </w:rPr>
      </w:pPr>
      <w:r w:rsidRPr="00313C48">
        <w:rPr>
          <w:color w:val="6A6A6A"/>
          <w:sz w:val="24"/>
          <w:szCs w:val="24"/>
          <w:lang w:eastAsia="en-IN"/>
        </w:rPr>
        <w:t>Custom URI In Jsp Tag.</w:t>
      </w:r>
    </w:p>
    <w:p w14:paraId="5ED8E154" w14:textId="77777777" w:rsidR="00313C48" w:rsidRPr="00313C48" w:rsidRDefault="00FE746B" w:rsidP="00D460BB">
      <w:pPr>
        <w:pStyle w:val="Heading1"/>
        <w:ind w:left="360"/>
        <w:rPr>
          <w:rFonts w:eastAsia="Times New Roman"/>
          <w:u w:val="single"/>
          <w:lang w:eastAsia="en-IN"/>
        </w:rPr>
      </w:pPr>
      <w:hyperlink r:id="rId18" w:anchor="collapse-63e93dd65a900b6191ce" w:history="1">
        <w:r w:rsidR="00313C48" w:rsidRPr="00313C48">
          <w:rPr>
            <w:rFonts w:eastAsia="Times New Roman"/>
            <w:shd w:val="clear" w:color="auto" w:fill="FFFFFF"/>
            <w:lang w:eastAsia="en-IN"/>
          </w:rPr>
          <w:br/>
        </w:r>
        <w:r w:rsidR="00313C48" w:rsidRPr="00313C48">
          <w:rPr>
            <w:rFonts w:eastAsia="Times New Roman"/>
            <w:u w:val="single"/>
            <w:shd w:val="clear" w:color="auto" w:fill="FFFFFF"/>
            <w:lang w:eastAsia="en-IN"/>
          </w:rPr>
          <w:t>Introduction Of An Hibernate.</w:t>
        </w:r>
      </w:hyperlink>
    </w:p>
    <w:p w14:paraId="41492E2E" w14:textId="77777777" w:rsidR="00313C48" w:rsidRPr="00313C48" w:rsidRDefault="00313C48" w:rsidP="00D460BB">
      <w:pPr>
        <w:pStyle w:val="NoSpacing"/>
        <w:ind w:left="360"/>
        <w:rPr>
          <w:color w:val="6A6A6A"/>
          <w:sz w:val="24"/>
          <w:szCs w:val="24"/>
          <w:lang w:eastAsia="en-IN"/>
        </w:rPr>
      </w:pPr>
      <w:r w:rsidRPr="00313C48">
        <w:rPr>
          <w:color w:val="6A6A6A"/>
          <w:sz w:val="24"/>
          <w:szCs w:val="24"/>
          <w:lang w:eastAsia="en-IN"/>
        </w:rPr>
        <w:t>Examples Of Hibernate In Projects.</w:t>
      </w:r>
    </w:p>
    <w:p w14:paraId="72D88B4A" w14:textId="77777777" w:rsidR="00313C48" w:rsidRPr="00313C48" w:rsidRDefault="00313C48" w:rsidP="00D460BB">
      <w:pPr>
        <w:pStyle w:val="NoSpacing"/>
        <w:rPr>
          <w:color w:val="6A6A6A"/>
          <w:sz w:val="24"/>
          <w:szCs w:val="24"/>
          <w:lang w:eastAsia="en-IN"/>
        </w:rPr>
      </w:pPr>
    </w:p>
    <w:p w14:paraId="53F52F29" w14:textId="77777777" w:rsidR="00313C48" w:rsidRPr="00313C48" w:rsidRDefault="00FE746B" w:rsidP="00D460BB">
      <w:pPr>
        <w:pStyle w:val="Heading1"/>
        <w:ind w:left="360"/>
        <w:rPr>
          <w:rFonts w:eastAsia="Times New Roman"/>
          <w:u w:val="single"/>
          <w:lang w:eastAsia="en-IN"/>
        </w:rPr>
      </w:pPr>
      <w:hyperlink r:id="rId19" w:anchor="collapse-ee3fac165a900b6191ce" w:history="1">
        <w:r w:rsidR="00313C48" w:rsidRPr="00313C48">
          <w:rPr>
            <w:rFonts w:eastAsia="Times New Roman"/>
            <w:shd w:val="clear" w:color="auto" w:fill="FFFFFF"/>
            <w:lang w:eastAsia="en-IN"/>
          </w:rPr>
          <w:br/>
        </w:r>
        <w:r w:rsidR="00313C48" w:rsidRPr="00313C48">
          <w:rPr>
            <w:rFonts w:eastAsia="Times New Roman"/>
            <w:u w:val="single"/>
            <w:shd w:val="clear" w:color="auto" w:fill="FFFFFF"/>
            <w:lang w:eastAsia="en-IN"/>
          </w:rPr>
          <w:t>Introduction Of An Spring</w:t>
        </w:r>
      </w:hyperlink>
    </w:p>
    <w:p w14:paraId="001F2764" w14:textId="77777777" w:rsidR="00313C48" w:rsidRPr="00313C48" w:rsidRDefault="00313C48" w:rsidP="00D460BB">
      <w:pPr>
        <w:pStyle w:val="NoSpacing"/>
        <w:ind w:left="360"/>
        <w:rPr>
          <w:color w:val="6A6A6A"/>
          <w:sz w:val="24"/>
          <w:szCs w:val="24"/>
          <w:lang w:eastAsia="en-IN"/>
        </w:rPr>
      </w:pPr>
      <w:r w:rsidRPr="00313C48">
        <w:rPr>
          <w:color w:val="6A6A6A"/>
          <w:sz w:val="24"/>
          <w:szCs w:val="24"/>
          <w:lang w:eastAsia="en-IN"/>
        </w:rPr>
        <w:t>Examples Of Spring In Projects.</w:t>
      </w:r>
    </w:p>
    <w:p w14:paraId="771FA1E7" w14:textId="77777777" w:rsidR="00313C48" w:rsidRPr="00313C48" w:rsidRDefault="00313C48" w:rsidP="00D460BB">
      <w:pPr>
        <w:pStyle w:val="NoSpacing"/>
        <w:rPr>
          <w:color w:val="6A6A6A"/>
          <w:sz w:val="24"/>
          <w:szCs w:val="24"/>
          <w:lang w:eastAsia="en-IN"/>
        </w:rPr>
      </w:pPr>
    </w:p>
    <w:p w14:paraId="0D7E8645" w14:textId="77777777" w:rsidR="00313C48" w:rsidRPr="00313C48" w:rsidRDefault="00313C48" w:rsidP="00D460BB">
      <w:pPr>
        <w:pStyle w:val="NoSpacing"/>
        <w:rPr>
          <w:color w:val="6A6A6A"/>
          <w:sz w:val="24"/>
          <w:szCs w:val="24"/>
          <w:lang w:eastAsia="en-IN"/>
        </w:rPr>
      </w:pPr>
    </w:p>
    <w:p w14:paraId="37E9DF1C" w14:textId="77777777" w:rsidR="00313C48" w:rsidRDefault="00313C48"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JDBC Driver</w:t>
      </w:r>
    </w:p>
    <w:p w14:paraId="0F2FEE07" w14:textId="43754992" w:rsidR="00313C48" w:rsidRDefault="00313C48" w:rsidP="00D460BB">
      <w:pPr>
        <w:shd w:val="clear" w:color="auto" w:fill="FFFFFF"/>
        <w:spacing w:before="60" w:after="100" w:afterAutospacing="1" w:line="375" w:lineRule="atLeast"/>
        <w:jc w:val="both"/>
        <w:rPr>
          <w:rFonts w:ascii="Segoe UI" w:hAnsi="Segoe UI" w:cs="Segoe UI"/>
          <w:color w:val="000000"/>
        </w:rPr>
      </w:pP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313C48" w14:paraId="75A120D6" w14:textId="77777777" w:rsidTr="00313C48">
        <w:trPr>
          <w:tblCellSpacing w:w="15" w:type="dxa"/>
        </w:trPr>
        <w:tc>
          <w:tcPr>
            <w:tcW w:w="0" w:type="auto"/>
            <w:shd w:val="clear" w:color="auto" w:fill="FFFFFF"/>
            <w:vAlign w:val="center"/>
            <w:hideMark/>
          </w:tcPr>
          <w:p w14:paraId="3CCB4E7C" w14:textId="77777777" w:rsidR="00313C48" w:rsidRPr="00D460BB" w:rsidRDefault="00313C48" w:rsidP="00D460BB">
            <w:pPr>
              <w:spacing w:after="0" w:line="240" w:lineRule="auto"/>
              <w:ind w:left="360"/>
              <w:jc w:val="both"/>
              <w:rPr>
                <w:rFonts w:ascii="Segoe UI" w:hAnsi="Segoe UI" w:cs="Segoe UI"/>
                <w:color w:val="333333"/>
              </w:rPr>
            </w:pPr>
            <w:r w:rsidRPr="00D460BB">
              <w:rPr>
                <w:rFonts w:ascii="Segoe UI" w:hAnsi="Segoe UI" w:cs="Segoe UI"/>
                <w:color w:val="333333"/>
              </w:rPr>
              <w:t>JDBC Driver is a software component that enables java application to interact with the database. There are 4 types of JDBC drivers:</w:t>
            </w:r>
          </w:p>
          <w:p w14:paraId="5E8EB543" w14:textId="77777777" w:rsidR="00313C48" w:rsidRDefault="00313C48"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JDBC-ODBC bridge driver</w:t>
            </w:r>
          </w:p>
          <w:p w14:paraId="23CCB524" w14:textId="77777777" w:rsidR="00313C48" w:rsidRDefault="00313C48"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Native-API driver (partially java driver)</w:t>
            </w:r>
          </w:p>
          <w:p w14:paraId="7F4DEBD5" w14:textId="77777777" w:rsidR="00313C48" w:rsidRDefault="00313C48"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Network Protocol driver (fully java driver)</w:t>
            </w:r>
          </w:p>
          <w:p w14:paraId="6B5D4EB3" w14:textId="77777777" w:rsidR="00313C48" w:rsidRDefault="00313C48"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Thin driver (fully java driver)</w:t>
            </w:r>
          </w:p>
        </w:tc>
      </w:tr>
    </w:tbl>
    <w:p w14:paraId="41759CAA" w14:textId="7E751E44" w:rsidR="00313C48" w:rsidRDefault="00313C48" w:rsidP="00D460BB">
      <w:pPr>
        <w:pStyle w:val="Heading3"/>
        <w:shd w:val="clear" w:color="auto" w:fill="FFFFFF"/>
        <w:spacing w:line="312" w:lineRule="atLeast"/>
        <w:ind w:left="1080"/>
        <w:jc w:val="both"/>
        <w:rPr>
          <w:rFonts w:ascii="Helvetica" w:hAnsi="Helvetica" w:cs="Helvetica"/>
          <w:color w:val="610B4B"/>
          <w:sz w:val="32"/>
          <w:szCs w:val="32"/>
        </w:rPr>
      </w:pPr>
      <w:r>
        <w:rPr>
          <w:rFonts w:ascii="Helvetica" w:hAnsi="Helvetica" w:cs="Helvetica"/>
          <w:b/>
          <w:bCs/>
          <w:color w:val="610B4B"/>
          <w:sz w:val="32"/>
          <w:szCs w:val="32"/>
        </w:rPr>
        <w:t>JDBC-ODBC bridge driver</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313C48" w14:paraId="471054CE" w14:textId="77777777" w:rsidTr="00313C48">
        <w:trPr>
          <w:tblCellSpacing w:w="15" w:type="dxa"/>
        </w:trPr>
        <w:tc>
          <w:tcPr>
            <w:tcW w:w="0" w:type="auto"/>
            <w:shd w:val="clear" w:color="auto" w:fill="FFFFFF"/>
            <w:vAlign w:val="center"/>
            <w:hideMark/>
          </w:tcPr>
          <w:p w14:paraId="58080763" w14:textId="77777777" w:rsidR="00313C48" w:rsidRPr="00D460BB" w:rsidRDefault="00313C48" w:rsidP="00D460BB">
            <w:pPr>
              <w:ind w:left="360"/>
              <w:jc w:val="both"/>
              <w:rPr>
                <w:rFonts w:ascii="Segoe UI" w:hAnsi="Segoe UI" w:cs="Segoe UI"/>
                <w:color w:val="333333"/>
                <w:sz w:val="24"/>
                <w:szCs w:val="24"/>
              </w:rPr>
            </w:pPr>
            <w:r w:rsidRPr="00D460BB">
              <w:rPr>
                <w:rFonts w:ascii="Segoe UI" w:hAnsi="Segoe UI" w:cs="Segoe UI"/>
                <w:color w:val="333333"/>
              </w:rPr>
              <w:t>The JDBC-ODBC bridge driver uses ODBC driver to connect to the database. The JDBC-ODBC bridge driver converts JDBC method calls into the ODBC function calls. This is now discouraged because of thin driver.</w:t>
            </w:r>
          </w:p>
        </w:tc>
      </w:tr>
    </w:tbl>
    <w:p w14:paraId="589235A1" w14:textId="53D22933" w:rsidR="00313C48" w:rsidRPr="00D460BB" w:rsidRDefault="00313C48" w:rsidP="00D460BB">
      <w:pPr>
        <w:ind w:left="360"/>
        <w:rPr>
          <w:rFonts w:ascii="Times New Roman" w:hAnsi="Times New Roman" w:cs="Times New Roman"/>
        </w:rPr>
      </w:pPr>
      <w:r>
        <w:rPr>
          <w:noProof/>
        </w:rPr>
        <w:lastRenderedPageBreak/>
        <w:drawing>
          <wp:inline distT="0" distB="0" distL="0" distR="0" wp14:anchorId="72BF4D49" wp14:editId="58AF3006">
            <wp:extent cx="5731510" cy="2938145"/>
            <wp:effectExtent l="0" t="0" r="2540" b="0"/>
            <wp:docPr id="1233263532" name="Picture 4" descr="bridg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dge dri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7C2056AC" w14:textId="77777777" w:rsidR="00313C48" w:rsidRDefault="00313C48"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t>In Java 8, the JDBC-ODBC Bridge has been removed.</w:t>
      </w:r>
    </w:p>
    <w:p w14:paraId="7FAA07FB" w14:textId="77777777" w:rsidR="00313C48" w:rsidRDefault="00313C48" w:rsidP="00D460BB">
      <w:pPr>
        <w:pStyle w:val="NormalWeb"/>
        <w:shd w:val="clear" w:color="auto" w:fill="FFFFFF"/>
        <w:ind w:left="360"/>
        <w:jc w:val="both"/>
        <w:rPr>
          <w:rFonts w:ascii="Segoe UI" w:hAnsi="Segoe UI" w:cs="Segoe UI"/>
          <w:color w:val="333333"/>
        </w:rPr>
      </w:pPr>
      <w:r>
        <w:rPr>
          <w:rFonts w:ascii="Segoe UI" w:hAnsi="Segoe UI" w:cs="Segoe UI"/>
          <w:color w:val="333333"/>
        </w:rPr>
        <w:t>Oracle does not support the JDBC-ODBC Bridge from Java 8. Oracle recommends that you use JDBC drivers provided by the vendor of your database instead of the JDBC-ODBC Bridge.</w:t>
      </w:r>
    </w:p>
    <w:p w14:paraId="39011FFF"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Advantages:</w:t>
      </w:r>
    </w:p>
    <w:p w14:paraId="7B353E31" w14:textId="77777777" w:rsidR="00313C48" w:rsidRPr="00D460BB" w:rsidRDefault="00313C48" w:rsidP="00D460BB">
      <w:pPr>
        <w:shd w:val="clear" w:color="auto" w:fill="FFFFFF"/>
        <w:ind w:left="360"/>
        <w:jc w:val="center"/>
        <w:rPr>
          <w:rFonts w:ascii="Segoe UI" w:hAnsi="Segoe UI" w:cs="Segoe UI"/>
          <w:color w:val="808080"/>
          <w:sz w:val="17"/>
          <w:szCs w:val="17"/>
        </w:rPr>
      </w:pPr>
      <w:r w:rsidRPr="00D460BB">
        <w:rPr>
          <w:rFonts w:ascii="Segoe UI" w:hAnsi="Segoe UI" w:cs="Segoe UI"/>
          <w:color w:val="808080"/>
          <w:sz w:val="17"/>
          <w:szCs w:val="17"/>
        </w:rPr>
        <w:t>ADVERTISEMENT</w:t>
      </w:r>
    </w:p>
    <w:p w14:paraId="449FE5B9" w14:textId="77777777" w:rsidR="00313C48" w:rsidRPr="00D460BB" w:rsidRDefault="00313C48" w:rsidP="00D460BB">
      <w:pPr>
        <w:shd w:val="clear" w:color="auto" w:fill="FFFFFF"/>
        <w:ind w:left="360"/>
        <w:jc w:val="center"/>
        <w:rPr>
          <w:rFonts w:ascii="Segoe UI" w:hAnsi="Segoe UI" w:cs="Segoe UI"/>
          <w:color w:val="808080"/>
          <w:sz w:val="17"/>
          <w:szCs w:val="17"/>
        </w:rPr>
      </w:pPr>
      <w:r w:rsidRPr="00D460BB">
        <w:rPr>
          <w:rFonts w:ascii="Segoe UI" w:hAnsi="Segoe UI" w:cs="Segoe UI"/>
          <w:color w:val="808080"/>
          <w:sz w:val="17"/>
          <w:szCs w:val="17"/>
        </w:rPr>
        <w:t>ADVERTISEMENT</w:t>
      </w:r>
    </w:p>
    <w:p w14:paraId="453CB0DD"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easy to use.</w:t>
      </w:r>
    </w:p>
    <w:p w14:paraId="4459F324"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can be easily connected to any database.</w:t>
      </w:r>
    </w:p>
    <w:p w14:paraId="49D17249"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Disadvantages:</w:t>
      </w:r>
    </w:p>
    <w:p w14:paraId="031A3BEE"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Performance degraded because JDBC method call is converted into the ODBC function calls.</w:t>
      </w:r>
    </w:p>
    <w:p w14:paraId="2079D209"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ODBC driver needs to be installed on the client machine.</w:t>
      </w:r>
    </w:p>
    <w:p w14:paraId="7C7B5C10" w14:textId="77777777" w:rsidR="00313C48" w:rsidRPr="00D460BB" w:rsidRDefault="00FE746B" w:rsidP="00D460BB">
      <w:pPr>
        <w:spacing w:after="0" w:line="240" w:lineRule="auto"/>
        <w:ind w:left="360"/>
        <w:rPr>
          <w:rFonts w:ascii="Times New Roman" w:hAnsi="Times New Roman" w:cs="Times New Roman"/>
        </w:rPr>
      </w:pPr>
      <w:r>
        <w:pict w14:anchorId="3004E3CE">
          <v:rect id="_x0000_i1025" style="width:0;height:.75pt" o:hrstd="t" o:hrnoshade="t" o:hr="t" fillcolor="#d4d4d4" stroked="f"/>
        </w:pict>
      </w:r>
    </w:p>
    <w:p w14:paraId="2387DCE2"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2) Native-API driver</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313C48" w14:paraId="3C636029" w14:textId="77777777" w:rsidTr="00313C48">
        <w:trPr>
          <w:tblCellSpacing w:w="15" w:type="dxa"/>
        </w:trPr>
        <w:tc>
          <w:tcPr>
            <w:tcW w:w="0" w:type="auto"/>
            <w:shd w:val="clear" w:color="auto" w:fill="FFFFFF"/>
            <w:vAlign w:val="center"/>
            <w:hideMark/>
          </w:tcPr>
          <w:p w14:paraId="2E318260" w14:textId="77777777" w:rsidR="00313C48" w:rsidRPr="00D460BB" w:rsidRDefault="00313C48" w:rsidP="00D460BB">
            <w:pPr>
              <w:ind w:left="360"/>
              <w:jc w:val="both"/>
              <w:rPr>
                <w:rFonts w:ascii="Segoe UI" w:hAnsi="Segoe UI" w:cs="Segoe UI"/>
                <w:color w:val="333333"/>
                <w:sz w:val="24"/>
                <w:szCs w:val="24"/>
              </w:rPr>
            </w:pPr>
            <w:r w:rsidRPr="00D460BB">
              <w:rPr>
                <w:rFonts w:ascii="Segoe UI" w:hAnsi="Segoe UI" w:cs="Segoe UI"/>
                <w:color w:val="333333"/>
              </w:rPr>
              <w:t>The Native API driver uses the client-side libraries of the database. The driver converts JDBC method calls into native calls of the database API. It is not written entirely in java.</w:t>
            </w:r>
          </w:p>
        </w:tc>
      </w:tr>
    </w:tbl>
    <w:p w14:paraId="4B6CE314" w14:textId="58D8FFCA" w:rsidR="00313C48" w:rsidRPr="00D460BB" w:rsidRDefault="00313C48" w:rsidP="00D460BB">
      <w:pPr>
        <w:ind w:left="360"/>
        <w:rPr>
          <w:rFonts w:ascii="Times New Roman" w:hAnsi="Times New Roman" w:cs="Times New Roman"/>
        </w:rPr>
      </w:pPr>
      <w:r>
        <w:rPr>
          <w:noProof/>
        </w:rPr>
        <w:lastRenderedPageBreak/>
        <w:drawing>
          <wp:inline distT="0" distB="0" distL="0" distR="0" wp14:anchorId="46A41A18" wp14:editId="124414A7">
            <wp:extent cx="5505450" cy="3657600"/>
            <wp:effectExtent l="0" t="0" r="0" b="0"/>
            <wp:docPr id="1187590471" name="Picture 3" descr="Native-API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tive-API driv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3657600"/>
                    </a:xfrm>
                    <a:prstGeom prst="rect">
                      <a:avLst/>
                    </a:prstGeom>
                    <a:noFill/>
                    <a:ln>
                      <a:noFill/>
                    </a:ln>
                  </pic:spPr>
                </pic:pic>
              </a:graphicData>
            </a:graphic>
          </wp:inline>
        </w:drawing>
      </w:r>
    </w:p>
    <w:p w14:paraId="2B505C78"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Advantage:</w:t>
      </w:r>
    </w:p>
    <w:p w14:paraId="44F83824"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performance upgraded than JDBC-ODBC bridge driver.</w:t>
      </w:r>
    </w:p>
    <w:p w14:paraId="018EA109"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Disadvantage:</w:t>
      </w:r>
    </w:p>
    <w:p w14:paraId="57C49595"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The Native driver needs to be installed on the each client machine.</w:t>
      </w:r>
    </w:p>
    <w:p w14:paraId="2BAB61A1"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Vendor client library needs to be installed on client machine.</w:t>
      </w:r>
    </w:p>
    <w:p w14:paraId="68CD1D06" w14:textId="77777777" w:rsidR="00313C48" w:rsidRPr="00D460BB" w:rsidRDefault="00FE746B" w:rsidP="00D460BB">
      <w:pPr>
        <w:spacing w:after="0" w:line="240" w:lineRule="auto"/>
        <w:ind w:left="360"/>
        <w:rPr>
          <w:rFonts w:ascii="Times New Roman" w:hAnsi="Times New Roman" w:cs="Times New Roman"/>
        </w:rPr>
      </w:pPr>
      <w:r>
        <w:pict w14:anchorId="2089F6C5">
          <v:rect id="_x0000_i1026" style="width:0;height:.75pt" o:hrstd="t" o:hrnoshade="t" o:hr="t" fillcolor="#d4d4d4" stroked="f"/>
        </w:pict>
      </w:r>
    </w:p>
    <w:p w14:paraId="1FDF7095"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3) Network Protocol driver</w:t>
      </w:r>
    </w:p>
    <w:p w14:paraId="59EED234" w14:textId="77777777" w:rsidR="00313C48" w:rsidRDefault="00313C48" w:rsidP="00D460BB">
      <w:pPr>
        <w:pStyle w:val="NormalWeb"/>
        <w:shd w:val="clear" w:color="auto" w:fill="FFFFFF"/>
        <w:ind w:left="360"/>
        <w:jc w:val="both"/>
        <w:rPr>
          <w:rFonts w:ascii="Segoe UI" w:hAnsi="Segoe UI" w:cs="Segoe UI"/>
          <w:color w:val="333333"/>
        </w:rPr>
      </w:pPr>
      <w:r>
        <w:rPr>
          <w:rFonts w:ascii="Segoe UI" w:hAnsi="Segoe UI" w:cs="Segoe UI"/>
          <w:color w:val="333333"/>
        </w:rPr>
        <w:t>The Network Protocol driver uses middleware (application server) that converts JDBC calls directly or indirectly into the vendor-specific database protocol. It is fully written in java.</w:t>
      </w:r>
    </w:p>
    <w:p w14:paraId="3A02F912" w14:textId="7A743A4F" w:rsidR="00313C48" w:rsidRPr="00D460BB" w:rsidRDefault="00313C48" w:rsidP="00D460BB">
      <w:pPr>
        <w:ind w:left="360"/>
        <w:rPr>
          <w:rFonts w:ascii="Times New Roman" w:hAnsi="Times New Roman" w:cs="Times New Roman"/>
        </w:rPr>
      </w:pPr>
      <w:r>
        <w:rPr>
          <w:noProof/>
        </w:rPr>
        <w:lastRenderedPageBreak/>
        <w:drawing>
          <wp:inline distT="0" distB="0" distL="0" distR="0" wp14:anchorId="67CC9431" wp14:editId="0940150D">
            <wp:extent cx="5731510" cy="3476625"/>
            <wp:effectExtent l="0" t="0" r="2540" b="9525"/>
            <wp:docPr id="663415019" name="Picture 2" descr="Network Protocol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 Protocol dri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p>
    <w:p w14:paraId="1F19FBC3"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Advantage:</w:t>
      </w:r>
    </w:p>
    <w:p w14:paraId="42DC219C"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No client side library is required because of application server that can perform many tasks like auditing, load balancing, logging etc.</w:t>
      </w:r>
    </w:p>
    <w:p w14:paraId="1202393D"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Disadvantages:</w:t>
      </w:r>
    </w:p>
    <w:p w14:paraId="7A5A8B49"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Network support is required on client machine.</w:t>
      </w:r>
    </w:p>
    <w:p w14:paraId="7E9E5D36"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Requires database-specific coding to be done in the middle tier.</w:t>
      </w:r>
    </w:p>
    <w:p w14:paraId="1C6ADDD3"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Maintenance of Network Protocol driver becomes costly because it requires database-specific coding to be done in the middle tier.</w:t>
      </w:r>
    </w:p>
    <w:p w14:paraId="4ACCAF35" w14:textId="77777777" w:rsidR="00313C48" w:rsidRPr="00D460BB" w:rsidRDefault="00FE746B" w:rsidP="00D460BB">
      <w:pPr>
        <w:spacing w:after="0" w:line="240" w:lineRule="auto"/>
        <w:ind w:left="360"/>
        <w:rPr>
          <w:rFonts w:ascii="Times New Roman" w:hAnsi="Times New Roman" w:cs="Times New Roman"/>
        </w:rPr>
      </w:pPr>
      <w:r>
        <w:pict w14:anchorId="2E5E1795">
          <v:rect id="_x0000_i1027" style="width:0;height:.75pt" o:hrstd="t" o:hrnoshade="t" o:hr="t" fillcolor="#d4d4d4" stroked="f"/>
        </w:pict>
      </w:r>
    </w:p>
    <w:p w14:paraId="296A7001"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4) Thin driver</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313C48" w14:paraId="01750197" w14:textId="77777777" w:rsidTr="00313C48">
        <w:trPr>
          <w:tblCellSpacing w:w="15" w:type="dxa"/>
        </w:trPr>
        <w:tc>
          <w:tcPr>
            <w:tcW w:w="0" w:type="auto"/>
            <w:shd w:val="clear" w:color="auto" w:fill="FFFFFF"/>
            <w:vAlign w:val="center"/>
            <w:hideMark/>
          </w:tcPr>
          <w:p w14:paraId="7357917B" w14:textId="77777777" w:rsidR="00313C48" w:rsidRPr="00D460BB" w:rsidRDefault="00313C48" w:rsidP="00D460BB">
            <w:pPr>
              <w:ind w:left="360"/>
              <w:jc w:val="both"/>
              <w:rPr>
                <w:rFonts w:ascii="Segoe UI" w:hAnsi="Segoe UI" w:cs="Segoe UI"/>
                <w:color w:val="333333"/>
                <w:sz w:val="24"/>
                <w:szCs w:val="24"/>
              </w:rPr>
            </w:pPr>
            <w:r w:rsidRPr="00D460BB">
              <w:rPr>
                <w:rFonts w:ascii="Segoe UI" w:hAnsi="Segoe UI" w:cs="Segoe UI"/>
                <w:color w:val="333333"/>
              </w:rPr>
              <w:t>The thin driver converts JDBC calls directly into the vendor-specific database protocol. That is why it is known as thin driver. It is fully written in Java language.</w:t>
            </w:r>
          </w:p>
        </w:tc>
      </w:tr>
    </w:tbl>
    <w:p w14:paraId="00CAB289" w14:textId="5D74B598" w:rsidR="00313C48" w:rsidRPr="00D460BB" w:rsidRDefault="00313C48" w:rsidP="00D460BB">
      <w:pPr>
        <w:ind w:left="360"/>
        <w:rPr>
          <w:rFonts w:ascii="Times New Roman" w:hAnsi="Times New Roman" w:cs="Times New Roman"/>
        </w:rPr>
      </w:pPr>
      <w:r>
        <w:rPr>
          <w:noProof/>
        </w:rPr>
        <w:lastRenderedPageBreak/>
        <w:drawing>
          <wp:inline distT="0" distB="0" distL="0" distR="0" wp14:anchorId="6ABB8BAA" wp14:editId="43278060">
            <wp:extent cx="4876800" cy="3981450"/>
            <wp:effectExtent l="0" t="0" r="0" b="0"/>
            <wp:docPr id="474278330" name="Picture 1" descr="Thin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n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981450"/>
                    </a:xfrm>
                    <a:prstGeom prst="rect">
                      <a:avLst/>
                    </a:prstGeom>
                    <a:noFill/>
                    <a:ln>
                      <a:noFill/>
                    </a:ln>
                  </pic:spPr>
                </pic:pic>
              </a:graphicData>
            </a:graphic>
          </wp:inline>
        </w:drawing>
      </w:r>
    </w:p>
    <w:p w14:paraId="7B2FD97B"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Advantage:</w:t>
      </w:r>
    </w:p>
    <w:p w14:paraId="75B7335C"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Better performance than all other drivers.</w:t>
      </w:r>
    </w:p>
    <w:p w14:paraId="103A42B1"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No software is required at client side or server side.</w:t>
      </w:r>
    </w:p>
    <w:p w14:paraId="261D33EE"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Disadvantage:</w:t>
      </w:r>
    </w:p>
    <w:p w14:paraId="495DEAB5"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Drivers depend on the Database.</w:t>
      </w:r>
    </w:p>
    <w:p w14:paraId="4603F9FC" w14:textId="77777777" w:rsidR="00313C48" w:rsidRPr="00313C48" w:rsidRDefault="00313C48" w:rsidP="00D460BB">
      <w:pPr>
        <w:pStyle w:val="NoSpacing"/>
        <w:rPr>
          <w:color w:val="6A6A6A"/>
          <w:sz w:val="24"/>
          <w:szCs w:val="24"/>
          <w:lang w:eastAsia="en-IN"/>
        </w:rPr>
      </w:pPr>
    </w:p>
    <w:p w14:paraId="2B74F4E1" w14:textId="77777777" w:rsidR="00313C48" w:rsidRPr="00313C48" w:rsidRDefault="00313C48" w:rsidP="00D460BB">
      <w:pPr>
        <w:pStyle w:val="Heading1"/>
        <w:ind w:left="360"/>
        <w:rPr>
          <w:rFonts w:eastAsia="Times New Roman"/>
          <w:u w:val="single"/>
          <w:lang w:eastAsia="en-IN"/>
        </w:rPr>
      </w:pPr>
      <w:r w:rsidRPr="00313C48">
        <w:rPr>
          <w:rFonts w:eastAsia="Times New Roman"/>
          <w:u w:val="single"/>
          <w:lang w:eastAsia="en-IN"/>
        </w:rPr>
        <w:t>Steps To Connect To The All Types Of Database.</w:t>
      </w:r>
    </w:p>
    <w:p w14:paraId="7AB8DCE2" w14:textId="77777777" w:rsidR="00DE06E9" w:rsidRPr="00313C48" w:rsidRDefault="00DE06E9" w:rsidP="00D460BB">
      <w:pPr>
        <w:pStyle w:val="NoSpacing"/>
        <w:rPr>
          <w:color w:val="6A6A6A"/>
          <w:sz w:val="24"/>
          <w:szCs w:val="24"/>
          <w:lang w:eastAsia="en-IN"/>
        </w:rPr>
      </w:pPr>
    </w:p>
    <w:p w14:paraId="74216102" w14:textId="77777777" w:rsidR="00DE06E9" w:rsidRPr="00313C48" w:rsidRDefault="00DE06E9" w:rsidP="00D460BB">
      <w:pPr>
        <w:pStyle w:val="NoSpacing"/>
        <w:rPr>
          <w:color w:val="6A6A6A"/>
          <w:sz w:val="24"/>
          <w:szCs w:val="24"/>
          <w:lang w:eastAsia="en-IN"/>
        </w:rPr>
      </w:pPr>
    </w:p>
    <w:p w14:paraId="3478A238" w14:textId="77777777" w:rsidR="00DE06E9" w:rsidRPr="00313C48" w:rsidRDefault="00DE06E9" w:rsidP="00D460BB">
      <w:pPr>
        <w:pStyle w:val="NoSpacing"/>
        <w:rPr>
          <w:color w:val="6A6A6A"/>
          <w:sz w:val="24"/>
          <w:szCs w:val="24"/>
          <w:lang w:eastAsia="en-IN"/>
        </w:rPr>
      </w:pPr>
    </w:p>
    <w:p w14:paraId="1D2A99D7" w14:textId="77777777" w:rsidR="00313C48" w:rsidRDefault="00313C48"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Java Database Connectivity with 5 Steps</w:t>
      </w:r>
    </w:p>
    <w:p w14:paraId="065C7D5D" w14:textId="77777777" w:rsidR="00313C48"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4" w:history="1">
        <w:r w:rsidR="00313C48">
          <w:rPr>
            <w:rStyle w:val="Hyperlink"/>
            <w:color w:val="008000"/>
            <w:sz w:val="23"/>
            <w:szCs w:val="23"/>
          </w:rPr>
          <w:t>5 Steps to connect to the database in java</w:t>
        </w:r>
      </w:hyperlink>
    </w:p>
    <w:p w14:paraId="25420B5D" w14:textId="77777777" w:rsidR="00313C48"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25" w:anchor="step1" w:history="1">
        <w:r w:rsidR="00313C48">
          <w:rPr>
            <w:rStyle w:val="Hyperlink"/>
            <w:color w:val="008000"/>
            <w:sz w:val="23"/>
            <w:szCs w:val="23"/>
          </w:rPr>
          <w:t>Register the driver class</w:t>
        </w:r>
      </w:hyperlink>
    </w:p>
    <w:p w14:paraId="71BAB990" w14:textId="77777777" w:rsidR="00313C48"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26" w:anchor="step2" w:history="1">
        <w:r w:rsidR="00313C48">
          <w:rPr>
            <w:rStyle w:val="Hyperlink"/>
            <w:color w:val="008000"/>
            <w:sz w:val="23"/>
            <w:szCs w:val="23"/>
          </w:rPr>
          <w:t>Create the connection object</w:t>
        </w:r>
      </w:hyperlink>
    </w:p>
    <w:p w14:paraId="236DADCB" w14:textId="77777777" w:rsidR="00313C48"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27" w:anchor="step3" w:history="1">
        <w:r w:rsidR="00313C48">
          <w:rPr>
            <w:rStyle w:val="Hyperlink"/>
            <w:color w:val="008000"/>
            <w:sz w:val="23"/>
            <w:szCs w:val="23"/>
          </w:rPr>
          <w:t>Create the Statement object</w:t>
        </w:r>
      </w:hyperlink>
    </w:p>
    <w:p w14:paraId="41B10E8D" w14:textId="77777777" w:rsidR="00313C48"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28" w:anchor="step4" w:history="1">
        <w:r w:rsidR="00313C48">
          <w:rPr>
            <w:rStyle w:val="Hyperlink"/>
            <w:color w:val="008000"/>
            <w:sz w:val="23"/>
            <w:szCs w:val="23"/>
          </w:rPr>
          <w:t>Execute the query</w:t>
        </w:r>
      </w:hyperlink>
    </w:p>
    <w:p w14:paraId="40880DD7" w14:textId="77777777" w:rsidR="00313C48"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29" w:anchor="step5" w:history="1">
        <w:r w:rsidR="00313C48">
          <w:rPr>
            <w:rStyle w:val="Hyperlink"/>
            <w:color w:val="008000"/>
            <w:sz w:val="23"/>
            <w:szCs w:val="23"/>
          </w:rPr>
          <w:t>Close the connection object</w:t>
        </w:r>
      </w:hyperlink>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313C48" w14:paraId="2207C83B" w14:textId="77777777" w:rsidTr="00313C48">
        <w:trPr>
          <w:tblCellSpacing w:w="15" w:type="dxa"/>
        </w:trPr>
        <w:tc>
          <w:tcPr>
            <w:tcW w:w="0" w:type="auto"/>
            <w:shd w:val="clear" w:color="auto" w:fill="FFFFFF"/>
            <w:vAlign w:val="center"/>
            <w:hideMark/>
          </w:tcPr>
          <w:p w14:paraId="3E87CA0C" w14:textId="77777777" w:rsidR="00313C48" w:rsidRPr="00D460BB" w:rsidRDefault="00313C48" w:rsidP="00D460BB">
            <w:pPr>
              <w:spacing w:after="0" w:line="240" w:lineRule="auto"/>
              <w:ind w:left="360"/>
              <w:jc w:val="both"/>
              <w:rPr>
                <w:rFonts w:ascii="Segoe UI" w:hAnsi="Segoe UI" w:cs="Segoe UI"/>
                <w:color w:val="333333"/>
              </w:rPr>
            </w:pPr>
            <w:r w:rsidRPr="00D460BB">
              <w:rPr>
                <w:rFonts w:ascii="Segoe UI" w:hAnsi="Segoe UI" w:cs="Segoe UI"/>
                <w:color w:val="333333"/>
              </w:rPr>
              <w:t>There are 5 steps to connect any java application with the database using JDBC. These steps are as follows:</w:t>
            </w:r>
          </w:p>
          <w:p w14:paraId="7A5EF922" w14:textId="77777777" w:rsidR="00313C48" w:rsidRDefault="00313C48"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Register the Driver class</w:t>
            </w:r>
          </w:p>
          <w:p w14:paraId="28889832" w14:textId="77777777" w:rsidR="00313C48" w:rsidRDefault="00313C48"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Create connection</w:t>
            </w:r>
          </w:p>
          <w:p w14:paraId="1B437FF9" w14:textId="77777777" w:rsidR="00313C48" w:rsidRDefault="00313C48"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Create statement</w:t>
            </w:r>
          </w:p>
          <w:p w14:paraId="079123B7" w14:textId="77777777" w:rsidR="00313C48" w:rsidRDefault="00313C48"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Execute queries</w:t>
            </w:r>
          </w:p>
          <w:p w14:paraId="6613D60E" w14:textId="77777777" w:rsidR="00313C48" w:rsidRDefault="00313C48"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Close connection</w:t>
            </w:r>
          </w:p>
        </w:tc>
      </w:tr>
    </w:tbl>
    <w:p w14:paraId="1F993D8D" w14:textId="5BBB5D2B" w:rsidR="00313C48" w:rsidRPr="00D460BB" w:rsidRDefault="00313C48" w:rsidP="00D460BB">
      <w:pPr>
        <w:spacing w:after="0" w:line="240" w:lineRule="auto"/>
        <w:ind w:left="360"/>
        <w:rPr>
          <w:rFonts w:ascii="Times New Roman" w:hAnsi="Times New Roman" w:cs="Times New Roman"/>
        </w:rPr>
      </w:pPr>
      <w:r>
        <w:rPr>
          <w:noProof/>
        </w:rPr>
        <w:drawing>
          <wp:inline distT="0" distB="0" distL="0" distR="0" wp14:anchorId="68D864D8" wp14:editId="28D703D9">
            <wp:extent cx="3733800" cy="3790950"/>
            <wp:effectExtent l="0" t="0" r="0" b="0"/>
            <wp:docPr id="869426316" name="Picture 5" descr="Java Database Connectivity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Database Connectivity Ste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3800" cy="3790950"/>
                    </a:xfrm>
                    <a:prstGeom prst="rect">
                      <a:avLst/>
                    </a:prstGeom>
                    <a:noFill/>
                    <a:ln>
                      <a:noFill/>
                    </a:ln>
                  </pic:spPr>
                </pic:pic>
              </a:graphicData>
            </a:graphic>
          </wp:inline>
        </w:drawing>
      </w:r>
    </w:p>
    <w:p w14:paraId="54DB13F3" w14:textId="77777777" w:rsidR="00313C48" w:rsidRDefault="00FE746B" w:rsidP="00D460BB">
      <w:pPr>
        <w:ind w:left="360"/>
      </w:pPr>
      <w:r>
        <w:pict w14:anchorId="50A1B3CB">
          <v:rect id="_x0000_i1028" style="width:0;height:.75pt" o:hrstd="t" o:hrnoshade="t" o:hr="t" fillcolor="#d4d4d4" stroked="f"/>
        </w:pict>
      </w:r>
    </w:p>
    <w:p w14:paraId="73994749" w14:textId="731888B1" w:rsidR="00313C48" w:rsidRDefault="00313C48" w:rsidP="00D460BB">
      <w:pPr>
        <w:pStyle w:val="Heading3"/>
        <w:shd w:val="clear" w:color="auto" w:fill="FFFFFF"/>
        <w:spacing w:line="312" w:lineRule="atLeast"/>
        <w:ind w:left="1080"/>
        <w:jc w:val="both"/>
        <w:rPr>
          <w:rFonts w:ascii="Helvetica" w:hAnsi="Helvetica" w:cs="Helvetica"/>
          <w:color w:val="610B4B"/>
          <w:sz w:val="32"/>
          <w:szCs w:val="32"/>
        </w:rPr>
      </w:pPr>
      <w:r>
        <w:rPr>
          <w:rFonts w:ascii="Helvetica" w:hAnsi="Helvetica" w:cs="Helvetica"/>
          <w:b/>
          <w:bCs/>
          <w:color w:val="610B4B"/>
          <w:sz w:val="32"/>
          <w:szCs w:val="32"/>
        </w:rPr>
        <w:t>Register the driver class</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313C48" w14:paraId="66BA1477" w14:textId="77777777" w:rsidTr="00313C48">
        <w:trPr>
          <w:tblCellSpacing w:w="15" w:type="dxa"/>
        </w:trPr>
        <w:tc>
          <w:tcPr>
            <w:tcW w:w="0" w:type="auto"/>
            <w:shd w:val="clear" w:color="auto" w:fill="FFFFFF"/>
            <w:vAlign w:val="center"/>
            <w:hideMark/>
          </w:tcPr>
          <w:p w14:paraId="5A50BEF1" w14:textId="77777777" w:rsidR="00313C48" w:rsidRPr="00D460BB" w:rsidRDefault="00313C48" w:rsidP="00D460BB">
            <w:pPr>
              <w:ind w:left="360"/>
              <w:jc w:val="both"/>
              <w:rPr>
                <w:rFonts w:ascii="Segoe UI" w:hAnsi="Segoe UI" w:cs="Segoe UI"/>
                <w:color w:val="333333"/>
                <w:sz w:val="24"/>
                <w:szCs w:val="24"/>
              </w:rPr>
            </w:pPr>
            <w:r w:rsidRPr="00D460BB">
              <w:rPr>
                <w:rFonts w:ascii="Segoe UI" w:hAnsi="Segoe UI" w:cs="Segoe UI"/>
                <w:color w:val="333333"/>
              </w:rPr>
              <w:t>The </w:t>
            </w:r>
            <w:r w:rsidRPr="00D460BB">
              <w:rPr>
                <w:rStyle w:val="Strong"/>
                <w:rFonts w:ascii="Segoe UI" w:hAnsi="Segoe UI" w:cs="Segoe UI"/>
                <w:color w:val="333333"/>
              </w:rPr>
              <w:t>forName()</w:t>
            </w:r>
            <w:r w:rsidRPr="00D460BB">
              <w:rPr>
                <w:rFonts w:ascii="Segoe UI" w:hAnsi="Segoe UI" w:cs="Segoe UI"/>
                <w:color w:val="333333"/>
              </w:rPr>
              <w:t> method of Class class is used to register the driver class. This method is used to dynamically load the driver class.</w:t>
            </w:r>
          </w:p>
        </w:tc>
      </w:tr>
    </w:tbl>
    <w:p w14:paraId="0BB00F2C"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Syntax of forName() method</w:t>
      </w:r>
    </w:p>
    <w:p w14:paraId="7C42BAB6"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forName(String className)</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ClassNotFoundException  </w:t>
      </w:r>
    </w:p>
    <w:p w14:paraId="2701CD02" w14:textId="77777777" w:rsidR="00313C48" w:rsidRDefault="00313C48"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lastRenderedPageBreak/>
        <w:t>Note: Since JDBC 4.0, explicitly registering the driver is optional. We just need to put vender's Jar in the classpath, and then JDBC driver manager can detect and load the driver automatically.</w:t>
      </w:r>
    </w:p>
    <w:p w14:paraId="0B2286FE" w14:textId="77777777" w:rsidR="00313C48" w:rsidRDefault="00313C48" w:rsidP="00D460BB">
      <w:pPr>
        <w:pStyle w:val="Heading3"/>
        <w:shd w:val="clear" w:color="auto" w:fill="FFFFFF"/>
        <w:ind w:left="360"/>
        <w:jc w:val="both"/>
        <w:rPr>
          <w:rFonts w:ascii="Tahoma" w:hAnsi="Tahoma" w:cs="Tahoma"/>
          <w:b/>
          <w:bCs/>
          <w:color w:val="610B4B"/>
          <w:sz w:val="33"/>
          <w:szCs w:val="33"/>
        </w:rPr>
      </w:pPr>
      <w:r>
        <w:rPr>
          <w:rFonts w:ascii="Tahoma" w:hAnsi="Tahoma" w:cs="Tahoma"/>
          <w:b/>
          <w:bCs/>
          <w:color w:val="610B4B"/>
          <w:sz w:val="33"/>
          <w:szCs w:val="33"/>
        </w:rPr>
        <w:t>Example to register the OracleDriver class</w:t>
      </w:r>
    </w:p>
    <w:p w14:paraId="46A179C4" w14:textId="77777777" w:rsidR="00313C48" w:rsidRDefault="00313C48" w:rsidP="00D460BB">
      <w:pPr>
        <w:pStyle w:val="NormalWeb"/>
        <w:shd w:val="clear" w:color="auto" w:fill="FFFFFF"/>
        <w:ind w:left="360"/>
        <w:jc w:val="both"/>
        <w:rPr>
          <w:rFonts w:ascii="Segoe UI" w:hAnsi="Segoe UI" w:cs="Segoe UI"/>
          <w:color w:val="333333"/>
        </w:rPr>
      </w:pPr>
      <w:r>
        <w:rPr>
          <w:rFonts w:ascii="Segoe UI" w:hAnsi="Segoe UI" w:cs="Segoe UI"/>
          <w:color w:val="333333"/>
        </w:rPr>
        <w:t>Here, Java program is loading oracle driver to esteblish database connection.</w:t>
      </w:r>
    </w:p>
    <w:p w14:paraId="3BC93696"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Class.forName(</w:t>
      </w:r>
      <w:r>
        <w:rPr>
          <w:rStyle w:val="string"/>
          <w:rFonts w:ascii="Segoe UI" w:hAnsi="Segoe UI" w:cs="Segoe UI"/>
          <w:color w:val="0000FF"/>
          <w:bdr w:val="none" w:sz="0" w:space="0" w:color="auto" w:frame="1"/>
        </w:rPr>
        <w:t>"oracle.jdbc.driver.OracleDriver"</w:t>
      </w:r>
      <w:r>
        <w:rPr>
          <w:rFonts w:ascii="Segoe UI" w:hAnsi="Segoe UI" w:cs="Segoe UI"/>
          <w:color w:val="000000"/>
          <w:bdr w:val="none" w:sz="0" w:space="0" w:color="auto" w:frame="1"/>
        </w:rPr>
        <w:t>);  </w:t>
      </w:r>
    </w:p>
    <w:p w14:paraId="313FDEED" w14:textId="77777777" w:rsidR="00313C48" w:rsidRPr="00D460BB" w:rsidRDefault="00FE746B" w:rsidP="00D460BB">
      <w:pPr>
        <w:ind w:left="360"/>
        <w:rPr>
          <w:rFonts w:ascii="Times New Roman" w:hAnsi="Times New Roman" w:cs="Times New Roman"/>
        </w:rPr>
      </w:pPr>
      <w:r>
        <w:pict w14:anchorId="667B6037">
          <v:rect id="_x0000_i1029" style="width:0;height:.75pt" o:hrstd="t" o:hrnoshade="t" o:hr="t" fillcolor="#d4d4d4" stroked="f"/>
        </w:pict>
      </w:r>
    </w:p>
    <w:p w14:paraId="7A57FA0B"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2) Create the connection object</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313C48" w14:paraId="23993AE5" w14:textId="77777777" w:rsidTr="00313C48">
        <w:trPr>
          <w:tblCellSpacing w:w="15" w:type="dxa"/>
        </w:trPr>
        <w:tc>
          <w:tcPr>
            <w:tcW w:w="0" w:type="auto"/>
            <w:shd w:val="clear" w:color="auto" w:fill="FFFFFF"/>
            <w:vAlign w:val="center"/>
            <w:hideMark/>
          </w:tcPr>
          <w:p w14:paraId="1C2070EF" w14:textId="77777777" w:rsidR="00313C48" w:rsidRPr="00D460BB" w:rsidRDefault="00313C48" w:rsidP="00D460BB">
            <w:pPr>
              <w:ind w:left="360"/>
              <w:jc w:val="both"/>
              <w:rPr>
                <w:rFonts w:ascii="Segoe UI" w:hAnsi="Segoe UI" w:cs="Segoe UI"/>
                <w:color w:val="333333"/>
                <w:sz w:val="24"/>
                <w:szCs w:val="24"/>
              </w:rPr>
            </w:pPr>
            <w:r w:rsidRPr="00D460BB">
              <w:rPr>
                <w:rFonts w:ascii="Segoe UI" w:hAnsi="Segoe UI" w:cs="Segoe UI"/>
                <w:color w:val="333333"/>
              </w:rPr>
              <w:t>The </w:t>
            </w:r>
            <w:r w:rsidRPr="00D460BB">
              <w:rPr>
                <w:rStyle w:val="Strong"/>
                <w:rFonts w:ascii="Segoe UI" w:hAnsi="Segoe UI" w:cs="Segoe UI"/>
                <w:color w:val="333333"/>
              </w:rPr>
              <w:t>getConnection()</w:t>
            </w:r>
            <w:r w:rsidRPr="00D460BB">
              <w:rPr>
                <w:rFonts w:ascii="Segoe UI" w:hAnsi="Segoe UI" w:cs="Segoe UI"/>
                <w:color w:val="333333"/>
              </w:rPr>
              <w:t> method of DriverManager class is used to establish connection with the database.</w:t>
            </w:r>
          </w:p>
        </w:tc>
      </w:tr>
    </w:tbl>
    <w:p w14:paraId="48753443"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Syntax of getConnection() method</w:t>
      </w:r>
    </w:p>
    <w:p w14:paraId="5362DCB5"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Connection getConnection(String url)</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12B9FAF3" w14:textId="77777777" w:rsidR="00313C48" w:rsidRDefault="00313C48" w:rsidP="00D460BB">
      <w:pPr>
        <w:spacing w:after="0" w:line="375" w:lineRule="atLeast"/>
        <w:ind w:left="360"/>
        <w:jc w:val="both"/>
        <w:rPr>
          <w:rFonts w:ascii="Segoe UI" w:hAnsi="Segoe UI" w:cs="Segoe UI"/>
          <w:color w:val="000000"/>
        </w:rPr>
      </w:pP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Connection getConnection(String url,String name,String password)  </w:t>
      </w:r>
    </w:p>
    <w:p w14:paraId="03DD0509"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5116EC0E" w14:textId="77777777" w:rsidR="00313C48" w:rsidRDefault="00313C48"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to establish connection with the Oracle database</w:t>
      </w:r>
    </w:p>
    <w:p w14:paraId="776AC15B"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Connection con=DriverManager.getConnection(  </w:t>
      </w:r>
    </w:p>
    <w:p w14:paraId="5588ABF4" w14:textId="77777777" w:rsidR="00313C48" w:rsidRDefault="00313C48" w:rsidP="00D460BB">
      <w:pPr>
        <w:spacing w:after="0" w:line="375" w:lineRule="atLeast"/>
        <w:ind w:left="360"/>
        <w:jc w:val="both"/>
        <w:rPr>
          <w:rFonts w:ascii="Segoe UI" w:hAnsi="Segoe UI" w:cs="Segoe UI"/>
          <w:color w:val="000000"/>
        </w:rPr>
      </w:pPr>
      <w:r>
        <w:rPr>
          <w:rStyle w:val="string"/>
          <w:rFonts w:ascii="Segoe UI" w:hAnsi="Segoe UI" w:cs="Segoe UI"/>
          <w:color w:val="0000FF"/>
          <w:bdr w:val="none" w:sz="0" w:space="0" w:color="auto" w:frame="1"/>
        </w:rPr>
        <w:t>"jdbc:oracle:thin:@localhost:1521:xe"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w:t>
      </w:r>
    </w:p>
    <w:p w14:paraId="77399F0E" w14:textId="77777777" w:rsidR="00313C48" w:rsidRPr="00D460BB" w:rsidRDefault="00FE746B" w:rsidP="00D460BB">
      <w:pPr>
        <w:spacing w:line="240" w:lineRule="auto"/>
        <w:ind w:left="360"/>
        <w:rPr>
          <w:rFonts w:ascii="Times New Roman" w:hAnsi="Times New Roman" w:cs="Times New Roman"/>
        </w:rPr>
      </w:pPr>
      <w:r>
        <w:pict w14:anchorId="26270648">
          <v:rect id="_x0000_i1030" style="width:0;height:.75pt" o:hrstd="t" o:hrnoshade="t" o:hr="t" fillcolor="#d4d4d4" stroked="f"/>
        </w:pict>
      </w:r>
    </w:p>
    <w:p w14:paraId="7897E01B"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3) Create the Statement object</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313C48" w14:paraId="67F5FD37" w14:textId="77777777" w:rsidTr="00313C48">
        <w:trPr>
          <w:tblCellSpacing w:w="15" w:type="dxa"/>
        </w:trPr>
        <w:tc>
          <w:tcPr>
            <w:tcW w:w="0" w:type="auto"/>
            <w:shd w:val="clear" w:color="auto" w:fill="FFFFFF"/>
            <w:vAlign w:val="center"/>
            <w:hideMark/>
          </w:tcPr>
          <w:p w14:paraId="757D6E1B" w14:textId="77777777" w:rsidR="00313C48" w:rsidRPr="00D460BB" w:rsidRDefault="00313C48" w:rsidP="00D460BB">
            <w:pPr>
              <w:ind w:left="360"/>
              <w:jc w:val="both"/>
              <w:rPr>
                <w:rFonts w:ascii="Segoe UI" w:hAnsi="Segoe UI" w:cs="Segoe UI"/>
                <w:color w:val="333333"/>
                <w:sz w:val="24"/>
                <w:szCs w:val="24"/>
              </w:rPr>
            </w:pPr>
            <w:r w:rsidRPr="00D460BB">
              <w:rPr>
                <w:rFonts w:ascii="Segoe UI" w:hAnsi="Segoe UI" w:cs="Segoe UI"/>
                <w:color w:val="333333"/>
              </w:rPr>
              <w:t>The createStatement() method of Connection interface is used to create statement. The object of statement is responsible to execute queries with the database.</w:t>
            </w:r>
          </w:p>
        </w:tc>
      </w:tr>
    </w:tbl>
    <w:p w14:paraId="6300071D"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Syntax of createStatement() method</w:t>
      </w:r>
    </w:p>
    <w:p w14:paraId="131DBF1A"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Statement createStatement()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7738FA92" w14:textId="77777777" w:rsidR="00313C48" w:rsidRDefault="00313C48"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to create the statement object</w:t>
      </w:r>
    </w:p>
    <w:p w14:paraId="5FF1A0BC"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Statement stmt=con.createStatement();  </w:t>
      </w:r>
    </w:p>
    <w:p w14:paraId="53B02323" w14:textId="77777777" w:rsidR="00313C48" w:rsidRPr="00D460BB" w:rsidRDefault="00FE746B" w:rsidP="00D460BB">
      <w:pPr>
        <w:ind w:left="360"/>
        <w:rPr>
          <w:rFonts w:ascii="Times New Roman" w:hAnsi="Times New Roman" w:cs="Times New Roman"/>
        </w:rPr>
      </w:pPr>
      <w:r>
        <w:pict w14:anchorId="4228CC00">
          <v:rect id="_x0000_i1031" style="width:0;height:.75pt" o:hrstd="t" o:hrnoshade="t" o:hr="t" fillcolor="#d4d4d4" stroked="f"/>
        </w:pict>
      </w:r>
    </w:p>
    <w:p w14:paraId="2740E390"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4) Execute the query</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313C48" w14:paraId="2555CA2D" w14:textId="77777777" w:rsidTr="00313C48">
        <w:trPr>
          <w:tblCellSpacing w:w="15" w:type="dxa"/>
        </w:trPr>
        <w:tc>
          <w:tcPr>
            <w:tcW w:w="0" w:type="auto"/>
            <w:shd w:val="clear" w:color="auto" w:fill="FFFFFF"/>
            <w:vAlign w:val="center"/>
            <w:hideMark/>
          </w:tcPr>
          <w:p w14:paraId="7F66C9B9" w14:textId="77777777" w:rsidR="00313C48" w:rsidRPr="00D460BB" w:rsidRDefault="00313C48" w:rsidP="00D460BB">
            <w:pPr>
              <w:ind w:left="360"/>
              <w:jc w:val="both"/>
              <w:rPr>
                <w:rFonts w:ascii="Segoe UI" w:hAnsi="Segoe UI" w:cs="Segoe UI"/>
                <w:color w:val="333333"/>
                <w:sz w:val="24"/>
                <w:szCs w:val="24"/>
              </w:rPr>
            </w:pPr>
            <w:r w:rsidRPr="00D460BB">
              <w:rPr>
                <w:rFonts w:ascii="Segoe UI" w:hAnsi="Segoe UI" w:cs="Segoe UI"/>
                <w:color w:val="333333"/>
              </w:rPr>
              <w:t>The executeQuery() method of Statement interface is used to execute queries to the database. This method returns the object of ResultSet that can be used to get all the records of a table.</w:t>
            </w:r>
          </w:p>
        </w:tc>
      </w:tr>
    </w:tbl>
    <w:p w14:paraId="6739DF83"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Syntax of executeQuery() method</w:t>
      </w:r>
    </w:p>
    <w:p w14:paraId="32408327"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ResultSet executeQuery(String sql)</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6FF42B7C" w14:textId="77777777" w:rsidR="00313C48" w:rsidRDefault="00313C48"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to execute query</w:t>
      </w:r>
    </w:p>
    <w:p w14:paraId="0535165B"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ResultSet rs=stmt.executeQuery(</w:t>
      </w:r>
      <w:r>
        <w:rPr>
          <w:rStyle w:val="string"/>
          <w:rFonts w:ascii="Segoe UI" w:hAnsi="Segoe UI" w:cs="Segoe UI"/>
          <w:color w:val="0000FF"/>
          <w:bdr w:val="none" w:sz="0" w:space="0" w:color="auto" w:frame="1"/>
        </w:rPr>
        <w:t>"select * from emp"</w:t>
      </w:r>
      <w:r>
        <w:rPr>
          <w:rFonts w:ascii="Segoe UI" w:hAnsi="Segoe UI" w:cs="Segoe UI"/>
          <w:color w:val="000000"/>
          <w:bdr w:val="none" w:sz="0" w:space="0" w:color="auto" w:frame="1"/>
        </w:rPr>
        <w:t>);  </w:t>
      </w:r>
    </w:p>
    <w:p w14:paraId="60A76085"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02EC8C1"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while</w:t>
      </w:r>
      <w:r>
        <w:rPr>
          <w:rFonts w:ascii="Segoe UI" w:hAnsi="Segoe UI" w:cs="Segoe UI"/>
          <w:color w:val="000000"/>
          <w:bdr w:val="none" w:sz="0" w:space="0" w:color="auto" w:frame="1"/>
        </w:rPr>
        <w:t>(rs.next()){  </w:t>
      </w:r>
    </w:p>
    <w:p w14:paraId="6DD83FF2"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System.out.println(rs.getInt(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+rs.getString(</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1C1A0AB9"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E1A0C96" w14:textId="77777777" w:rsidR="00313C48" w:rsidRPr="00D460BB" w:rsidRDefault="00FE746B" w:rsidP="00D460BB">
      <w:pPr>
        <w:ind w:left="360"/>
        <w:rPr>
          <w:rFonts w:ascii="Times New Roman" w:hAnsi="Times New Roman" w:cs="Times New Roman"/>
        </w:rPr>
      </w:pPr>
      <w:r>
        <w:pict w14:anchorId="3226FFA8">
          <v:rect id="_x0000_i1032" style="width:0;height:.75pt" o:hrstd="t" o:hrnoshade="t" o:hr="t" fillcolor="#d4d4d4" stroked="f"/>
        </w:pict>
      </w:r>
    </w:p>
    <w:p w14:paraId="3861A4DE"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5) Close the connection object</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313C48" w14:paraId="0A0C7758" w14:textId="77777777" w:rsidTr="00313C48">
        <w:trPr>
          <w:tblCellSpacing w:w="15" w:type="dxa"/>
        </w:trPr>
        <w:tc>
          <w:tcPr>
            <w:tcW w:w="0" w:type="auto"/>
            <w:shd w:val="clear" w:color="auto" w:fill="FFFFFF"/>
            <w:vAlign w:val="center"/>
            <w:hideMark/>
          </w:tcPr>
          <w:p w14:paraId="14FEB257" w14:textId="77777777" w:rsidR="00313C48" w:rsidRPr="00D460BB" w:rsidRDefault="00313C48" w:rsidP="00D460BB">
            <w:pPr>
              <w:ind w:left="360"/>
              <w:jc w:val="both"/>
              <w:rPr>
                <w:rFonts w:ascii="Segoe UI" w:hAnsi="Segoe UI" w:cs="Segoe UI"/>
                <w:color w:val="333333"/>
                <w:sz w:val="24"/>
                <w:szCs w:val="24"/>
              </w:rPr>
            </w:pPr>
            <w:r w:rsidRPr="00D460BB">
              <w:rPr>
                <w:rFonts w:ascii="Segoe UI" w:hAnsi="Segoe UI" w:cs="Segoe UI"/>
                <w:color w:val="333333"/>
              </w:rPr>
              <w:t>By closing connection object statement and ResultSet will be closed automatically. The close() method of Connection interface is used to close the connection.</w:t>
            </w:r>
          </w:p>
        </w:tc>
      </w:tr>
    </w:tbl>
    <w:p w14:paraId="1B4B263D" w14:textId="77777777" w:rsidR="00313C48" w:rsidRDefault="00313C48"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Syntax of close() method</w:t>
      </w:r>
    </w:p>
    <w:p w14:paraId="2D06BFA3"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close()</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76F2A302" w14:textId="77777777" w:rsidR="00313C48" w:rsidRDefault="00313C48"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to close connection</w:t>
      </w:r>
    </w:p>
    <w:p w14:paraId="594A0AD0"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con.close();  </w:t>
      </w:r>
    </w:p>
    <w:p w14:paraId="11DCC405" w14:textId="77777777" w:rsidR="00DE06E9" w:rsidRDefault="00DE06E9" w:rsidP="00D460BB">
      <w:pPr>
        <w:pStyle w:val="NoSpacing"/>
        <w:rPr>
          <w:color w:val="6A6A6A"/>
          <w:sz w:val="24"/>
          <w:szCs w:val="24"/>
          <w:lang w:eastAsia="en-IN"/>
        </w:rPr>
      </w:pPr>
    </w:p>
    <w:p w14:paraId="79EF9BE3" w14:textId="77777777" w:rsidR="00313C48" w:rsidRDefault="00313C48" w:rsidP="00D460BB">
      <w:pPr>
        <w:pStyle w:val="NoSpacing"/>
        <w:rPr>
          <w:color w:val="6A6A6A"/>
          <w:sz w:val="24"/>
          <w:szCs w:val="24"/>
          <w:lang w:eastAsia="en-IN"/>
        </w:rPr>
      </w:pPr>
    </w:p>
    <w:p w14:paraId="3D401A6C" w14:textId="77777777" w:rsidR="00313C48" w:rsidRPr="00313C48" w:rsidRDefault="00313C48" w:rsidP="00D460BB">
      <w:pPr>
        <w:pStyle w:val="NoSpacing"/>
        <w:rPr>
          <w:color w:val="6A6A6A"/>
          <w:sz w:val="24"/>
          <w:szCs w:val="24"/>
          <w:lang w:eastAsia="en-IN"/>
        </w:rPr>
      </w:pPr>
    </w:p>
    <w:p w14:paraId="626D502D" w14:textId="77777777" w:rsidR="00DE06E9" w:rsidRPr="00313C48" w:rsidRDefault="00DE06E9" w:rsidP="00D460BB">
      <w:pPr>
        <w:pStyle w:val="Heading1"/>
        <w:rPr>
          <w:rFonts w:eastAsia="Times New Roman"/>
          <w:u w:val="single"/>
          <w:lang w:eastAsia="en-IN"/>
        </w:rPr>
      </w:pPr>
    </w:p>
    <w:p w14:paraId="31F6CD68" w14:textId="77777777" w:rsidR="00313C48" w:rsidRDefault="00313C48" w:rsidP="00D460BB">
      <w:pPr>
        <w:pStyle w:val="Heading1"/>
        <w:ind w:left="360"/>
        <w:rPr>
          <w:rFonts w:eastAsia="Times New Roman"/>
          <w:u w:val="single"/>
          <w:lang w:eastAsia="en-IN"/>
        </w:rPr>
      </w:pPr>
      <w:r w:rsidRPr="00313C48">
        <w:rPr>
          <w:rFonts w:eastAsia="Times New Roman"/>
          <w:u w:val="single"/>
          <w:lang w:eastAsia="en-IN"/>
        </w:rPr>
        <w:t>Connectivity With Access Without And With DSN</w:t>
      </w:r>
    </w:p>
    <w:p w14:paraId="271A08CF" w14:textId="77777777" w:rsidR="00313C48" w:rsidRDefault="00313C48"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two ways to connect java application with the access database.</w:t>
      </w:r>
    </w:p>
    <w:p w14:paraId="2CD0BE7F"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Without DSN (Data Source Name)</w:t>
      </w:r>
    </w:p>
    <w:p w14:paraId="5F28EB0C" w14:textId="77777777" w:rsidR="00313C48" w:rsidRDefault="00313C48"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With DSN</w:t>
      </w:r>
    </w:p>
    <w:p w14:paraId="3FCE0E31" w14:textId="77777777" w:rsidR="00313C48" w:rsidRDefault="00313C48" w:rsidP="00D460BB">
      <w:pPr>
        <w:pStyle w:val="NormalWeb"/>
        <w:shd w:val="clear" w:color="auto" w:fill="FFFFFF"/>
        <w:ind w:left="360"/>
        <w:jc w:val="both"/>
        <w:rPr>
          <w:rFonts w:ascii="Segoe UI" w:hAnsi="Segoe UI" w:cs="Segoe UI"/>
          <w:color w:val="333333"/>
        </w:rPr>
      </w:pPr>
      <w:r>
        <w:rPr>
          <w:rFonts w:ascii="Segoe UI" w:hAnsi="Segoe UI" w:cs="Segoe UI"/>
          <w:color w:val="333333"/>
        </w:rPr>
        <w:t>Java is mostly used with Oracle, mysql, or DB2 database. So you can learn this topic only for knowledge.</w:t>
      </w:r>
    </w:p>
    <w:p w14:paraId="5F0337AE" w14:textId="77777777" w:rsidR="00313C48" w:rsidRPr="00D460BB" w:rsidRDefault="00FE746B" w:rsidP="00D460BB">
      <w:pPr>
        <w:ind w:left="360"/>
        <w:rPr>
          <w:rFonts w:ascii="Times New Roman" w:hAnsi="Times New Roman" w:cs="Times New Roman"/>
        </w:rPr>
      </w:pPr>
      <w:r>
        <w:pict w14:anchorId="6A5056AD">
          <v:rect id="_x0000_i1033" style="width:0;height:.75pt" o:hrstd="t" o:hrnoshade="t" o:hr="t" fillcolor="#d4d4d4" stroked="f"/>
        </w:pict>
      </w:r>
    </w:p>
    <w:p w14:paraId="197BEBCD" w14:textId="77777777" w:rsidR="00313C48" w:rsidRDefault="00313C48"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to Connect Java Application with access without DSN</w:t>
      </w:r>
    </w:p>
    <w:p w14:paraId="4211C5EE" w14:textId="77777777" w:rsidR="00313C48" w:rsidRDefault="00313C48"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going to connect the java program with the access database. In such case, we have created the login table in the access database. There is only one column in the table named name. Let's get all the name of the login table.</w:t>
      </w:r>
    </w:p>
    <w:p w14:paraId="3EE3069D"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java.sql.*;  </w:t>
      </w:r>
    </w:p>
    <w:p w14:paraId="268195FF" w14:textId="77777777" w:rsidR="00313C48" w:rsidRDefault="00313C48"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w:t>
      </w:r>
    </w:p>
    <w:p w14:paraId="54640CC3"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1D4A665D"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4A45C93D"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database=</w:t>
      </w:r>
      <w:r>
        <w:rPr>
          <w:rStyle w:val="string"/>
          <w:rFonts w:ascii="Segoe UI" w:hAnsi="Segoe UI" w:cs="Segoe UI"/>
          <w:color w:val="0000FF"/>
          <w:bdr w:val="none" w:sz="0" w:space="0" w:color="auto" w:frame="1"/>
        </w:rPr>
        <w:t>"student.mdb"</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//Here database exists in the current directory</w:t>
      </w:r>
      <w:r>
        <w:rPr>
          <w:rFonts w:ascii="Segoe UI" w:hAnsi="Segoe UI" w:cs="Segoe UI"/>
          <w:color w:val="000000"/>
          <w:bdr w:val="none" w:sz="0" w:space="0" w:color="auto" w:frame="1"/>
        </w:rPr>
        <w:t>  </w:t>
      </w:r>
    </w:p>
    <w:p w14:paraId="7245FFA0"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26C8E7F"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url="jdbc:odbc:Driver={Microsoft Access Driver (*.mdb)};  </w:t>
      </w:r>
    </w:p>
    <w:p w14:paraId="19A34ADF"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DBQ=</w:t>
      </w:r>
      <w:r>
        <w:rPr>
          <w:rStyle w:val="string"/>
          <w:rFonts w:ascii="Segoe UI" w:hAnsi="Segoe UI" w:cs="Segoe UI"/>
          <w:color w:val="0000FF"/>
          <w:bdr w:val="none" w:sz="0" w:space="0" w:color="auto" w:frame="1"/>
        </w:rPr>
        <w:t>" + database + "</w:t>
      </w:r>
      <w:r>
        <w:rPr>
          <w:rFonts w:ascii="Segoe UI" w:hAnsi="Segoe UI" w:cs="Segoe UI"/>
          <w:color w:val="000000"/>
          <w:bdr w:val="none" w:sz="0" w:space="0" w:color="auto" w:frame="1"/>
        </w:rPr>
        <w:t>;DriverID=</w:t>
      </w:r>
      <w:r>
        <w:rPr>
          <w:rStyle w:val="number"/>
          <w:rFonts w:ascii="Segoe UI" w:hAnsi="Segoe UI" w:cs="Segoe UI"/>
          <w:color w:val="C00000"/>
          <w:bdr w:val="none" w:sz="0" w:space="0" w:color="auto" w:frame="1"/>
        </w:rPr>
        <w:t>22</w:t>
      </w:r>
      <w:r>
        <w:rPr>
          <w:rFonts w:ascii="Segoe UI" w:hAnsi="Segoe UI" w:cs="Segoe UI"/>
          <w:color w:val="000000"/>
          <w:bdr w:val="none" w:sz="0" w:space="0" w:color="auto" w:frame="1"/>
        </w:rPr>
        <w:t>;READONLY=</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287C115A"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AB266FD"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Class.forName(</w:t>
      </w:r>
      <w:r>
        <w:rPr>
          <w:rStyle w:val="string"/>
          <w:rFonts w:ascii="Segoe UI" w:hAnsi="Segoe UI" w:cs="Segoe UI"/>
          <w:color w:val="0000FF"/>
          <w:bdr w:val="none" w:sz="0" w:space="0" w:color="auto" w:frame="1"/>
        </w:rPr>
        <w:t>"sun.jdbc.odbc.JdbcOdbcDriver"</w:t>
      </w:r>
      <w:r>
        <w:rPr>
          <w:rFonts w:ascii="Segoe UI" w:hAnsi="Segoe UI" w:cs="Segoe UI"/>
          <w:color w:val="000000"/>
          <w:bdr w:val="none" w:sz="0" w:space="0" w:color="auto" w:frame="1"/>
        </w:rPr>
        <w:t>);  </w:t>
      </w:r>
    </w:p>
    <w:p w14:paraId="6925C1B6"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Connection c=DriverManager.getConnection(url);  </w:t>
      </w:r>
    </w:p>
    <w:p w14:paraId="68856018"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Statement st=c.createStatement();  </w:t>
      </w:r>
    </w:p>
    <w:p w14:paraId="5FC47805"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ResultSet rs=st.executeQuery(</w:t>
      </w:r>
      <w:r>
        <w:rPr>
          <w:rStyle w:val="string"/>
          <w:rFonts w:ascii="Segoe UI" w:hAnsi="Segoe UI" w:cs="Segoe UI"/>
          <w:color w:val="0000FF"/>
          <w:bdr w:val="none" w:sz="0" w:space="0" w:color="auto" w:frame="1"/>
        </w:rPr>
        <w:t>"select * from login"</w:t>
      </w:r>
      <w:r>
        <w:rPr>
          <w:rFonts w:ascii="Segoe UI" w:hAnsi="Segoe UI" w:cs="Segoe UI"/>
          <w:color w:val="000000"/>
          <w:bdr w:val="none" w:sz="0" w:space="0" w:color="auto" w:frame="1"/>
        </w:rPr>
        <w:t>);  </w:t>
      </w:r>
    </w:p>
    <w:p w14:paraId="0F3D48F6"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D24C37C"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(rs.next()){  </w:t>
      </w:r>
    </w:p>
    <w:p w14:paraId="466C35C7"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System.out.println(rs.getString(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057E2F1"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6AA149E"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5E59570"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(Exception ee){System.out.println(ee);}  </w:t>
      </w:r>
    </w:p>
    <w:p w14:paraId="13A2D1B1"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8532B45"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9AFEA34" w14:textId="77777777" w:rsidR="00313C48" w:rsidRPr="00D460BB" w:rsidRDefault="00FE746B" w:rsidP="00D460BB">
      <w:pPr>
        <w:shd w:val="clear" w:color="auto" w:fill="FFFFFF"/>
        <w:ind w:left="360"/>
        <w:jc w:val="both"/>
        <w:rPr>
          <w:rFonts w:ascii="Segoe UI" w:hAnsi="Segoe UI" w:cs="Segoe UI"/>
          <w:color w:val="333333"/>
        </w:rPr>
      </w:pPr>
      <w:hyperlink r:id="rId31" w:history="1">
        <w:r w:rsidR="00313C48" w:rsidRPr="00D460BB">
          <w:rPr>
            <w:rStyle w:val="Hyperlink"/>
            <w:rFonts w:ascii="Tahoma" w:hAnsi="Tahoma" w:cs="Tahoma"/>
            <w:color w:val="FF0000"/>
            <w:sz w:val="26"/>
            <w:szCs w:val="26"/>
          </w:rPr>
          <w:t>download this example</w:t>
        </w:r>
      </w:hyperlink>
    </w:p>
    <w:p w14:paraId="4CB8BB8F" w14:textId="77777777" w:rsidR="00313C48" w:rsidRDefault="00313C48"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to Connect Java Application with access with DSN</w:t>
      </w:r>
    </w:p>
    <w:p w14:paraId="660041A7" w14:textId="77777777" w:rsidR="00313C48" w:rsidRDefault="00313C48" w:rsidP="00D460BB">
      <w:pPr>
        <w:pStyle w:val="NormalWeb"/>
        <w:shd w:val="clear" w:color="auto" w:fill="FFFFFF"/>
        <w:ind w:left="360"/>
        <w:jc w:val="both"/>
        <w:rPr>
          <w:rFonts w:ascii="Segoe UI" w:hAnsi="Segoe UI" w:cs="Segoe UI"/>
          <w:color w:val="333333"/>
        </w:rPr>
      </w:pPr>
      <w:r>
        <w:rPr>
          <w:rFonts w:ascii="Segoe UI" w:hAnsi="Segoe UI" w:cs="Segoe UI"/>
          <w:color w:val="333333"/>
        </w:rPr>
        <w:t>Connectivity with type1 driver is not considered good. To connect java application with type1 driver, create DSN first, here we are assuming your dsn name is mydsn.</w:t>
      </w:r>
    </w:p>
    <w:p w14:paraId="32E3824E"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java.sql.*;  </w:t>
      </w:r>
    </w:p>
    <w:p w14:paraId="5D0AAD9F" w14:textId="77777777" w:rsidR="00313C48" w:rsidRDefault="00313C48"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  </w:t>
      </w:r>
    </w:p>
    <w:p w14:paraId="7DB38AF1"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6BE64C1D"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7D02EB71"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url=</w:t>
      </w:r>
      <w:r>
        <w:rPr>
          <w:rStyle w:val="string"/>
          <w:rFonts w:ascii="Segoe UI" w:hAnsi="Segoe UI" w:cs="Segoe UI"/>
          <w:color w:val="0000FF"/>
          <w:bdr w:val="none" w:sz="0" w:space="0" w:color="auto" w:frame="1"/>
        </w:rPr>
        <w:t>"jdbc:odbc:mydsn"</w:t>
      </w:r>
      <w:r>
        <w:rPr>
          <w:rFonts w:ascii="Segoe UI" w:hAnsi="Segoe UI" w:cs="Segoe UI"/>
          <w:color w:val="000000"/>
          <w:bdr w:val="none" w:sz="0" w:space="0" w:color="auto" w:frame="1"/>
        </w:rPr>
        <w:t>;  </w:t>
      </w:r>
    </w:p>
    <w:p w14:paraId="740F5871"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Class.forName(</w:t>
      </w:r>
      <w:r>
        <w:rPr>
          <w:rStyle w:val="string"/>
          <w:rFonts w:ascii="Segoe UI" w:hAnsi="Segoe UI" w:cs="Segoe UI"/>
          <w:color w:val="0000FF"/>
          <w:bdr w:val="none" w:sz="0" w:space="0" w:color="auto" w:frame="1"/>
        </w:rPr>
        <w:t>"sun.jdbc.odbc.JdbcOdbcDriver"</w:t>
      </w:r>
      <w:r>
        <w:rPr>
          <w:rFonts w:ascii="Segoe UI" w:hAnsi="Segoe UI" w:cs="Segoe UI"/>
          <w:color w:val="000000"/>
          <w:bdr w:val="none" w:sz="0" w:space="0" w:color="auto" w:frame="1"/>
        </w:rPr>
        <w:t>);  </w:t>
      </w:r>
    </w:p>
    <w:p w14:paraId="0BC0D3C6"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Connection c=DriverManager.getConnection(url);  </w:t>
      </w:r>
    </w:p>
    <w:p w14:paraId="7F891BFB"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Statement st=c.createStatement();  </w:t>
      </w:r>
    </w:p>
    <w:p w14:paraId="4A037035"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ResultSet rs=st.executeQuery(</w:t>
      </w:r>
      <w:r>
        <w:rPr>
          <w:rStyle w:val="string"/>
          <w:rFonts w:ascii="Segoe UI" w:hAnsi="Segoe UI" w:cs="Segoe UI"/>
          <w:color w:val="0000FF"/>
          <w:bdr w:val="none" w:sz="0" w:space="0" w:color="auto" w:frame="1"/>
        </w:rPr>
        <w:t>"select * from login"</w:t>
      </w:r>
      <w:r>
        <w:rPr>
          <w:rFonts w:ascii="Segoe UI" w:hAnsi="Segoe UI" w:cs="Segoe UI"/>
          <w:color w:val="000000"/>
          <w:bdr w:val="none" w:sz="0" w:space="0" w:color="auto" w:frame="1"/>
        </w:rPr>
        <w:t>);  </w:t>
      </w:r>
    </w:p>
    <w:p w14:paraId="00F47D32"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E7395C5"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(rs.next()){  </w:t>
      </w:r>
    </w:p>
    <w:p w14:paraId="73457FA8"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System.out.println(rs.getString(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C3F3436"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FC2CFEA"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AF04BF"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(Exception ee){System.out.println(ee);}  </w:t>
      </w:r>
    </w:p>
    <w:p w14:paraId="5855EAD4" w14:textId="77777777" w:rsidR="00313C48" w:rsidRDefault="00313C48"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31E9FE1" w14:textId="77777777" w:rsidR="00313C48" w:rsidRDefault="00313C48"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C176BCE" w14:textId="77777777" w:rsidR="00DE06E9" w:rsidRDefault="00DE06E9" w:rsidP="00D460BB">
      <w:pPr>
        <w:pStyle w:val="NoSpacing"/>
        <w:rPr>
          <w:color w:val="6A6A6A"/>
          <w:sz w:val="24"/>
          <w:szCs w:val="24"/>
          <w:lang w:eastAsia="en-IN"/>
        </w:rPr>
      </w:pPr>
    </w:p>
    <w:p w14:paraId="589821B9" w14:textId="77777777" w:rsidR="00313C48" w:rsidRPr="00313C48" w:rsidRDefault="00313C48" w:rsidP="00D460BB">
      <w:pPr>
        <w:pStyle w:val="NoSpacing"/>
        <w:rPr>
          <w:color w:val="6A6A6A"/>
          <w:sz w:val="24"/>
          <w:szCs w:val="24"/>
          <w:lang w:eastAsia="en-IN"/>
        </w:rPr>
      </w:pPr>
    </w:p>
    <w:p w14:paraId="3BD098BB" w14:textId="77777777" w:rsidR="00DE06E9" w:rsidRPr="00313C48" w:rsidRDefault="00DE06E9" w:rsidP="00D460BB">
      <w:pPr>
        <w:pStyle w:val="NoSpacing"/>
        <w:rPr>
          <w:color w:val="6A6A6A"/>
          <w:sz w:val="24"/>
          <w:szCs w:val="24"/>
          <w:lang w:eastAsia="en-IN"/>
        </w:rPr>
      </w:pPr>
    </w:p>
    <w:p w14:paraId="39803E87" w14:textId="77777777" w:rsidR="00DE06E9" w:rsidRPr="00313C48" w:rsidRDefault="00DE06E9" w:rsidP="00D460BB">
      <w:pPr>
        <w:pStyle w:val="NoSpacing"/>
        <w:rPr>
          <w:color w:val="6A6A6A"/>
          <w:sz w:val="24"/>
          <w:szCs w:val="24"/>
          <w:lang w:eastAsia="en-IN"/>
        </w:rPr>
      </w:pPr>
    </w:p>
    <w:p w14:paraId="2CC3215D" w14:textId="77777777" w:rsidR="00BE486E" w:rsidRDefault="00BE486E" w:rsidP="00D460BB">
      <w:pPr>
        <w:pStyle w:val="Heading1"/>
        <w:ind w:left="360"/>
        <w:rPr>
          <w:rFonts w:eastAsia="Times New Roman"/>
          <w:u w:val="single"/>
          <w:lang w:eastAsia="en-IN"/>
        </w:rPr>
      </w:pPr>
      <w:r w:rsidRPr="00BE486E">
        <w:rPr>
          <w:rFonts w:eastAsia="Times New Roman"/>
          <w:u w:val="single"/>
          <w:lang w:eastAsia="en-IN"/>
        </w:rPr>
        <w:t>DriverManager Class In Jdbc.</w:t>
      </w:r>
    </w:p>
    <w:p w14:paraId="5EAAAC13" w14:textId="77777777" w:rsidR="00BE486E" w:rsidRPr="00BE486E" w:rsidRDefault="00BE486E" w:rsidP="00D460BB">
      <w:pPr>
        <w:rPr>
          <w:lang w:eastAsia="en-IN"/>
        </w:rPr>
      </w:pPr>
    </w:p>
    <w:p w14:paraId="79CBF022" w14:textId="77777777" w:rsidR="00DE06E9" w:rsidRPr="00313C48" w:rsidRDefault="00DE06E9" w:rsidP="00D460BB">
      <w:pPr>
        <w:pStyle w:val="NoSpacing"/>
        <w:rPr>
          <w:color w:val="6A6A6A"/>
          <w:sz w:val="24"/>
          <w:szCs w:val="24"/>
          <w:lang w:eastAsia="en-IN"/>
        </w:rPr>
      </w:pPr>
    </w:p>
    <w:p w14:paraId="206DC354" w14:textId="77777777" w:rsidR="00BE486E" w:rsidRDefault="00BE486E"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DriverManager class</w:t>
      </w:r>
    </w:p>
    <w:p w14:paraId="2DEB311A" w14:textId="77777777" w:rsidR="00BE486E" w:rsidRDefault="00BE486E" w:rsidP="00D460BB">
      <w:pPr>
        <w:pStyle w:val="NormalWeb"/>
        <w:shd w:val="clear" w:color="auto" w:fill="FFFFFF"/>
        <w:ind w:left="360"/>
        <w:jc w:val="both"/>
        <w:rPr>
          <w:rFonts w:ascii="Segoe UI" w:hAnsi="Segoe UI" w:cs="Segoe UI"/>
          <w:color w:val="333333"/>
        </w:rPr>
      </w:pPr>
      <w:r>
        <w:rPr>
          <w:rFonts w:ascii="Segoe UI" w:hAnsi="Segoe UI" w:cs="Segoe UI"/>
          <w:color w:val="333333"/>
        </w:rPr>
        <w:t>The DriverManager class is the component of JDBC API and also a member of the</w:t>
      </w:r>
      <w:r>
        <w:rPr>
          <w:rStyle w:val="Emphasis"/>
          <w:rFonts w:ascii="Segoe UI" w:eastAsiaTheme="majorEastAsia" w:hAnsi="Segoe UI" w:cs="Segoe UI"/>
          <w:color w:val="333333"/>
        </w:rPr>
        <w:t> java.sql </w:t>
      </w:r>
      <w:r>
        <w:rPr>
          <w:rFonts w:ascii="Segoe UI" w:hAnsi="Segoe UI" w:cs="Segoe UI"/>
          <w:color w:val="333333"/>
        </w:rPr>
        <w:t>package. The DriverManager class acts as an interface between users and drivers. It keeps track of the drivers that are available and handles establishing a connection between a database and the appropriate driver. It contains all the appropriate methods to register and deregister the database driver class and to create a connection between a Java application and the database. The DriverManager class maintains a list of Driver classes that have registered themselves by calling the method DriverManager.registerDriver(). Note that before interacting with a Database, it is a mandatory process to register the driver; otherwise, an exception is thrown.</w:t>
      </w:r>
    </w:p>
    <w:p w14:paraId="32C78624" w14:textId="77777777" w:rsidR="00BE486E" w:rsidRDefault="00BE486E"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Methods of the DriverManager Class</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52"/>
        <w:gridCol w:w="5934"/>
      </w:tblGrid>
      <w:tr w:rsidR="00BE486E" w14:paraId="37655066" w14:textId="77777777" w:rsidTr="00BE486E">
        <w:tc>
          <w:tcPr>
            <w:tcW w:w="1839" w:type="pct"/>
            <w:shd w:val="clear" w:color="auto" w:fill="C7CCBE"/>
            <w:tcMar>
              <w:top w:w="180" w:type="dxa"/>
              <w:left w:w="180" w:type="dxa"/>
              <w:bottom w:w="180" w:type="dxa"/>
              <w:right w:w="180" w:type="dxa"/>
            </w:tcMar>
            <w:hideMark/>
          </w:tcPr>
          <w:p w14:paraId="2B71E8CC" w14:textId="77777777" w:rsidR="00BE486E" w:rsidRPr="00D460BB" w:rsidRDefault="00BE486E" w:rsidP="00D460BB">
            <w:pPr>
              <w:ind w:left="360"/>
              <w:rPr>
                <w:rFonts w:ascii="Times New Roman" w:hAnsi="Times New Roman" w:cs="Times New Roman"/>
                <w:b/>
                <w:bCs/>
                <w:color w:val="000000"/>
                <w:sz w:val="26"/>
                <w:szCs w:val="26"/>
              </w:rPr>
            </w:pPr>
            <w:r w:rsidRPr="00D460BB">
              <w:rPr>
                <w:b/>
                <w:bCs/>
                <w:color w:val="000000"/>
                <w:sz w:val="26"/>
                <w:szCs w:val="26"/>
              </w:rPr>
              <w:t>Method</w:t>
            </w:r>
          </w:p>
        </w:tc>
        <w:tc>
          <w:tcPr>
            <w:tcW w:w="3161" w:type="pct"/>
            <w:shd w:val="clear" w:color="auto" w:fill="C7CCBE"/>
            <w:tcMar>
              <w:top w:w="180" w:type="dxa"/>
              <w:left w:w="180" w:type="dxa"/>
              <w:bottom w:w="180" w:type="dxa"/>
              <w:right w:w="180" w:type="dxa"/>
            </w:tcMar>
            <w:hideMark/>
          </w:tcPr>
          <w:p w14:paraId="4BFCAC28" w14:textId="77777777" w:rsidR="00BE486E" w:rsidRPr="00D460BB" w:rsidRDefault="00BE486E" w:rsidP="00D460BB">
            <w:pPr>
              <w:ind w:left="360"/>
              <w:rPr>
                <w:b/>
                <w:bCs/>
                <w:color w:val="000000"/>
                <w:sz w:val="26"/>
                <w:szCs w:val="26"/>
              </w:rPr>
            </w:pPr>
            <w:r w:rsidRPr="00D460BB">
              <w:rPr>
                <w:b/>
                <w:bCs/>
                <w:color w:val="000000"/>
                <w:sz w:val="26"/>
                <w:szCs w:val="26"/>
              </w:rPr>
              <w:t>Description</w:t>
            </w:r>
          </w:p>
        </w:tc>
      </w:tr>
      <w:tr w:rsidR="00BE486E" w14:paraId="64927EB5" w14:textId="77777777" w:rsidTr="00BE486E">
        <w:tc>
          <w:tcPr>
            <w:tcW w:w="18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CA390A" w14:textId="77777777" w:rsidR="00BE486E" w:rsidRPr="00D460BB" w:rsidRDefault="00BE486E" w:rsidP="00D460BB">
            <w:pPr>
              <w:ind w:left="360"/>
              <w:jc w:val="both"/>
              <w:rPr>
                <w:rFonts w:ascii="Segoe UI" w:hAnsi="Segoe UI" w:cs="Segoe UI"/>
                <w:color w:val="333333"/>
                <w:sz w:val="24"/>
                <w:szCs w:val="24"/>
              </w:rPr>
            </w:pPr>
            <w:r w:rsidRPr="00D460BB">
              <w:rPr>
                <w:rStyle w:val="Strong"/>
                <w:rFonts w:ascii="Segoe UI" w:hAnsi="Segoe UI" w:cs="Segoe UI"/>
                <w:color w:val="333333"/>
              </w:rPr>
              <w:t>1) public static synchronized void registerDriver(Driver driver):</w:t>
            </w:r>
          </w:p>
        </w:tc>
        <w:tc>
          <w:tcPr>
            <w:tcW w:w="31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FB0243" w14:textId="77777777" w:rsidR="00BE486E" w:rsidRPr="00D460BB" w:rsidRDefault="00BE486E" w:rsidP="00D460BB">
            <w:pPr>
              <w:ind w:left="360"/>
              <w:jc w:val="both"/>
              <w:rPr>
                <w:rFonts w:ascii="Segoe UI" w:hAnsi="Segoe UI" w:cs="Segoe UI"/>
                <w:color w:val="333333"/>
              </w:rPr>
            </w:pPr>
            <w:r w:rsidRPr="00D460BB">
              <w:rPr>
                <w:rFonts w:ascii="Segoe UI" w:hAnsi="Segoe UI" w:cs="Segoe UI"/>
                <w:color w:val="333333"/>
              </w:rPr>
              <w:t>is used to register the given driver with DriverManager. No action is performed by the method when the given driver is already registered.</w:t>
            </w:r>
          </w:p>
        </w:tc>
      </w:tr>
      <w:tr w:rsidR="00BE486E" w14:paraId="7754AD55" w14:textId="77777777" w:rsidTr="00BE486E">
        <w:tc>
          <w:tcPr>
            <w:tcW w:w="18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13D2B3" w14:textId="77777777" w:rsidR="00BE486E" w:rsidRPr="00D460BB" w:rsidRDefault="00BE486E" w:rsidP="00D460BB">
            <w:pPr>
              <w:ind w:left="360"/>
              <w:jc w:val="both"/>
              <w:rPr>
                <w:rFonts w:ascii="Segoe UI" w:hAnsi="Segoe UI" w:cs="Segoe UI"/>
                <w:color w:val="333333"/>
              </w:rPr>
            </w:pPr>
            <w:r w:rsidRPr="00D460BB">
              <w:rPr>
                <w:rStyle w:val="Strong"/>
                <w:rFonts w:ascii="Segoe UI" w:hAnsi="Segoe UI" w:cs="Segoe UI"/>
                <w:color w:val="333333"/>
              </w:rPr>
              <w:t>2) public static synchronized void deregisterDriver(Driver driver):</w:t>
            </w:r>
          </w:p>
        </w:tc>
        <w:tc>
          <w:tcPr>
            <w:tcW w:w="31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86FAEB" w14:textId="77777777" w:rsidR="00BE486E" w:rsidRPr="00D460BB" w:rsidRDefault="00BE486E" w:rsidP="00D460BB">
            <w:pPr>
              <w:ind w:left="360"/>
              <w:jc w:val="both"/>
              <w:rPr>
                <w:rFonts w:ascii="Segoe UI" w:hAnsi="Segoe UI" w:cs="Segoe UI"/>
                <w:color w:val="333333"/>
              </w:rPr>
            </w:pPr>
            <w:r w:rsidRPr="00D460BB">
              <w:rPr>
                <w:rFonts w:ascii="Segoe UI" w:hAnsi="Segoe UI" w:cs="Segoe UI"/>
                <w:color w:val="333333"/>
              </w:rPr>
              <w:t>is used to deregister the given driver (drop the driver from the list) with DriverManager. If the given driver has been removed from the list, then no action is performed by the method.</w:t>
            </w:r>
          </w:p>
        </w:tc>
      </w:tr>
      <w:tr w:rsidR="00BE486E" w14:paraId="068779BE" w14:textId="77777777" w:rsidTr="00BE486E">
        <w:tc>
          <w:tcPr>
            <w:tcW w:w="18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8A9D47" w14:textId="77777777" w:rsidR="00BE486E" w:rsidRPr="00D460BB" w:rsidRDefault="00BE486E" w:rsidP="00D460BB">
            <w:pPr>
              <w:ind w:left="360"/>
              <w:jc w:val="both"/>
              <w:rPr>
                <w:rFonts w:ascii="Segoe UI" w:hAnsi="Segoe UI" w:cs="Segoe UI"/>
                <w:color w:val="333333"/>
              </w:rPr>
            </w:pPr>
            <w:r w:rsidRPr="00D460BB">
              <w:rPr>
                <w:rStyle w:val="Strong"/>
                <w:rFonts w:ascii="Segoe UI" w:hAnsi="Segoe UI" w:cs="Segoe UI"/>
                <w:color w:val="333333"/>
              </w:rPr>
              <w:lastRenderedPageBreak/>
              <w:t>3) public static Connection getConnection(String url) throws SQLException:</w:t>
            </w:r>
          </w:p>
        </w:tc>
        <w:tc>
          <w:tcPr>
            <w:tcW w:w="31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C068F7" w14:textId="77777777" w:rsidR="00BE486E" w:rsidRPr="00D460BB" w:rsidRDefault="00BE486E" w:rsidP="00D460BB">
            <w:pPr>
              <w:ind w:left="360"/>
              <w:jc w:val="both"/>
              <w:rPr>
                <w:rFonts w:ascii="Segoe UI" w:hAnsi="Segoe UI" w:cs="Segoe UI"/>
                <w:color w:val="333333"/>
              </w:rPr>
            </w:pPr>
            <w:r w:rsidRPr="00D460BB">
              <w:rPr>
                <w:rFonts w:ascii="Segoe UI" w:hAnsi="Segoe UI" w:cs="Segoe UI"/>
                <w:color w:val="333333"/>
              </w:rPr>
              <w:t>is used to establish the connection with the specified url. The SQLException is thrown when the corresponding Driver class of the given database is not registered with the DriverManager.</w:t>
            </w:r>
          </w:p>
        </w:tc>
      </w:tr>
      <w:tr w:rsidR="00BE486E" w14:paraId="362040D6" w14:textId="77777777" w:rsidTr="00BE486E">
        <w:tc>
          <w:tcPr>
            <w:tcW w:w="18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560F5F" w14:textId="77777777" w:rsidR="00BE486E" w:rsidRPr="00D460BB" w:rsidRDefault="00BE486E" w:rsidP="00D460BB">
            <w:pPr>
              <w:ind w:left="360"/>
              <w:jc w:val="both"/>
              <w:rPr>
                <w:rFonts w:ascii="Segoe UI" w:hAnsi="Segoe UI" w:cs="Segoe UI"/>
                <w:color w:val="333333"/>
              </w:rPr>
            </w:pPr>
            <w:r w:rsidRPr="00D460BB">
              <w:rPr>
                <w:rStyle w:val="Strong"/>
                <w:rFonts w:ascii="Segoe UI" w:hAnsi="Segoe UI" w:cs="Segoe UI"/>
                <w:color w:val="333333"/>
              </w:rPr>
              <w:t>4) public static Connection getConnection(String url,String userName,String password) throws SQLException:</w:t>
            </w:r>
          </w:p>
        </w:tc>
        <w:tc>
          <w:tcPr>
            <w:tcW w:w="31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985C77" w14:textId="77777777" w:rsidR="00BE486E" w:rsidRPr="00D460BB" w:rsidRDefault="00BE486E" w:rsidP="00D460BB">
            <w:pPr>
              <w:ind w:left="360"/>
              <w:jc w:val="both"/>
              <w:rPr>
                <w:rFonts w:ascii="Segoe UI" w:hAnsi="Segoe UI" w:cs="Segoe UI"/>
                <w:color w:val="333333"/>
              </w:rPr>
            </w:pPr>
            <w:r w:rsidRPr="00D460BB">
              <w:rPr>
                <w:rFonts w:ascii="Segoe UI" w:hAnsi="Segoe UI" w:cs="Segoe UI"/>
                <w:color w:val="333333"/>
              </w:rPr>
              <w:t>is used to establish the connection with the specified url, username, and password. The SQLException is thrown when the corresponding Driver class of the given database is not registered with the DriverManager.</w:t>
            </w:r>
          </w:p>
        </w:tc>
      </w:tr>
      <w:tr w:rsidR="00BE486E" w14:paraId="0E4E230A" w14:textId="77777777" w:rsidTr="00BE486E">
        <w:tc>
          <w:tcPr>
            <w:tcW w:w="18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4121C" w14:textId="77777777" w:rsidR="00BE486E" w:rsidRPr="00D460BB" w:rsidRDefault="00BE486E" w:rsidP="00D460BB">
            <w:pPr>
              <w:ind w:left="360"/>
              <w:jc w:val="both"/>
              <w:rPr>
                <w:rFonts w:ascii="Segoe UI" w:hAnsi="Segoe UI" w:cs="Segoe UI"/>
                <w:color w:val="333333"/>
              </w:rPr>
            </w:pPr>
            <w:r w:rsidRPr="00D460BB">
              <w:rPr>
                <w:rStyle w:val="Strong"/>
                <w:rFonts w:ascii="Segoe UI" w:hAnsi="Segoe UI" w:cs="Segoe UI"/>
                <w:color w:val="333333"/>
              </w:rPr>
              <w:t>5) public static Driver getDriver(String url)</w:t>
            </w:r>
          </w:p>
        </w:tc>
        <w:tc>
          <w:tcPr>
            <w:tcW w:w="31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1770C6" w14:textId="77777777" w:rsidR="00BE486E" w:rsidRPr="00D460BB" w:rsidRDefault="00BE486E" w:rsidP="00D460BB">
            <w:pPr>
              <w:ind w:left="360"/>
              <w:jc w:val="both"/>
              <w:rPr>
                <w:rFonts w:ascii="Segoe UI" w:hAnsi="Segoe UI" w:cs="Segoe UI"/>
                <w:color w:val="333333"/>
              </w:rPr>
            </w:pPr>
            <w:r w:rsidRPr="00D460BB">
              <w:rPr>
                <w:rFonts w:ascii="Segoe UI" w:hAnsi="Segoe UI" w:cs="Segoe UI"/>
                <w:color w:val="333333"/>
              </w:rPr>
              <w:t>Those drivers that understand the mentioned URL (present in the parameter of the method) are returned by this method provided those drivers are mentioned in the list of registered drivers.</w:t>
            </w:r>
          </w:p>
        </w:tc>
      </w:tr>
      <w:tr w:rsidR="00BE486E" w14:paraId="0C8EDDC2" w14:textId="77777777" w:rsidTr="00BE486E">
        <w:tc>
          <w:tcPr>
            <w:tcW w:w="18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A2F891" w14:textId="77777777" w:rsidR="00BE486E" w:rsidRPr="00D460BB" w:rsidRDefault="00BE486E" w:rsidP="00D460BB">
            <w:pPr>
              <w:ind w:left="360"/>
              <w:jc w:val="both"/>
              <w:rPr>
                <w:rFonts w:ascii="Segoe UI" w:hAnsi="Segoe UI" w:cs="Segoe UI"/>
                <w:color w:val="333333"/>
              </w:rPr>
            </w:pPr>
            <w:r w:rsidRPr="00D460BB">
              <w:rPr>
                <w:rStyle w:val="Strong"/>
                <w:rFonts w:ascii="Segoe UI" w:hAnsi="Segoe UI" w:cs="Segoe UI"/>
                <w:color w:val="333333"/>
              </w:rPr>
              <w:t>6) pubic static int getLoginTimeout()</w:t>
            </w:r>
          </w:p>
        </w:tc>
        <w:tc>
          <w:tcPr>
            <w:tcW w:w="31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26CCE3" w14:textId="77777777" w:rsidR="00BE486E" w:rsidRPr="00D460BB" w:rsidRDefault="00BE486E" w:rsidP="00D460BB">
            <w:pPr>
              <w:ind w:left="360"/>
              <w:jc w:val="both"/>
              <w:rPr>
                <w:rFonts w:ascii="Segoe UI" w:hAnsi="Segoe UI" w:cs="Segoe UI"/>
                <w:color w:val="333333"/>
              </w:rPr>
            </w:pPr>
            <w:r w:rsidRPr="00D460BB">
              <w:rPr>
                <w:rFonts w:ascii="Segoe UI" w:hAnsi="Segoe UI" w:cs="Segoe UI"/>
                <w:color w:val="333333"/>
              </w:rPr>
              <w:t>The duration of time a driver is allowed to wait in order to establish a connection with the database is returned by this method.</w:t>
            </w:r>
          </w:p>
        </w:tc>
      </w:tr>
      <w:tr w:rsidR="00BE486E" w14:paraId="563BB1DE" w14:textId="77777777" w:rsidTr="00BE486E">
        <w:tc>
          <w:tcPr>
            <w:tcW w:w="18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DE2548" w14:textId="77777777" w:rsidR="00BE486E" w:rsidRPr="00D460BB" w:rsidRDefault="00BE486E" w:rsidP="00D460BB">
            <w:pPr>
              <w:ind w:left="360"/>
              <w:jc w:val="both"/>
              <w:rPr>
                <w:rFonts w:ascii="Segoe UI" w:hAnsi="Segoe UI" w:cs="Segoe UI"/>
                <w:color w:val="333333"/>
              </w:rPr>
            </w:pPr>
            <w:r w:rsidRPr="00D460BB">
              <w:rPr>
                <w:rStyle w:val="Strong"/>
                <w:rFonts w:ascii="Segoe UI" w:hAnsi="Segoe UI" w:cs="Segoe UI"/>
                <w:color w:val="333333"/>
              </w:rPr>
              <w:t>7) pubic static void setLoginTimeout(int sec)</w:t>
            </w:r>
          </w:p>
        </w:tc>
        <w:tc>
          <w:tcPr>
            <w:tcW w:w="31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4911C5" w14:textId="77777777" w:rsidR="00BE486E" w:rsidRPr="00D460BB" w:rsidRDefault="00BE486E" w:rsidP="00D460BB">
            <w:pPr>
              <w:ind w:left="360"/>
              <w:jc w:val="both"/>
              <w:rPr>
                <w:rFonts w:ascii="Segoe UI" w:hAnsi="Segoe UI" w:cs="Segoe UI"/>
                <w:color w:val="333333"/>
              </w:rPr>
            </w:pPr>
            <w:r w:rsidRPr="00D460BB">
              <w:rPr>
                <w:rFonts w:ascii="Segoe UI" w:hAnsi="Segoe UI" w:cs="Segoe UI"/>
                <w:color w:val="333333"/>
              </w:rPr>
              <w:t>The method provides the time in seconds. sec mentioned in the parameter is the maximum time that a driver is allowed to wait in order to establish a connection with the database. If 0 is passed in the parameter of this method, the driver will have to wait infinitely while trying to establish the connection with the database.</w:t>
            </w:r>
          </w:p>
        </w:tc>
      </w:tr>
      <w:tr w:rsidR="00BE486E" w14:paraId="15CCDF04" w14:textId="77777777" w:rsidTr="00BE486E">
        <w:tc>
          <w:tcPr>
            <w:tcW w:w="18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382CA" w14:textId="77777777" w:rsidR="00BE486E" w:rsidRPr="00D460BB" w:rsidRDefault="00BE486E" w:rsidP="00D460BB">
            <w:pPr>
              <w:ind w:left="360"/>
              <w:jc w:val="both"/>
              <w:rPr>
                <w:rFonts w:ascii="Segoe UI" w:hAnsi="Segoe UI" w:cs="Segoe UI"/>
                <w:color w:val="333333"/>
              </w:rPr>
            </w:pPr>
            <w:r w:rsidRPr="00D460BB">
              <w:rPr>
                <w:rStyle w:val="Strong"/>
                <w:rFonts w:ascii="Segoe UI" w:hAnsi="Segoe UI" w:cs="Segoe UI"/>
                <w:color w:val="333333"/>
              </w:rPr>
              <w:t>8) public static Connection getConnection(String URL, Properties prop) throws SQLException</w:t>
            </w:r>
          </w:p>
        </w:tc>
        <w:tc>
          <w:tcPr>
            <w:tcW w:w="31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5D63DD" w14:textId="77777777" w:rsidR="00BE486E" w:rsidRPr="00D460BB" w:rsidRDefault="00BE486E" w:rsidP="00D460BB">
            <w:pPr>
              <w:ind w:left="360"/>
              <w:jc w:val="both"/>
              <w:rPr>
                <w:rFonts w:ascii="Segoe UI" w:hAnsi="Segoe UI" w:cs="Segoe UI"/>
                <w:color w:val="333333"/>
              </w:rPr>
            </w:pPr>
            <w:r w:rsidRPr="00D460BB">
              <w:rPr>
                <w:rFonts w:ascii="Segoe UI" w:hAnsi="Segoe UI" w:cs="Segoe UI"/>
                <w:color w:val="333333"/>
              </w:rPr>
              <w:t>A connection object is returned by this method after creating a connection to the database present at the mentioned URL, which is the first parameter of this method. The second parameter, which is "prop", fetches the authentication details of the database (username and password.). Similar to the other variation of the getConnection() method, this method also throws the SQLException, when the corresponding Driver class of the given database is not registered with the DriverManager.</w:t>
            </w:r>
          </w:p>
        </w:tc>
      </w:tr>
    </w:tbl>
    <w:p w14:paraId="76DF99B8" w14:textId="77777777" w:rsidR="00DE06E9" w:rsidRPr="00313C48" w:rsidRDefault="00DE06E9" w:rsidP="00D460BB">
      <w:pPr>
        <w:pStyle w:val="NoSpacing"/>
        <w:rPr>
          <w:color w:val="6A6A6A"/>
          <w:sz w:val="24"/>
          <w:szCs w:val="24"/>
          <w:lang w:eastAsia="en-IN"/>
        </w:rPr>
      </w:pPr>
    </w:p>
    <w:p w14:paraId="24E92860" w14:textId="77777777" w:rsidR="00DE06E9" w:rsidRPr="00313C48" w:rsidRDefault="00DE06E9" w:rsidP="00D460BB">
      <w:pPr>
        <w:pStyle w:val="NoSpacing"/>
        <w:rPr>
          <w:color w:val="6A6A6A"/>
          <w:sz w:val="24"/>
          <w:szCs w:val="24"/>
          <w:lang w:eastAsia="en-IN"/>
        </w:rPr>
      </w:pPr>
    </w:p>
    <w:p w14:paraId="4530D662" w14:textId="74E77460" w:rsidR="005C6F83" w:rsidRDefault="005C6F83" w:rsidP="00D460BB">
      <w:pPr>
        <w:pStyle w:val="Heading1"/>
        <w:ind w:left="360"/>
        <w:rPr>
          <w:u w:val="single"/>
        </w:rPr>
      </w:pPr>
      <w:r w:rsidRPr="005C6F83">
        <w:rPr>
          <w:u w:val="single"/>
        </w:rPr>
        <w:lastRenderedPageBreak/>
        <w:t>Connection Interface In Jdbc.</w:t>
      </w:r>
    </w:p>
    <w:p w14:paraId="3C210FDB" w14:textId="77777777" w:rsidR="005C6F83" w:rsidRDefault="005C6F83" w:rsidP="00D460BB"/>
    <w:p w14:paraId="07F2B08D" w14:textId="77777777" w:rsidR="005C6F83" w:rsidRDefault="005C6F8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Connection interface</w:t>
      </w:r>
    </w:p>
    <w:p w14:paraId="046BD82F"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A Connection is a session between a Java application and a database. It helps to establish a connection with the database.</w:t>
      </w:r>
    </w:p>
    <w:p w14:paraId="38513713"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The Connection interface is a factory of Statement, PreparedStatement, and DatabaseMetaData, i.e., an object of Connection can be used to get the object of Statement and DatabaseMetaData. The Connection interface provide many methods for transaction management like commit(), rollback(), setAutoCommit(), setTransactionIsolation(), etc.</w:t>
      </w:r>
    </w:p>
    <w:p w14:paraId="1EBAAFFE" w14:textId="77777777" w:rsidR="005C6F83" w:rsidRDefault="005C6F83"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t>By default, connection commits the changes after executing queries.</w:t>
      </w:r>
    </w:p>
    <w:p w14:paraId="7AFE5FD0" w14:textId="77777777" w:rsidR="005C6F83" w:rsidRDefault="005C6F83" w:rsidP="00D460BB">
      <w:pPr>
        <w:pStyle w:val="Heading3"/>
        <w:shd w:val="clear" w:color="auto" w:fill="FFFFFF"/>
        <w:spacing w:line="312" w:lineRule="atLeast"/>
        <w:ind w:left="360"/>
        <w:jc w:val="both"/>
        <w:rPr>
          <w:rFonts w:ascii="Helvetica" w:hAnsi="Helvetica" w:cs="Helvetica"/>
          <w:b/>
          <w:bCs/>
          <w:color w:val="610B4B"/>
          <w:sz w:val="32"/>
          <w:szCs w:val="32"/>
        </w:rPr>
      </w:pPr>
      <w:r>
        <w:rPr>
          <w:rFonts w:ascii="Helvetica" w:hAnsi="Helvetica" w:cs="Helvetica"/>
          <w:b/>
          <w:bCs/>
          <w:color w:val="610B4B"/>
          <w:sz w:val="32"/>
          <w:szCs w:val="32"/>
        </w:rPr>
        <w:t>Commonly used methods of Connection interface:</w:t>
      </w:r>
    </w:p>
    <w:p w14:paraId="0BAEA5C7" w14:textId="6963A329" w:rsidR="005C6F83" w:rsidRDefault="005C6F83" w:rsidP="00D460BB">
      <w:pPr>
        <w:pStyle w:val="NormalWeb"/>
        <w:shd w:val="clear" w:color="auto" w:fill="FFFFFF"/>
        <w:ind w:left="1080"/>
        <w:jc w:val="both"/>
        <w:rPr>
          <w:rFonts w:ascii="Segoe UI" w:hAnsi="Segoe UI" w:cs="Segoe UI"/>
          <w:color w:val="333333"/>
        </w:rPr>
      </w:pPr>
      <w:r>
        <w:rPr>
          <w:rStyle w:val="Strong"/>
          <w:rFonts w:ascii="Segoe UI" w:hAnsi="Segoe UI" w:cs="Segoe UI"/>
          <w:color w:val="333333"/>
        </w:rPr>
        <w:t>public Statement createStatement():</w:t>
      </w:r>
      <w:r>
        <w:rPr>
          <w:rFonts w:ascii="Segoe UI" w:hAnsi="Segoe UI" w:cs="Segoe UI"/>
          <w:color w:val="333333"/>
        </w:rPr>
        <w:t> creates a statement object that can be used to execute SQL queries.</w:t>
      </w:r>
    </w:p>
    <w:p w14:paraId="461A7678" w14:textId="2E774D90" w:rsidR="005C6F83" w:rsidRDefault="005C6F83" w:rsidP="00D460BB">
      <w:pPr>
        <w:pStyle w:val="NormalWeb"/>
        <w:shd w:val="clear" w:color="auto" w:fill="FFFFFF"/>
        <w:ind w:left="1080"/>
        <w:jc w:val="both"/>
        <w:rPr>
          <w:rFonts w:ascii="Segoe UI" w:hAnsi="Segoe UI" w:cs="Segoe UI"/>
          <w:color w:val="333333"/>
        </w:rPr>
      </w:pPr>
      <w:r>
        <w:rPr>
          <w:rStyle w:val="Strong"/>
          <w:rFonts w:ascii="Segoe UI" w:hAnsi="Segoe UI" w:cs="Segoe UI"/>
          <w:color w:val="333333"/>
        </w:rPr>
        <w:t>public Statement createStatement(int resultSetType,int resultSetConcurrency):</w:t>
      </w:r>
      <w:r>
        <w:rPr>
          <w:rFonts w:ascii="Segoe UI" w:hAnsi="Segoe UI" w:cs="Segoe UI"/>
          <w:color w:val="333333"/>
        </w:rPr>
        <w:t> Creates a Statement object that will generate ResultSet objects with the given type and concurrency.</w:t>
      </w:r>
    </w:p>
    <w:p w14:paraId="272C96FD" w14:textId="31E755D8" w:rsidR="005C6F83" w:rsidRDefault="005C6F83" w:rsidP="00D460BB">
      <w:pPr>
        <w:pStyle w:val="NormalWeb"/>
        <w:shd w:val="clear" w:color="auto" w:fill="FFFFFF"/>
        <w:ind w:left="1080"/>
        <w:jc w:val="both"/>
        <w:rPr>
          <w:rFonts w:ascii="Segoe UI" w:hAnsi="Segoe UI" w:cs="Segoe UI"/>
          <w:color w:val="333333"/>
        </w:rPr>
      </w:pPr>
      <w:r>
        <w:rPr>
          <w:rStyle w:val="Strong"/>
          <w:rFonts w:ascii="Segoe UI" w:hAnsi="Segoe UI" w:cs="Segoe UI"/>
          <w:color w:val="333333"/>
        </w:rPr>
        <w:t>public void setAutoCommit(boolean status):</w:t>
      </w:r>
      <w:r>
        <w:rPr>
          <w:rFonts w:ascii="Segoe UI" w:hAnsi="Segoe UI" w:cs="Segoe UI"/>
          <w:color w:val="333333"/>
        </w:rPr>
        <w:t> is used to set the commit status. By default, it is true.</w:t>
      </w:r>
    </w:p>
    <w:p w14:paraId="74A934A3" w14:textId="12D512B8" w:rsidR="005C6F83" w:rsidRDefault="005C6F83" w:rsidP="00D460BB">
      <w:pPr>
        <w:pStyle w:val="NormalWeb"/>
        <w:shd w:val="clear" w:color="auto" w:fill="FFFFFF"/>
        <w:ind w:left="1080"/>
        <w:jc w:val="both"/>
        <w:rPr>
          <w:rFonts w:ascii="Segoe UI" w:hAnsi="Segoe UI" w:cs="Segoe UI"/>
          <w:color w:val="333333"/>
        </w:rPr>
      </w:pPr>
      <w:r>
        <w:rPr>
          <w:rStyle w:val="Strong"/>
          <w:rFonts w:ascii="Segoe UI" w:hAnsi="Segoe UI" w:cs="Segoe UI"/>
          <w:color w:val="333333"/>
        </w:rPr>
        <w:t>public void commit():</w:t>
      </w:r>
      <w:r>
        <w:rPr>
          <w:rFonts w:ascii="Segoe UI" w:hAnsi="Segoe UI" w:cs="Segoe UI"/>
          <w:color w:val="333333"/>
        </w:rPr>
        <w:t> saves the changes made since the previous commit/rollback is permanent.</w:t>
      </w:r>
    </w:p>
    <w:p w14:paraId="1A553971" w14:textId="133BC8C1" w:rsidR="005C6F83" w:rsidRDefault="005C6F83" w:rsidP="00D460BB">
      <w:pPr>
        <w:pStyle w:val="NormalWeb"/>
        <w:shd w:val="clear" w:color="auto" w:fill="FFFFFF"/>
        <w:ind w:left="1080"/>
        <w:jc w:val="both"/>
        <w:rPr>
          <w:rFonts w:ascii="Segoe UI" w:hAnsi="Segoe UI" w:cs="Segoe UI"/>
          <w:color w:val="333333"/>
        </w:rPr>
      </w:pPr>
      <w:r>
        <w:rPr>
          <w:rStyle w:val="Strong"/>
          <w:rFonts w:ascii="Segoe UI" w:hAnsi="Segoe UI" w:cs="Segoe UI"/>
          <w:color w:val="333333"/>
        </w:rPr>
        <w:t>public void rollback():</w:t>
      </w:r>
      <w:r>
        <w:rPr>
          <w:rFonts w:ascii="Segoe UI" w:hAnsi="Segoe UI" w:cs="Segoe UI"/>
          <w:color w:val="333333"/>
        </w:rPr>
        <w:t> Drops all changes made since the previous commit/rollback.</w:t>
      </w:r>
    </w:p>
    <w:p w14:paraId="52897100" w14:textId="77915885" w:rsidR="005C6F83" w:rsidRDefault="005C6F83" w:rsidP="00D460BB">
      <w:pPr>
        <w:pStyle w:val="NormalWeb"/>
        <w:shd w:val="clear" w:color="auto" w:fill="FFFFFF"/>
        <w:ind w:left="1080"/>
        <w:jc w:val="both"/>
        <w:rPr>
          <w:rFonts w:ascii="Segoe UI" w:hAnsi="Segoe UI" w:cs="Segoe UI"/>
          <w:color w:val="333333"/>
        </w:rPr>
      </w:pPr>
      <w:r>
        <w:rPr>
          <w:rStyle w:val="Strong"/>
          <w:rFonts w:ascii="Segoe UI" w:hAnsi="Segoe UI" w:cs="Segoe UI"/>
          <w:color w:val="333333"/>
        </w:rPr>
        <w:t>public void close():</w:t>
      </w:r>
      <w:r>
        <w:rPr>
          <w:rFonts w:ascii="Segoe UI" w:hAnsi="Segoe UI" w:cs="Segoe UI"/>
          <w:color w:val="333333"/>
        </w:rPr>
        <w:t> closes the connection and Releases a JDBC resources immediately.</w:t>
      </w:r>
    </w:p>
    <w:p w14:paraId="7DC0FBBE" w14:textId="77777777" w:rsidR="005C6F83" w:rsidRDefault="005C6F83"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Connection Interface Fields</w:t>
      </w:r>
    </w:p>
    <w:p w14:paraId="6F8693B1"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some common Connection interface constant fields that are present in the Connect interface. These fields specify the isolation level of a transaction.</w:t>
      </w:r>
    </w:p>
    <w:p w14:paraId="18DCEE41" w14:textId="77777777" w:rsidR="005C6F83" w:rsidRDefault="005C6F83"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TRANSACTION_NONE</w:t>
      </w:r>
      <w:r>
        <w:rPr>
          <w:rFonts w:ascii="Segoe UI" w:hAnsi="Segoe UI" w:cs="Segoe UI"/>
          <w:color w:val="333333"/>
        </w:rPr>
        <w:t>: No transaction is supported, and it is indicated by this constant.</w:t>
      </w:r>
    </w:p>
    <w:p w14:paraId="6EACFE50" w14:textId="77777777" w:rsidR="005C6F83" w:rsidRDefault="005C6F83"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lastRenderedPageBreak/>
        <w:t>TRANSACTION_READ_COMMITTED</w:t>
      </w:r>
      <w:r>
        <w:rPr>
          <w:rFonts w:ascii="Segoe UI" w:hAnsi="Segoe UI" w:cs="Segoe UI"/>
          <w:color w:val="333333"/>
        </w:rPr>
        <w:t>: It is a constant which shows that the dirty reads are not allowed. However, phantom reads and non-repeatable reads can occur.</w:t>
      </w:r>
    </w:p>
    <w:p w14:paraId="7DA546EF" w14:textId="77777777" w:rsidR="005C6F83" w:rsidRDefault="005C6F83"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TRANSACTION_READ_UNCOMMITTED</w:t>
      </w:r>
      <w:r>
        <w:rPr>
          <w:rFonts w:ascii="Segoe UI" w:hAnsi="Segoe UI" w:cs="Segoe UI"/>
          <w:color w:val="333333"/>
        </w:rPr>
        <w:t>: It is a constant which shows that dirty reads, non-repeatable reads, and phantom reads can occur.</w:t>
      </w:r>
    </w:p>
    <w:p w14:paraId="489F330A" w14:textId="77777777" w:rsidR="005C6F83" w:rsidRDefault="005C6F83"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TRANSACTION_REPEATABLE_READ</w:t>
      </w:r>
      <w:r>
        <w:rPr>
          <w:rFonts w:ascii="Segoe UI" w:hAnsi="Segoe UI" w:cs="Segoe UI"/>
          <w:color w:val="333333"/>
        </w:rPr>
        <w:t>: It is a constant which shows that the non-repeatable reads and dirty reads are not allowed. However, phantom reads and can occur.</w:t>
      </w:r>
    </w:p>
    <w:p w14:paraId="1E75D5FC" w14:textId="77777777" w:rsidR="005C6F83" w:rsidRDefault="005C6F83"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TRANSACTION_SERIALIZABLE</w:t>
      </w:r>
      <w:r>
        <w:rPr>
          <w:rFonts w:ascii="Segoe UI" w:hAnsi="Segoe UI" w:cs="Segoe UI"/>
          <w:color w:val="333333"/>
        </w:rPr>
        <w:t>: It is a constant which shows that the non-repeatable reads, dirty reads as well as the phantom reads are not allowed.</w:t>
      </w:r>
    </w:p>
    <w:p w14:paraId="299EE5BC" w14:textId="77777777" w:rsidR="005C6F83" w:rsidRPr="00D460BB" w:rsidRDefault="00FE746B" w:rsidP="00D460BB">
      <w:pPr>
        <w:ind w:left="360"/>
        <w:rPr>
          <w:rFonts w:ascii="Times New Roman" w:hAnsi="Times New Roman" w:cs="Times New Roman"/>
        </w:rPr>
      </w:pPr>
      <w:r>
        <w:pict w14:anchorId="6F8622D1">
          <v:rect id="_x0000_i1034" style="width:0;height:.75pt" o:hrstd="t" o:hrnoshade="t" o:hr="t" fillcolor="#d4d4d4" stroked="f"/>
        </w:pict>
      </w:r>
    </w:p>
    <w:p w14:paraId="118A3BD1" w14:textId="77777777" w:rsidR="005C6F83" w:rsidRPr="005C6F83" w:rsidRDefault="005C6F83" w:rsidP="00D460BB"/>
    <w:p w14:paraId="7EE55E12" w14:textId="77777777" w:rsidR="005C6F83" w:rsidRDefault="005C6F83" w:rsidP="00D460BB">
      <w:pPr>
        <w:pStyle w:val="Heading1"/>
        <w:ind w:left="360"/>
        <w:rPr>
          <w:rFonts w:eastAsia="Times New Roman"/>
          <w:u w:val="single"/>
          <w:lang w:eastAsia="en-IN"/>
        </w:rPr>
      </w:pPr>
      <w:r w:rsidRPr="005C6F83">
        <w:rPr>
          <w:rFonts w:eastAsia="Times New Roman"/>
          <w:u w:val="single"/>
          <w:lang w:eastAsia="en-IN"/>
        </w:rPr>
        <w:t>Statement Interface In Jdbc.</w:t>
      </w:r>
    </w:p>
    <w:p w14:paraId="167F1101" w14:textId="77777777" w:rsidR="005C6F83" w:rsidRDefault="005C6F83" w:rsidP="00D460BB">
      <w:pPr>
        <w:rPr>
          <w:lang w:eastAsia="en-IN"/>
        </w:rPr>
      </w:pPr>
    </w:p>
    <w:p w14:paraId="5864D3CE" w14:textId="77777777" w:rsidR="005C6F83" w:rsidRDefault="005C6F8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Statement interface</w:t>
      </w:r>
    </w:p>
    <w:p w14:paraId="2F1E5C01"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Statement interface</w:t>
      </w:r>
      <w:r>
        <w:rPr>
          <w:rFonts w:ascii="Segoe UI" w:hAnsi="Segoe UI" w:cs="Segoe UI"/>
          <w:color w:val="333333"/>
        </w:rPr>
        <w:t> provides methods to execute queries with the database. The statement interface is a factory of ResultSet i.e. it provides factory method to get the object of ResultSet.</w:t>
      </w:r>
    </w:p>
    <w:p w14:paraId="3ABC67DB" w14:textId="77777777" w:rsidR="005C6F83" w:rsidRDefault="005C6F8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Commonly used methods of Statement interface:</w:t>
      </w:r>
    </w:p>
    <w:p w14:paraId="68E92010"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The important methods of Statement interface are as follows:</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5C6F83" w14:paraId="0FF5CCDC" w14:textId="77777777" w:rsidTr="005C6F83">
        <w:trPr>
          <w:tblCellSpacing w:w="15" w:type="dxa"/>
        </w:trPr>
        <w:tc>
          <w:tcPr>
            <w:tcW w:w="0" w:type="auto"/>
            <w:shd w:val="clear" w:color="auto" w:fill="FFFFFF"/>
            <w:vAlign w:val="center"/>
            <w:hideMark/>
          </w:tcPr>
          <w:p w14:paraId="527FE80B" w14:textId="77777777" w:rsidR="005C6F83" w:rsidRPr="00D460BB" w:rsidRDefault="005C6F83" w:rsidP="00D460BB">
            <w:pPr>
              <w:ind w:left="360"/>
              <w:jc w:val="both"/>
              <w:rPr>
                <w:rFonts w:ascii="Segoe UI" w:hAnsi="Segoe UI" w:cs="Segoe UI"/>
                <w:color w:val="333333"/>
              </w:rPr>
            </w:pPr>
            <w:r w:rsidRPr="00D460BB">
              <w:rPr>
                <w:rStyle w:val="Strong"/>
                <w:rFonts w:ascii="Segoe UI" w:hAnsi="Segoe UI" w:cs="Segoe UI"/>
                <w:color w:val="333333"/>
              </w:rPr>
              <w:t>1) public ResultSet executeQuery(String sql):</w:t>
            </w:r>
            <w:r w:rsidRPr="00D460BB">
              <w:rPr>
                <w:rFonts w:ascii="Segoe UI" w:hAnsi="Segoe UI" w:cs="Segoe UI"/>
                <w:color w:val="333333"/>
              </w:rPr>
              <w:t> is used to execute SELECT query. It returns the object of ResultSet.</w:t>
            </w:r>
          </w:p>
        </w:tc>
      </w:tr>
      <w:tr w:rsidR="005C6F83" w14:paraId="756F2892" w14:textId="77777777" w:rsidTr="005C6F83">
        <w:trPr>
          <w:tblCellSpacing w:w="15" w:type="dxa"/>
        </w:trPr>
        <w:tc>
          <w:tcPr>
            <w:tcW w:w="0" w:type="auto"/>
            <w:shd w:val="clear" w:color="auto" w:fill="FFFFFF"/>
            <w:vAlign w:val="center"/>
            <w:hideMark/>
          </w:tcPr>
          <w:p w14:paraId="63C0C5BF" w14:textId="77777777" w:rsidR="005C6F83" w:rsidRPr="00D460BB" w:rsidRDefault="005C6F83" w:rsidP="00D460BB">
            <w:pPr>
              <w:ind w:left="360"/>
              <w:jc w:val="both"/>
              <w:rPr>
                <w:rFonts w:ascii="Segoe UI" w:hAnsi="Segoe UI" w:cs="Segoe UI"/>
                <w:color w:val="333333"/>
              </w:rPr>
            </w:pPr>
            <w:r w:rsidRPr="00D460BB">
              <w:rPr>
                <w:rStyle w:val="Strong"/>
                <w:rFonts w:ascii="Segoe UI" w:hAnsi="Segoe UI" w:cs="Segoe UI"/>
                <w:color w:val="333333"/>
              </w:rPr>
              <w:t>2) public int executeUpdate(String sql):</w:t>
            </w:r>
            <w:r w:rsidRPr="00D460BB">
              <w:rPr>
                <w:rFonts w:ascii="Segoe UI" w:hAnsi="Segoe UI" w:cs="Segoe UI"/>
                <w:color w:val="333333"/>
              </w:rPr>
              <w:t> is used to execute specified query, it may be create, drop, insert, update, delete etc.</w:t>
            </w:r>
          </w:p>
        </w:tc>
      </w:tr>
      <w:tr w:rsidR="005C6F83" w14:paraId="3D3BEC35" w14:textId="77777777" w:rsidTr="005C6F83">
        <w:trPr>
          <w:tblCellSpacing w:w="15" w:type="dxa"/>
        </w:trPr>
        <w:tc>
          <w:tcPr>
            <w:tcW w:w="0" w:type="auto"/>
            <w:shd w:val="clear" w:color="auto" w:fill="FFFFFF"/>
            <w:vAlign w:val="center"/>
            <w:hideMark/>
          </w:tcPr>
          <w:p w14:paraId="4474505E" w14:textId="77777777" w:rsidR="005C6F83" w:rsidRPr="00D460BB" w:rsidRDefault="005C6F83" w:rsidP="00D460BB">
            <w:pPr>
              <w:ind w:left="360"/>
              <w:jc w:val="both"/>
              <w:rPr>
                <w:rFonts w:ascii="Segoe UI" w:hAnsi="Segoe UI" w:cs="Segoe UI"/>
                <w:color w:val="333333"/>
              </w:rPr>
            </w:pPr>
            <w:r w:rsidRPr="00D460BB">
              <w:rPr>
                <w:rStyle w:val="Strong"/>
                <w:rFonts w:ascii="Segoe UI" w:hAnsi="Segoe UI" w:cs="Segoe UI"/>
                <w:color w:val="333333"/>
              </w:rPr>
              <w:t>3) public boolean execute(String sql):</w:t>
            </w:r>
            <w:r w:rsidRPr="00D460BB">
              <w:rPr>
                <w:rFonts w:ascii="Segoe UI" w:hAnsi="Segoe UI" w:cs="Segoe UI"/>
                <w:color w:val="333333"/>
              </w:rPr>
              <w:t> is used to execute queries that may return multiple results.</w:t>
            </w:r>
          </w:p>
        </w:tc>
      </w:tr>
      <w:tr w:rsidR="005C6F83" w14:paraId="6C142062" w14:textId="77777777" w:rsidTr="005C6F83">
        <w:trPr>
          <w:tblCellSpacing w:w="15" w:type="dxa"/>
        </w:trPr>
        <w:tc>
          <w:tcPr>
            <w:tcW w:w="0" w:type="auto"/>
            <w:shd w:val="clear" w:color="auto" w:fill="FFFFFF"/>
            <w:vAlign w:val="center"/>
            <w:hideMark/>
          </w:tcPr>
          <w:p w14:paraId="3EE180B9" w14:textId="77777777" w:rsidR="005C6F83" w:rsidRPr="00D460BB" w:rsidRDefault="005C6F83" w:rsidP="00D460BB">
            <w:pPr>
              <w:ind w:left="360"/>
              <w:jc w:val="both"/>
              <w:rPr>
                <w:rFonts w:ascii="Segoe UI" w:hAnsi="Segoe UI" w:cs="Segoe UI"/>
                <w:color w:val="333333"/>
              </w:rPr>
            </w:pPr>
            <w:r w:rsidRPr="00D460BB">
              <w:rPr>
                <w:rStyle w:val="Strong"/>
                <w:rFonts w:ascii="Segoe UI" w:hAnsi="Segoe UI" w:cs="Segoe UI"/>
                <w:color w:val="333333"/>
              </w:rPr>
              <w:t>4) public int[] executeBatch():</w:t>
            </w:r>
            <w:r w:rsidRPr="00D460BB">
              <w:rPr>
                <w:rFonts w:ascii="Segoe UI" w:hAnsi="Segoe UI" w:cs="Segoe UI"/>
                <w:color w:val="333333"/>
              </w:rPr>
              <w:t> is used to execute batch of commands.</w:t>
            </w:r>
          </w:p>
        </w:tc>
      </w:tr>
    </w:tbl>
    <w:p w14:paraId="5B2B2E03" w14:textId="77777777" w:rsidR="005C6F83" w:rsidRDefault="005C6F8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Example of Statement interface</w:t>
      </w:r>
    </w:p>
    <w:p w14:paraId="2290FDD6"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the simple example of Statement interface to insert, update and delete the record.</w:t>
      </w:r>
    </w:p>
    <w:p w14:paraId="2F66BEEE"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java.sql.*;  </w:t>
      </w:r>
    </w:p>
    <w:p w14:paraId="13B76F2E"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FetchRecord{  </w:t>
      </w:r>
    </w:p>
    <w:p w14:paraId="7F30EC75"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w:t>
      </w:r>
    </w:p>
    <w:p w14:paraId="12EC3FEA"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Class.forName(</w:t>
      </w:r>
      <w:r>
        <w:rPr>
          <w:rStyle w:val="string"/>
          <w:rFonts w:ascii="Segoe UI" w:hAnsi="Segoe UI" w:cs="Segoe UI"/>
          <w:color w:val="0000FF"/>
          <w:bdr w:val="none" w:sz="0" w:space="0" w:color="auto" w:frame="1"/>
        </w:rPr>
        <w:t>"oracle.jdbc.driver.OracleDriver"</w:t>
      </w:r>
      <w:r>
        <w:rPr>
          <w:rFonts w:ascii="Segoe UI" w:hAnsi="Segoe UI" w:cs="Segoe UI"/>
          <w:color w:val="000000"/>
          <w:bdr w:val="none" w:sz="0" w:space="0" w:color="auto" w:frame="1"/>
        </w:rPr>
        <w:t>);  </w:t>
      </w:r>
    </w:p>
    <w:p w14:paraId="0C5CADC8"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Connection con=DriverManager.getConnection(</w:t>
      </w:r>
      <w:r>
        <w:rPr>
          <w:rStyle w:val="string"/>
          <w:rFonts w:ascii="Segoe UI" w:hAnsi="Segoe UI" w:cs="Segoe UI"/>
          <w:color w:val="0000FF"/>
          <w:bdr w:val="none" w:sz="0" w:space="0" w:color="auto" w:frame="1"/>
        </w:rPr>
        <w:t>"jdbc:oracle:thin:@localhost:1521:xe"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5A8386DB"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Statement stmt=con.createStatement();  </w:t>
      </w:r>
    </w:p>
    <w:p w14:paraId="02D9580E"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713B20D" w14:textId="77777777" w:rsidR="005C6F83" w:rsidRDefault="005C6F8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//stmt.executeUpdate("insert into emp765 values(33,'Irfan',50000)");</w:t>
      </w:r>
      <w:r>
        <w:rPr>
          <w:rFonts w:ascii="Segoe UI" w:hAnsi="Segoe UI" w:cs="Segoe UI"/>
          <w:color w:val="000000"/>
          <w:bdr w:val="none" w:sz="0" w:space="0" w:color="auto" w:frame="1"/>
        </w:rPr>
        <w:t>  </w:t>
      </w:r>
    </w:p>
    <w:p w14:paraId="79A299ED"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//int result=stmt.executeUpdate("update emp765 set name='Vimal',salary=10000 where id=33");</w:t>
      </w:r>
      <w:r>
        <w:rPr>
          <w:rFonts w:ascii="Segoe UI" w:hAnsi="Segoe UI" w:cs="Segoe UI"/>
          <w:color w:val="000000"/>
          <w:bdr w:val="none" w:sz="0" w:space="0" w:color="auto" w:frame="1"/>
        </w:rPr>
        <w:t>  </w:t>
      </w:r>
    </w:p>
    <w:p w14:paraId="6DF81DF1"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result=stmt.executeUpdate(</w:t>
      </w:r>
      <w:r>
        <w:rPr>
          <w:rStyle w:val="string"/>
          <w:rFonts w:ascii="Segoe UI" w:hAnsi="Segoe UI" w:cs="Segoe UI"/>
          <w:color w:val="0000FF"/>
          <w:bdr w:val="none" w:sz="0" w:space="0" w:color="auto" w:frame="1"/>
        </w:rPr>
        <w:t>"delete from emp765 where id=33"</w:t>
      </w:r>
      <w:r>
        <w:rPr>
          <w:rFonts w:ascii="Segoe UI" w:hAnsi="Segoe UI" w:cs="Segoe UI"/>
          <w:color w:val="000000"/>
          <w:bdr w:val="none" w:sz="0" w:space="0" w:color="auto" w:frame="1"/>
        </w:rPr>
        <w:t>);  </w:t>
      </w:r>
    </w:p>
    <w:p w14:paraId="62A1A8B3"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System.out.println(result+</w:t>
      </w:r>
      <w:r>
        <w:rPr>
          <w:rStyle w:val="string"/>
          <w:rFonts w:ascii="Segoe UI" w:hAnsi="Segoe UI" w:cs="Segoe UI"/>
          <w:color w:val="0000FF"/>
          <w:bdr w:val="none" w:sz="0" w:space="0" w:color="auto" w:frame="1"/>
        </w:rPr>
        <w:t>" records affected"</w:t>
      </w:r>
      <w:r>
        <w:rPr>
          <w:rFonts w:ascii="Segoe UI" w:hAnsi="Segoe UI" w:cs="Segoe UI"/>
          <w:color w:val="000000"/>
          <w:bdr w:val="none" w:sz="0" w:space="0" w:color="auto" w:frame="1"/>
        </w:rPr>
        <w:t>);  </w:t>
      </w:r>
    </w:p>
    <w:p w14:paraId="6ED1C87F"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con.close();  </w:t>
      </w:r>
    </w:p>
    <w:p w14:paraId="01059871"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1C65C1B" w14:textId="77777777" w:rsidR="005C6F83" w:rsidRDefault="005C6F83" w:rsidP="00D460BB">
      <w:pPr>
        <w:rPr>
          <w:lang w:eastAsia="en-IN"/>
        </w:rPr>
      </w:pPr>
    </w:p>
    <w:p w14:paraId="5FE06F10" w14:textId="77777777" w:rsidR="005C6F83" w:rsidRDefault="005C6F83" w:rsidP="00D460BB">
      <w:pPr>
        <w:pStyle w:val="Heading1"/>
        <w:ind w:left="360"/>
        <w:rPr>
          <w:rFonts w:eastAsia="Times New Roman"/>
          <w:u w:val="single"/>
          <w:lang w:eastAsia="en-IN"/>
        </w:rPr>
      </w:pPr>
      <w:r w:rsidRPr="005C6F83">
        <w:rPr>
          <w:rFonts w:eastAsia="Times New Roman"/>
          <w:u w:val="single"/>
          <w:lang w:eastAsia="en-IN"/>
        </w:rPr>
        <w:t>ResultSet Interface Jdbc.</w:t>
      </w:r>
    </w:p>
    <w:p w14:paraId="72B0C373" w14:textId="77777777" w:rsidR="005C6F83" w:rsidRDefault="005C6F83" w:rsidP="00D460BB">
      <w:pPr>
        <w:rPr>
          <w:lang w:eastAsia="en-IN"/>
        </w:rPr>
      </w:pPr>
    </w:p>
    <w:p w14:paraId="401AD55F"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The object of ResultSet maintains a cursor pointing to a row of a table. Initially, cursor points to before the first row.</w:t>
      </w:r>
    </w:p>
    <w:p w14:paraId="60787FBE" w14:textId="77777777" w:rsidR="005C6F83" w:rsidRDefault="005C6F83"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t>By default, ResultSet object can be moved forward only and it is not updatable.</w:t>
      </w:r>
    </w:p>
    <w:p w14:paraId="09C97AE3"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But we can make this object to move forward and backward direction by passing either TYPE_SCROLL_INSENSITIVE or TYPE_SCROLL_SENSITIVE in createStatement(int,int) method as well as we can make this object as updatable by:</w:t>
      </w:r>
    </w:p>
    <w:p w14:paraId="117C084C"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Statement stmt = con.createStatement(ResultSet.TYPE_SCROLL_INSENSITIVE,  </w:t>
      </w:r>
    </w:p>
    <w:p w14:paraId="5E56F711"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ResultSet.CONCUR_UPDATABLE);  </w:t>
      </w:r>
    </w:p>
    <w:p w14:paraId="49512E80" w14:textId="77777777" w:rsidR="005C6F83" w:rsidRDefault="005C6F8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Commonly used methods of ResultSet interface</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93"/>
        <w:gridCol w:w="5973"/>
      </w:tblGrid>
      <w:tr w:rsidR="005C6F83" w14:paraId="5E82652D" w14:textId="77777777" w:rsidTr="005C6F83">
        <w:tc>
          <w:tcPr>
            <w:tcW w:w="177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71D0D9" w14:textId="77777777" w:rsidR="005C6F83" w:rsidRPr="00D460BB" w:rsidRDefault="005C6F83" w:rsidP="00D460BB">
            <w:pPr>
              <w:ind w:left="360"/>
              <w:jc w:val="both"/>
              <w:rPr>
                <w:rFonts w:ascii="Segoe UI" w:hAnsi="Segoe UI" w:cs="Segoe UI"/>
                <w:color w:val="333333"/>
                <w:sz w:val="24"/>
                <w:szCs w:val="24"/>
              </w:rPr>
            </w:pPr>
            <w:r w:rsidRPr="00D460BB">
              <w:rPr>
                <w:rStyle w:val="Strong"/>
                <w:rFonts w:ascii="Segoe UI" w:hAnsi="Segoe UI" w:cs="Segoe UI"/>
                <w:color w:val="333333"/>
              </w:rPr>
              <w:t>1) public boolean next():</w:t>
            </w:r>
          </w:p>
        </w:tc>
        <w:tc>
          <w:tcPr>
            <w:tcW w:w="322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65E156" w14:textId="77777777" w:rsidR="005C6F83" w:rsidRPr="00D460BB" w:rsidRDefault="005C6F83" w:rsidP="00D460BB">
            <w:pPr>
              <w:ind w:left="360"/>
              <w:jc w:val="both"/>
              <w:rPr>
                <w:rFonts w:ascii="Segoe UI" w:hAnsi="Segoe UI" w:cs="Segoe UI"/>
                <w:color w:val="333333"/>
              </w:rPr>
            </w:pPr>
            <w:r w:rsidRPr="00D460BB">
              <w:rPr>
                <w:rFonts w:ascii="Segoe UI" w:hAnsi="Segoe UI" w:cs="Segoe UI"/>
                <w:color w:val="333333"/>
              </w:rPr>
              <w:t>is used to move the cursor to the one row next from the current position.</w:t>
            </w:r>
          </w:p>
        </w:tc>
      </w:tr>
      <w:tr w:rsidR="005C6F83" w14:paraId="213D9D71" w14:textId="77777777" w:rsidTr="005C6F83">
        <w:tc>
          <w:tcPr>
            <w:tcW w:w="17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704D62" w14:textId="77777777" w:rsidR="005C6F83" w:rsidRPr="00D460BB" w:rsidRDefault="005C6F83" w:rsidP="00D460BB">
            <w:pPr>
              <w:ind w:left="360"/>
              <w:jc w:val="both"/>
              <w:rPr>
                <w:rFonts w:ascii="Segoe UI" w:hAnsi="Segoe UI" w:cs="Segoe UI"/>
                <w:color w:val="333333"/>
              </w:rPr>
            </w:pPr>
            <w:r w:rsidRPr="00D460BB">
              <w:rPr>
                <w:rStyle w:val="Strong"/>
                <w:rFonts w:ascii="Segoe UI" w:hAnsi="Segoe UI" w:cs="Segoe UI"/>
                <w:color w:val="333333"/>
              </w:rPr>
              <w:t>2) public boolean previous():</w:t>
            </w:r>
          </w:p>
        </w:tc>
        <w:tc>
          <w:tcPr>
            <w:tcW w:w="322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5580DE" w14:textId="77777777" w:rsidR="005C6F83" w:rsidRPr="00D460BB" w:rsidRDefault="005C6F83" w:rsidP="00D460BB">
            <w:pPr>
              <w:ind w:left="360"/>
              <w:jc w:val="both"/>
              <w:rPr>
                <w:rFonts w:ascii="Segoe UI" w:hAnsi="Segoe UI" w:cs="Segoe UI"/>
                <w:color w:val="333333"/>
              </w:rPr>
            </w:pPr>
            <w:r w:rsidRPr="00D460BB">
              <w:rPr>
                <w:rFonts w:ascii="Segoe UI" w:hAnsi="Segoe UI" w:cs="Segoe UI"/>
                <w:color w:val="333333"/>
              </w:rPr>
              <w:t>is used to move the cursor to the one row previous from the current position.</w:t>
            </w:r>
          </w:p>
        </w:tc>
      </w:tr>
      <w:tr w:rsidR="005C6F83" w14:paraId="6F0D9933" w14:textId="77777777" w:rsidTr="005C6F83">
        <w:tc>
          <w:tcPr>
            <w:tcW w:w="177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CDB4E4" w14:textId="77777777" w:rsidR="005C6F83" w:rsidRPr="00D460BB" w:rsidRDefault="005C6F83" w:rsidP="00D460BB">
            <w:pPr>
              <w:ind w:left="360"/>
              <w:jc w:val="both"/>
              <w:rPr>
                <w:rFonts w:ascii="Segoe UI" w:hAnsi="Segoe UI" w:cs="Segoe UI"/>
                <w:color w:val="333333"/>
              </w:rPr>
            </w:pPr>
            <w:r w:rsidRPr="00D460BB">
              <w:rPr>
                <w:rStyle w:val="Strong"/>
                <w:rFonts w:ascii="Segoe UI" w:hAnsi="Segoe UI" w:cs="Segoe UI"/>
                <w:color w:val="333333"/>
              </w:rPr>
              <w:t>3) public boolean first():</w:t>
            </w:r>
          </w:p>
        </w:tc>
        <w:tc>
          <w:tcPr>
            <w:tcW w:w="322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A17B8D" w14:textId="77777777" w:rsidR="005C6F83" w:rsidRPr="00D460BB" w:rsidRDefault="005C6F83" w:rsidP="00D460BB">
            <w:pPr>
              <w:ind w:left="360"/>
              <w:jc w:val="both"/>
              <w:rPr>
                <w:rFonts w:ascii="Segoe UI" w:hAnsi="Segoe UI" w:cs="Segoe UI"/>
                <w:color w:val="333333"/>
              </w:rPr>
            </w:pPr>
            <w:r w:rsidRPr="00D460BB">
              <w:rPr>
                <w:rFonts w:ascii="Segoe UI" w:hAnsi="Segoe UI" w:cs="Segoe UI"/>
                <w:color w:val="333333"/>
              </w:rPr>
              <w:t xml:space="preserve">is used to move the cursor to the first row in result set </w:t>
            </w:r>
            <w:r w:rsidRPr="00D460BB">
              <w:rPr>
                <w:rFonts w:ascii="Segoe UI" w:hAnsi="Segoe UI" w:cs="Segoe UI"/>
                <w:color w:val="333333"/>
              </w:rPr>
              <w:lastRenderedPageBreak/>
              <w:t>object.</w:t>
            </w:r>
          </w:p>
        </w:tc>
      </w:tr>
      <w:tr w:rsidR="005C6F83" w14:paraId="336E703D" w14:textId="77777777" w:rsidTr="005C6F83">
        <w:tc>
          <w:tcPr>
            <w:tcW w:w="17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BB3694" w14:textId="77777777" w:rsidR="005C6F83" w:rsidRPr="00D460BB" w:rsidRDefault="005C6F83" w:rsidP="00D460BB">
            <w:pPr>
              <w:ind w:left="360"/>
              <w:jc w:val="both"/>
              <w:rPr>
                <w:rFonts w:ascii="Segoe UI" w:hAnsi="Segoe UI" w:cs="Segoe UI"/>
                <w:color w:val="333333"/>
              </w:rPr>
            </w:pPr>
            <w:r w:rsidRPr="00D460BB">
              <w:rPr>
                <w:rStyle w:val="Strong"/>
                <w:rFonts w:ascii="Segoe UI" w:hAnsi="Segoe UI" w:cs="Segoe UI"/>
                <w:color w:val="333333"/>
              </w:rPr>
              <w:lastRenderedPageBreak/>
              <w:t>4) public boolean last():</w:t>
            </w:r>
          </w:p>
        </w:tc>
        <w:tc>
          <w:tcPr>
            <w:tcW w:w="322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29D21C" w14:textId="77777777" w:rsidR="005C6F83" w:rsidRPr="00D460BB" w:rsidRDefault="005C6F83" w:rsidP="00D460BB">
            <w:pPr>
              <w:ind w:left="360"/>
              <w:jc w:val="both"/>
              <w:rPr>
                <w:rFonts w:ascii="Segoe UI" w:hAnsi="Segoe UI" w:cs="Segoe UI"/>
                <w:color w:val="333333"/>
              </w:rPr>
            </w:pPr>
            <w:r w:rsidRPr="00D460BB">
              <w:rPr>
                <w:rFonts w:ascii="Segoe UI" w:hAnsi="Segoe UI" w:cs="Segoe UI"/>
                <w:color w:val="333333"/>
              </w:rPr>
              <w:t>is used to move the cursor to the last row in result set object.</w:t>
            </w:r>
          </w:p>
        </w:tc>
      </w:tr>
      <w:tr w:rsidR="005C6F83" w14:paraId="1555E8A1" w14:textId="77777777" w:rsidTr="005C6F83">
        <w:tc>
          <w:tcPr>
            <w:tcW w:w="177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D49580" w14:textId="77777777" w:rsidR="005C6F83" w:rsidRPr="00D460BB" w:rsidRDefault="005C6F83" w:rsidP="00D460BB">
            <w:pPr>
              <w:ind w:left="360"/>
              <w:jc w:val="both"/>
              <w:rPr>
                <w:rFonts w:ascii="Segoe UI" w:hAnsi="Segoe UI" w:cs="Segoe UI"/>
                <w:color w:val="333333"/>
              </w:rPr>
            </w:pPr>
            <w:r w:rsidRPr="00D460BB">
              <w:rPr>
                <w:rStyle w:val="Strong"/>
                <w:rFonts w:ascii="Segoe UI" w:hAnsi="Segoe UI" w:cs="Segoe UI"/>
                <w:color w:val="333333"/>
              </w:rPr>
              <w:t>5) public boolean absolute(int row):</w:t>
            </w:r>
          </w:p>
        </w:tc>
        <w:tc>
          <w:tcPr>
            <w:tcW w:w="322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7811F7" w14:textId="77777777" w:rsidR="005C6F83" w:rsidRPr="00D460BB" w:rsidRDefault="005C6F83" w:rsidP="00D460BB">
            <w:pPr>
              <w:ind w:left="360"/>
              <w:jc w:val="both"/>
              <w:rPr>
                <w:rFonts w:ascii="Segoe UI" w:hAnsi="Segoe UI" w:cs="Segoe UI"/>
                <w:color w:val="333333"/>
              </w:rPr>
            </w:pPr>
            <w:r w:rsidRPr="00D460BB">
              <w:rPr>
                <w:rFonts w:ascii="Segoe UI" w:hAnsi="Segoe UI" w:cs="Segoe UI"/>
                <w:color w:val="333333"/>
              </w:rPr>
              <w:t>is used to move the cursor to the specified row number in the ResultSet object.</w:t>
            </w:r>
          </w:p>
        </w:tc>
      </w:tr>
      <w:tr w:rsidR="005C6F83" w14:paraId="3169949A" w14:textId="77777777" w:rsidTr="005C6F83">
        <w:tc>
          <w:tcPr>
            <w:tcW w:w="17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CA2F4C" w14:textId="77777777" w:rsidR="005C6F83" w:rsidRPr="00D460BB" w:rsidRDefault="005C6F83" w:rsidP="00D460BB">
            <w:pPr>
              <w:ind w:left="360"/>
              <w:jc w:val="both"/>
              <w:rPr>
                <w:rFonts w:ascii="Segoe UI" w:hAnsi="Segoe UI" w:cs="Segoe UI"/>
                <w:color w:val="333333"/>
              </w:rPr>
            </w:pPr>
            <w:r w:rsidRPr="00D460BB">
              <w:rPr>
                <w:rStyle w:val="Strong"/>
                <w:rFonts w:ascii="Segoe UI" w:hAnsi="Segoe UI" w:cs="Segoe UI"/>
                <w:color w:val="333333"/>
              </w:rPr>
              <w:t>6) public boolean relative(int row):</w:t>
            </w:r>
          </w:p>
        </w:tc>
        <w:tc>
          <w:tcPr>
            <w:tcW w:w="322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85430A" w14:textId="77777777" w:rsidR="005C6F83" w:rsidRPr="00D460BB" w:rsidRDefault="005C6F83" w:rsidP="00D460BB">
            <w:pPr>
              <w:ind w:left="360"/>
              <w:jc w:val="both"/>
              <w:rPr>
                <w:rFonts w:ascii="Segoe UI" w:hAnsi="Segoe UI" w:cs="Segoe UI"/>
                <w:color w:val="333333"/>
              </w:rPr>
            </w:pPr>
            <w:r w:rsidRPr="00D460BB">
              <w:rPr>
                <w:rFonts w:ascii="Segoe UI" w:hAnsi="Segoe UI" w:cs="Segoe UI"/>
                <w:color w:val="333333"/>
              </w:rPr>
              <w:t>is used to move the cursor to the relative row number in the ResultSet object, it may be positive or negative.</w:t>
            </w:r>
          </w:p>
        </w:tc>
      </w:tr>
      <w:tr w:rsidR="005C6F83" w14:paraId="33F2AA89" w14:textId="77777777" w:rsidTr="005C6F83">
        <w:tc>
          <w:tcPr>
            <w:tcW w:w="177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7693BD" w14:textId="77777777" w:rsidR="005C6F83" w:rsidRPr="00D460BB" w:rsidRDefault="005C6F83" w:rsidP="00D460BB">
            <w:pPr>
              <w:ind w:left="360"/>
              <w:jc w:val="both"/>
              <w:rPr>
                <w:rFonts w:ascii="Segoe UI" w:hAnsi="Segoe UI" w:cs="Segoe UI"/>
                <w:color w:val="333333"/>
              </w:rPr>
            </w:pPr>
            <w:r w:rsidRPr="00D460BB">
              <w:rPr>
                <w:rStyle w:val="Strong"/>
                <w:rFonts w:ascii="Segoe UI" w:hAnsi="Segoe UI" w:cs="Segoe UI"/>
                <w:color w:val="333333"/>
              </w:rPr>
              <w:t>7) public int getInt(int columnIndex):</w:t>
            </w:r>
          </w:p>
        </w:tc>
        <w:tc>
          <w:tcPr>
            <w:tcW w:w="322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0E918C" w14:textId="77777777" w:rsidR="005C6F83" w:rsidRPr="00D460BB" w:rsidRDefault="005C6F83" w:rsidP="00D460BB">
            <w:pPr>
              <w:ind w:left="360"/>
              <w:jc w:val="both"/>
              <w:rPr>
                <w:rFonts w:ascii="Segoe UI" w:hAnsi="Segoe UI" w:cs="Segoe UI"/>
                <w:color w:val="333333"/>
              </w:rPr>
            </w:pPr>
            <w:r w:rsidRPr="00D460BB">
              <w:rPr>
                <w:rFonts w:ascii="Segoe UI" w:hAnsi="Segoe UI" w:cs="Segoe UI"/>
                <w:color w:val="333333"/>
              </w:rPr>
              <w:t>is used to return the data of specified column index of the current row as int.</w:t>
            </w:r>
          </w:p>
        </w:tc>
      </w:tr>
      <w:tr w:rsidR="005C6F83" w14:paraId="1F3D5AC2" w14:textId="77777777" w:rsidTr="005C6F83">
        <w:tc>
          <w:tcPr>
            <w:tcW w:w="17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851B37" w14:textId="77777777" w:rsidR="005C6F83" w:rsidRPr="00D460BB" w:rsidRDefault="005C6F83" w:rsidP="00D460BB">
            <w:pPr>
              <w:ind w:left="360"/>
              <w:jc w:val="both"/>
              <w:rPr>
                <w:rFonts w:ascii="Segoe UI" w:hAnsi="Segoe UI" w:cs="Segoe UI"/>
                <w:color w:val="333333"/>
              </w:rPr>
            </w:pPr>
            <w:r w:rsidRPr="00D460BB">
              <w:rPr>
                <w:rStyle w:val="Strong"/>
                <w:rFonts w:ascii="Segoe UI" w:hAnsi="Segoe UI" w:cs="Segoe UI"/>
                <w:color w:val="333333"/>
              </w:rPr>
              <w:t>8) public int getInt(String columnName):</w:t>
            </w:r>
          </w:p>
        </w:tc>
        <w:tc>
          <w:tcPr>
            <w:tcW w:w="322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71F7D4" w14:textId="77777777" w:rsidR="005C6F83" w:rsidRPr="00D460BB" w:rsidRDefault="005C6F83" w:rsidP="00D460BB">
            <w:pPr>
              <w:ind w:left="360"/>
              <w:jc w:val="both"/>
              <w:rPr>
                <w:rFonts w:ascii="Segoe UI" w:hAnsi="Segoe UI" w:cs="Segoe UI"/>
                <w:color w:val="333333"/>
              </w:rPr>
            </w:pPr>
            <w:r w:rsidRPr="00D460BB">
              <w:rPr>
                <w:rFonts w:ascii="Segoe UI" w:hAnsi="Segoe UI" w:cs="Segoe UI"/>
                <w:color w:val="333333"/>
              </w:rPr>
              <w:t>is used to return the data of specified column name of the current row as int.</w:t>
            </w:r>
          </w:p>
        </w:tc>
      </w:tr>
      <w:tr w:rsidR="005C6F83" w14:paraId="5BA7D74F" w14:textId="77777777" w:rsidTr="005C6F83">
        <w:tc>
          <w:tcPr>
            <w:tcW w:w="177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CF76AF" w14:textId="77777777" w:rsidR="005C6F83" w:rsidRPr="00D460BB" w:rsidRDefault="005C6F83" w:rsidP="00D460BB">
            <w:pPr>
              <w:ind w:left="360"/>
              <w:jc w:val="both"/>
              <w:rPr>
                <w:rFonts w:ascii="Segoe UI" w:hAnsi="Segoe UI" w:cs="Segoe UI"/>
                <w:color w:val="333333"/>
              </w:rPr>
            </w:pPr>
            <w:r w:rsidRPr="00D460BB">
              <w:rPr>
                <w:rStyle w:val="Strong"/>
                <w:rFonts w:ascii="Segoe UI" w:hAnsi="Segoe UI" w:cs="Segoe UI"/>
                <w:color w:val="333333"/>
              </w:rPr>
              <w:t>9) public String getString(int columnIndex):</w:t>
            </w:r>
          </w:p>
        </w:tc>
        <w:tc>
          <w:tcPr>
            <w:tcW w:w="322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08BF83" w14:textId="77777777" w:rsidR="005C6F83" w:rsidRPr="00D460BB" w:rsidRDefault="005C6F83" w:rsidP="00D460BB">
            <w:pPr>
              <w:ind w:left="360"/>
              <w:jc w:val="both"/>
              <w:rPr>
                <w:rFonts w:ascii="Segoe UI" w:hAnsi="Segoe UI" w:cs="Segoe UI"/>
                <w:color w:val="333333"/>
              </w:rPr>
            </w:pPr>
            <w:r w:rsidRPr="00D460BB">
              <w:rPr>
                <w:rFonts w:ascii="Segoe UI" w:hAnsi="Segoe UI" w:cs="Segoe UI"/>
                <w:color w:val="333333"/>
              </w:rPr>
              <w:t>is used to return the data of specified column index of the current row as String.</w:t>
            </w:r>
          </w:p>
        </w:tc>
      </w:tr>
      <w:tr w:rsidR="005C6F83" w14:paraId="0992C07D" w14:textId="77777777" w:rsidTr="005C6F83">
        <w:tc>
          <w:tcPr>
            <w:tcW w:w="17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FBDFEB" w14:textId="77777777" w:rsidR="005C6F83" w:rsidRPr="00D460BB" w:rsidRDefault="005C6F83" w:rsidP="00D460BB">
            <w:pPr>
              <w:ind w:left="360"/>
              <w:jc w:val="both"/>
              <w:rPr>
                <w:rFonts w:ascii="Segoe UI" w:hAnsi="Segoe UI" w:cs="Segoe UI"/>
                <w:color w:val="333333"/>
              </w:rPr>
            </w:pPr>
            <w:r w:rsidRPr="00D460BB">
              <w:rPr>
                <w:rStyle w:val="Strong"/>
                <w:rFonts w:ascii="Segoe UI" w:hAnsi="Segoe UI" w:cs="Segoe UI"/>
                <w:color w:val="333333"/>
              </w:rPr>
              <w:t>10) public String getString(String columnName):</w:t>
            </w:r>
          </w:p>
        </w:tc>
        <w:tc>
          <w:tcPr>
            <w:tcW w:w="322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CA1BA0" w14:textId="77777777" w:rsidR="005C6F83" w:rsidRPr="00D460BB" w:rsidRDefault="005C6F83" w:rsidP="00D460BB">
            <w:pPr>
              <w:ind w:left="360"/>
              <w:jc w:val="both"/>
              <w:rPr>
                <w:rFonts w:ascii="Segoe UI" w:hAnsi="Segoe UI" w:cs="Segoe UI"/>
                <w:color w:val="333333"/>
              </w:rPr>
            </w:pPr>
            <w:r w:rsidRPr="00D460BB">
              <w:rPr>
                <w:rFonts w:ascii="Segoe UI" w:hAnsi="Segoe UI" w:cs="Segoe UI"/>
                <w:color w:val="333333"/>
              </w:rPr>
              <w:t>is used to return the data of specified column name of the current row as String.</w:t>
            </w:r>
          </w:p>
        </w:tc>
      </w:tr>
    </w:tbl>
    <w:p w14:paraId="5DEF3C72" w14:textId="77777777" w:rsidR="005C6F83" w:rsidRDefault="005C6F8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Example of Scrollable ResultSet</w:t>
      </w:r>
    </w:p>
    <w:p w14:paraId="3DEED4BB"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the simple example of ResultSet interface to retrieve the data of 3rd row.</w:t>
      </w:r>
    </w:p>
    <w:p w14:paraId="0E63D251"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java.sql.*;  </w:t>
      </w:r>
    </w:p>
    <w:p w14:paraId="268832BD"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FetchRecord{  </w:t>
      </w:r>
    </w:p>
    <w:p w14:paraId="520F30CF"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w:t>
      </w:r>
    </w:p>
    <w:p w14:paraId="2BD05F39"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3E1E85E"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Class.forName(</w:t>
      </w:r>
      <w:r>
        <w:rPr>
          <w:rStyle w:val="string"/>
          <w:rFonts w:ascii="Segoe UI" w:hAnsi="Segoe UI" w:cs="Segoe UI"/>
          <w:color w:val="0000FF"/>
          <w:bdr w:val="none" w:sz="0" w:space="0" w:color="auto" w:frame="1"/>
        </w:rPr>
        <w:t>"oracle.jdbc.driver.OracleDriver"</w:t>
      </w:r>
      <w:r>
        <w:rPr>
          <w:rFonts w:ascii="Segoe UI" w:hAnsi="Segoe UI" w:cs="Segoe UI"/>
          <w:color w:val="000000"/>
          <w:bdr w:val="none" w:sz="0" w:space="0" w:color="auto" w:frame="1"/>
        </w:rPr>
        <w:t>);  </w:t>
      </w:r>
    </w:p>
    <w:p w14:paraId="3C9C561C"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Connection con=DriverManager.getConnection(</w:t>
      </w:r>
      <w:r>
        <w:rPr>
          <w:rStyle w:val="string"/>
          <w:rFonts w:ascii="Segoe UI" w:hAnsi="Segoe UI" w:cs="Segoe UI"/>
          <w:color w:val="0000FF"/>
          <w:bdr w:val="none" w:sz="0" w:space="0" w:color="auto" w:frame="1"/>
        </w:rPr>
        <w:t>"jdbc:oracle:thin:@localhost:1521:xe"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54A042AB"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Statement stmt=con.createStatement(ResultSet.TYPE_SCROLL_SENSITIVE,ResultSet.CONCUR_UPDATABLE);  </w:t>
      </w:r>
    </w:p>
    <w:p w14:paraId="232A7370"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ResultSet rs=stmt.executeQuery(</w:t>
      </w:r>
      <w:r>
        <w:rPr>
          <w:rStyle w:val="string"/>
          <w:rFonts w:ascii="Segoe UI" w:hAnsi="Segoe UI" w:cs="Segoe UI"/>
          <w:color w:val="0000FF"/>
          <w:bdr w:val="none" w:sz="0" w:space="0" w:color="auto" w:frame="1"/>
        </w:rPr>
        <w:t>"select * from emp765"</w:t>
      </w:r>
      <w:r>
        <w:rPr>
          <w:rFonts w:ascii="Segoe UI" w:hAnsi="Segoe UI" w:cs="Segoe UI"/>
          <w:color w:val="000000"/>
          <w:bdr w:val="none" w:sz="0" w:space="0" w:color="auto" w:frame="1"/>
        </w:rPr>
        <w:t>);  </w:t>
      </w:r>
    </w:p>
    <w:p w14:paraId="2E9B56F2"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186351CA" w14:textId="77777777" w:rsidR="005C6F83" w:rsidRDefault="005C6F8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//getting the record of 3rd row</w:t>
      </w:r>
      <w:r>
        <w:rPr>
          <w:rFonts w:ascii="Segoe UI" w:hAnsi="Segoe UI" w:cs="Segoe UI"/>
          <w:color w:val="000000"/>
          <w:bdr w:val="none" w:sz="0" w:space="0" w:color="auto" w:frame="1"/>
        </w:rPr>
        <w:t>  </w:t>
      </w:r>
    </w:p>
    <w:p w14:paraId="35457DFD"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rs.absolute(</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5FF10F3"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System.out.println(rs.getString(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+rs.getString(</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+rs.getString(</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653A2366"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26CFA31"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con.close();  </w:t>
      </w:r>
    </w:p>
    <w:p w14:paraId="29C6E020"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CB86D07" w14:textId="77777777" w:rsidR="005C6F83" w:rsidRPr="005C6F83" w:rsidRDefault="005C6F83" w:rsidP="00D460BB">
      <w:pPr>
        <w:rPr>
          <w:lang w:eastAsia="en-IN"/>
        </w:rPr>
      </w:pPr>
    </w:p>
    <w:p w14:paraId="5FF0318E" w14:textId="77777777" w:rsidR="005C6F83" w:rsidRDefault="005C6F83" w:rsidP="00D460BB">
      <w:pPr>
        <w:rPr>
          <w:lang w:eastAsia="en-IN"/>
        </w:rPr>
      </w:pPr>
    </w:p>
    <w:p w14:paraId="14D0E400" w14:textId="77777777" w:rsidR="005C6F83" w:rsidRDefault="005C6F83" w:rsidP="00D460BB">
      <w:pPr>
        <w:pStyle w:val="Heading1"/>
        <w:ind w:left="360"/>
        <w:rPr>
          <w:rFonts w:eastAsia="Times New Roman"/>
          <w:u w:val="single"/>
          <w:lang w:eastAsia="en-IN"/>
        </w:rPr>
      </w:pPr>
      <w:r w:rsidRPr="005C6F83">
        <w:rPr>
          <w:rFonts w:eastAsia="Times New Roman"/>
          <w:u w:val="single"/>
          <w:lang w:eastAsia="en-IN"/>
        </w:rPr>
        <w:t>DatabaseMetaData In Jdbc</w:t>
      </w:r>
    </w:p>
    <w:p w14:paraId="7B73CE87" w14:textId="77777777" w:rsidR="005C6F83" w:rsidRDefault="005C6F83" w:rsidP="00D460BB">
      <w:pPr>
        <w:rPr>
          <w:lang w:eastAsia="en-IN"/>
        </w:rPr>
      </w:pPr>
    </w:p>
    <w:p w14:paraId="0EA1821B" w14:textId="77777777" w:rsidR="005C6F83" w:rsidRDefault="005C6F8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Java DatabaseMetaData interface</w:t>
      </w:r>
    </w:p>
    <w:p w14:paraId="6508F4B6"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DatabaseMetaData interface provides methods to get meta data of a database such as database product name, database product version, driver name, name of total number of tables, name of total number of views etc.</w:t>
      </w:r>
    </w:p>
    <w:p w14:paraId="23A0DF15" w14:textId="77777777" w:rsidR="005C6F83" w:rsidRDefault="005C6F83"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Commonly used methods of DatabaseMetaData interface</w:t>
      </w:r>
    </w:p>
    <w:p w14:paraId="4A40E0DD" w14:textId="77777777" w:rsidR="005C6F83" w:rsidRDefault="005C6F83"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public String getDriverName()throws SQLException: </w:t>
      </w:r>
      <w:r>
        <w:rPr>
          <w:rFonts w:ascii="Segoe UI" w:hAnsi="Segoe UI" w:cs="Segoe UI"/>
          <w:color w:val="000000"/>
        </w:rPr>
        <w:t>it returns the name of the JDBC driver.</w:t>
      </w:r>
    </w:p>
    <w:p w14:paraId="35FF483E" w14:textId="77777777" w:rsidR="005C6F83" w:rsidRDefault="005C6F8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getDriverVersion()throws SQLException: </w:t>
      </w:r>
      <w:r>
        <w:rPr>
          <w:rFonts w:ascii="Segoe UI" w:hAnsi="Segoe UI" w:cs="Segoe UI"/>
          <w:color w:val="000000"/>
        </w:rPr>
        <w:t>it returns the version number of the JDBC driver.</w:t>
      </w:r>
    </w:p>
    <w:p w14:paraId="1D8330B7" w14:textId="77777777" w:rsidR="005C6F83" w:rsidRDefault="005C6F8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getUserName()throws SQLException: </w:t>
      </w:r>
      <w:r>
        <w:rPr>
          <w:rFonts w:ascii="Segoe UI" w:hAnsi="Segoe UI" w:cs="Segoe UI"/>
          <w:color w:val="000000"/>
        </w:rPr>
        <w:t>it returns the username of the database.</w:t>
      </w:r>
    </w:p>
    <w:p w14:paraId="4CF0AD2E" w14:textId="77777777" w:rsidR="005C6F83" w:rsidRDefault="005C6F8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getDatabaseProductName()throws SQLException: </w:t>
      </w:r>
      <w:r>
        <w:rPr>
          <w:rFonts w:ascii="Segoe UI" w:hAnsi="Segoe UI" w:cs="Segoe UI"/>
          <w:color w:val="000000"/>
        </w:rPr>
        <w:t>it returns the product name of the database.</w:t>
      </w:r>
    </w:p>
    <w:p w14:paraId="4830893D" w14:textId="77777777" w:rsidR="005C6F83" w:rsidRDefault="005C6F8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getDatabaseProductVersion()throws SQLException: </w:t>
      </w:r>
      <w:r>
        <w:rPr>
          <w:rFonts w:ascii="Segoe UI" w:hAnsi="Segoe UI" w:cs="Segoe UI"/>
          <w:color w:val="000000"/>
        </w:rPr>
        <w:t>it returns the product version of the database.</w:t>
      </w:r>
    </w:p>
    <w:p w14:paraId="090DC699" w14:textId="77777777" w:rsidR="005C6F83" w:rsidRDefault="005C6F8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ResultSet getTables(String catalog, String schemaPattern, String tableNamePattern, String[] types)throws SQLException: </w:t>
      </w:r>
      <w:r>
        <w:rPr>
          <w:rFonts w:ascii="Segoe UI" w:hAnsi="Segoe UI" w:cs="Segoe UI"/>
          <w:color w:val="000000"/>
        </w:rPr>
        <w:t xml:space="preserve">it returns the description of </w:t>
      </w:r>
      <w:r>
        <w:rPr>
          <w:rFonts w:ascii="Segoe UI" w:hAnsi="Segoe UI" w:cs="Segoe UI"/>
          <w:color w:val="000000"/>
        </w:rPr>
        <w:lastRenderedPageBreak/>
        <w:t>the tables of the specified catalog. The table type can be TABLE, VIEW, ALIAS, SYSTEM TABLE, SYNONYM etc.</w:t>
      </w:r>
    </w:p>
    <w:p w14:paraId="7088A276" w14:textId="77777777" w:rsidR="005C6F83" w:rsidRDefault="005C6F8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How to get the object of DatabaseMetaData:</w:t>
      </w:r>
    </w:p>
    <w:p w14:paraId="44CD82A0"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The getMetaData() method of Connection interface returns the object of DatabaseMetaData. Syntax:</w:t>
      </w:r>
    </w:p>
    <w:p w14:paraId="1B191469"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DatabaseMetaData getMetaData()</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2C30C348" w14:textId="77777777" w:rsidR="005C6F83" w:rsidRPr="00D460BB" w:rsidRDefault="00FE746B" w:rsidP="00D460BB">
      <w:pPr>
        <w:ind w:left="360"/>
        <w:rPr>
          <w:rFonts w:ascii="Times New Roman" w:hAnsi="Times New Roman" w:cs="Times New Roman"/>
        </w:rPr>
      </w:pPr>
      <w:r>
        <w:pict w14:anchorId="69F1A9E4">
          <v:rect id="_x0000_i1035" style="width:0;height:.75pt" o:hrstd="t" o:hrnoshade="t" o:hr="t" fillcolor="#d4d4d4" stroked="f"/>
        </w:pict>
      </w:r>
    </w:p>
    <w:p w14:paraId="65C07167" w14:textId="77777777" w:rsidR="005C6F83" w:rsidRDefault="005C6F8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Simple Example of DatabaseMetaData interface :</w:t>
      </w:r>
    </w:p>
    <w:p w14:paraId="22CB6ADD"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java.sql.*;  </w:t>
      </w:r>
    </w:p>
    <w:p w14:paraId="70CF7015"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Dbmd{  </w:t>
      </w:r>
    </w:p>
    <w:p w14:paraId="610BC0A0"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AE9A2A7"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1011A30F"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Class.forName(</w:t>
      </w:r>
      <w:r>
        <w:rPr>
          <w:rStyle w:val="string"/>
          <w:rFonts w:ascii="Segoe UI" w:hAnsi="Segoe UI" w:cs="Segoe UI"/>
          <w:color w:val="0000FF"/>
          <w:bdr w:val="none" w:sz="0" w:space="0" w:color="auto" w:frame="1"/>
        </w:rPr>
        <w:t>"oracle.jdbc.driver.OracleDriver"</w:t>
      </w:r>
      <w:r>
        <w:rPr>
          <w:rFonts w:ascii="Segoe UI" w:hAnsi="Segoe UI" w:cs="Segoe UI"/>
          <w:color w:val="000000"/>
          <w:bdr w:val="none" w:sz="0" w:space="0" w:color="auto" w:frame="1"/>
        </w:rPr>
        <w:t>);  </w:t>
      </w:r>
    </w:p>
    <w:p w14:paraId="0FA92761"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7587F2A"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Connection con=DriverManager.getConnection(  </w:t>
      </w:r>
    </w:p>
    <w:p w14:paraId="491360AC" w14:textId="77777777" w:rsidR="005C6F83" w:rsidRDefault="005C6F83" w:rsidP="00D460BB">
      <w:pPr>
        <w:spacing w:after="0" w:line="375" w:lineRule="atLeast"/>
        <w:ind w:left="360"/>
        <w:jc w:val="both"/>
        <w:rPr>
          <w:rFonts w:ascii="Segoe UI" w:hAnsi="Segoe UI" w:cs="Segoe UI"/>
          <w:color w:val="000000"/>
        </w:rPr>
      </w:pPr>
      <w:r>
        <w:rPr>
          <w:rStyle w:val="string"/>
          <w:rFonts w:ascii="Segoe UI" w:hAnsi="Segoe UI" w:cs="Segoe UI"/>
          <w:color w:val="0000FF"/>
          <w:bdr w:val="none" w:sz="0" w:space="0" w:color="auto" w:frame="1"/>
        </w:rPr>
        <w:t>"jdbc:oracle:thin:@localhost:1521:xe"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07708E57"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DatabaseMetaData dbmd=con.getMetaData();  </w:t>
      </w:r>
    </w:p>
    <w:p w14:paraId="041149A5"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642EE99"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"Driver Name: "</w:t>
      </w:r>
      <w:r>
        <w:rPr>
          <w:rFonts w:ascii="Segoe UI" w:hAnsi="Segoe UI" w:cs="Segoe UI"/>
          <w:color w:val="000000"/>
          <w:bdr w:val="none" w:sz="0" w:space="0" w:color="auto" w:frame="1"/>
        </w:rPr>
        <w:t>+dbmd.getDriverName());  </w:t>
      </w:r>
    </w:p>
    <w:p w14:paraId="70C82B23"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"Driver Version: "</w:t>
      </w:r>
      <w:r>
        <w:rPr>
          <w:rFonts w:ascii="Segoe UI" w:hAnsi="Segoe UI" w:cs="Segoe UI"/>
          <w:color w:val="000000"/>
          <w:bdr w:val="none" w:sz="0" w:space="0" w:color="auto" w:frame="1"/>
        </w:rPr>
        <w:t>+dbmd.getDriverVersion());  </w:t>
      </w:r>
    </w:p>
    <w:p w14:paraId="4A2BC976"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"UserName: "</w:t>
      </w:r>
      <w:r>
        <w:rPr>
          <w:rFonts w:ascii="Segoe UI" w:hAnsi="Segoe UI" w:cs="Segoe UI"/>
          <w:color w:val="000000"/>
          <w:bdr w:val="none" w:sz="0" w:space="0" w:color="auto" w:frame="1"/>
        </w:rPr>
        <w:t>+dbmd.getUserName());  </w:t>
      </w:r>
    </w:p>
    <w:p w14:paraId="0CDC9581"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"Database Product Name: "</w:t>
      </w:r>
      <w:r>
        <w:rPr>
          <w:rFonts w:ascii="Segoe UI" w:hAnsi="Segoe UI" w:cs="Segoe UI"/>
          <w:color w:val="000000"/>
          <w:bdr w:val="none" w:sz="0" w:space="0" w:color="auto" w:frame="1"/>
        </w:rPr>
        <w:t>+dbmd.getDatabaseProductName());  </w:t>
      </w:r>
    </w:p>
    <w:p w14:paraId="05601CFB"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"Database Product Version: "</w:t>
      </w:r>
      <w:r>
        <w:rPr>
          <w:rFonts w:ascii="Segoe UI" w:hAnsi="Segoe UI" w:cs="Segoe UI"/>
          <w:color w:val="000000"/>
          <w:bdr w:val="none" w:sz="0" w:space="0" w:color="auto" w:frame="1"/>
        </w:rPr>
        <w:t>+dbmd.getDatabaseProductVersion());  </w:t>
      </w:r>
    </w:p>
    <w:p w14:paraId="5344759D"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460FD3A"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con.close();  </w:t>
      </w:r>
    </w:p>
    <w:p w14:paraId="17DF50D8"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(Exception e){ System.out.println(e);}  </w:t>
      </w:r>
    </w:p>
    <w:p w14:paraId="6D2D3FD7"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BF6FEFB"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DA0E855" w14:textId="77777777" w:rsidR="005C6F83" w:rsidRDefault="005C6F83" w:rsidP="00D460BB">
      <w:pPr>
        <w:pStyle w:val="HTMLPreformatted"/>
        <w:shd w:val="clear" w:color="auto" w:fill="EEEEEE"/>
        <w:ind w:left="360"/>
        <w:jc w:val="both"/>
        <w:rPr>
          <w:color w:val="535559"/>
        </w:rPr>
      </w:pPr>
      <w:r>
        <w:rPr>
          <w:color w:val="535559"/>
        </w:rPr>
        <w:t>Output:Driver Name: Oracle JDBC Driver</w:t>
      </w:r>
    </w:p>
    <w:p w14:paraId="30FDD62D" w14:textId="4579FEFF" w:rsidR="005C6F83" w:rsidRDefault="005C6F83" w:rsidP="00D460BB">
      <w:pPr>
        <w:pStyle w:val="HTMLPreformatted"/>
        <w:shd w:val="clear" w:color="auto" w:fill="EEEEEE"/>
        <w:ind w:left="1080"/>
        <w:jc w:val="both"/>
        <w:rPr>
          <w:color w:val="535559"/>
        </w:rPr>
      </w:pPr>
      <w:r>
        <w:rPr>
          <w:color w:val="535559"/>
        </w:rPr>
        <w:t>Driver Version: 10.2.0.1.0XE</w:t>
      </w:r>
    </w:p>
    <w:p w14:paraId="150E5943" w14:textId="74384F5B" w:rsidR="005C6F83" w:rsidRDefault="005C6F83" w:rsidP="00D460BB">
      <w:pPr>
        <w:pStyle w:val="HTMLPreformatted"/>
        <w:shd w:val="clear" w:color="auto" w:fill="EEEEEE"/>
        <w:ind w:left="1080"/>
        <w:jc w:val="both"/>
        <w:rPr>
          <w:color w:val="535559"/>
        </w:rPr>
      </w:pPr>
      <w:r>
        <w:rPr>
          <w:color w:val="535559"/>
        </w:rPr>
        <w:t>Database Product Name: Oracle</w:t>
      </w:r>
    </w:p>
    <w:p w14:paraId="62831BCE" w14:textId="2F494448" w:rsidR="005C6F83" w:rsidRDefault="005C6F83" w:rsidP="00D460BB">
      <w:pPr>
        <w:pStyle w:val="HTMLPreformatted"/>
        <w:shd w:val="clear" w:color="auto" w:fill="EEEEEE"/>
        <w:ind w:left="1080"/>
        <w:jc w:val="both"/>
        <w:rPr>
          <w:color w:val="535559"/>
        </w:rPr>
      </w:pPr>
      <w:r>
        <w:rPr>
          <w:color w:val="535559"/>
        </w:rPr>
        <w:t>Database Product Version: Oracle Database 10g Express Edition</w:t>
      </w:r>
    </w:p>
    <w:p w14:paraId="5ACE9E14" w14:textId="28CD3920" w:rsidR="005C6F83" w:rsidRDefault="005C6F83" w:rsidP="00D460BB">
      <w:pPr>
        <w:pStyle w:val="HTMLPreformatted"/>
        <w:shd w:val="clear" w:color="auto" w:fill="EEEEEE"/>
        <w:ind w:left="3960"/>
        <w:jc w:val="both"/>
        <w:rPr>
          <w:color w:val="535559"/>
        </w:rPr>
      </w:pPr>
      <w:r>
        <w:rPr>
          <w:color w:val="535559"/>
        </w:rPr>
        <w:t>Release 10.2.0.1.0 -Production</w:t>
      </w:r>
    </w:p>
    <w:p w14:paraId="03787A05" w14:textId="77777777" w:rsidR="005C6F83" w:rsidRPr="00D460BB" w:rsidRDefault="00FE746B" w:rsidP="00D460BB">
      <w:pPr>
        <w:ind w:left="360"/>
        <w:rPr>
          <w:rFonts w:ascii="Times New Roman" w:hAnsi="Times New Roman" w:cs="Times New Roman"/>
        </w:rPr>
      </w:pPr>
      <w:r>
        <w:pict w14:anchorId="770F6FF5">
          <v:rect id="_x0000_i1036" style="width:0;height:.75pt" o:hrstd="t" o:hrnoshade="t" o:hr="t" fillcolor="#d4d4d4" stroked="f"/>
        </w:pict>
      </w:r>
    </w:p>
    <w:p w14:paraId="3FEDB69B" w14:textId="77777777" w:rsidR="005C6F83" w:rsidRDefault="005C6F8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lastRenderedPageBreak/>
        <w:t>Example of DatabaseMetaData interface that prints total number of tables :</w:t>
      </w:r>
    </w:p>
    <w:p w14:paraId="1D833945"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java.sql.*;  </w:t>
      </w:r>
    </w:p>
    <w:p w14:paraId="4E38C131"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Dbmd2{  </w:t>
      </w:r>
    </w:p>
    <w:p w14:paraId="72584652"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F8EA99B"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5F0D75D9"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Class.forName(</w:t>
      </w:r>
      <w:r>
        <w:rPr>
          <w:rStyle w:val="string"/>
          <w:rFonts w:ascii="Segoe UI" w:hAnsi="Segoe UI" w:cs="Segoe UI"/>
          <w:color w:val="0000FF"/>
          <w:bdr w:val="none" w:sz="0" w:space="0" w:color="auto" w:frame="1"/>
        </w:rPr>
        <w:t>"oracle.jdbc.driver.OracleDriver"</w:t>
      </w:r>
      <w:r>
        <w:rPr>
          <w:rFonts w:ascii="Segoe UI" w:hAnsi="Segoe UI" w:cs="Segoe UI"/>
          <w:color w:val="000000"/>
          <w:bdr w:val="none" w:sz="0" w:space="0" w:color="auto" w:frame="1"/>
        </w:rPr>
        <w:t>);  </w:t>
      </w:r>
    </w:p>
    <w:p w14:paraId="226EFE2B"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7198686"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Connection con=DriverManager.getConnection(  </w:t>
      </w:r>
    </w:p>
    <w:p w14:paraId="494A806C" w14:textId="77777777" w:rsidR="005C6F83" w:rsidRDefault="005C6F83" w:rsidP="00D460BB">
      <w:pPr>
        <w:spacing w:after="0" w:line="375" w:lineRule="atLeast"/>
        <w:ind w:left="360"/>
        <w:jc w:val="both"/>
        <w:rPr>
          <w:rFonts w:ascii="Segoe UI" w:hAnsi="Segoe UI" w:cs="Segoe UI"/>
          <w:color w:val="000000"/>
        </w:rPr>
      </w:pPr>
      <w:r>
        <w:rPr>
          <w:rStyle w:val="string"/>
          <w:rFonts w:ascii="Segoe UI" w:hAnsi="Segoe UI" w:cs="Segoe UI"/>
          <w:color w:val="0000FF"/>
          <w:bdr w:val="none" w:sz="0" w:space="0" w:color="auto" w:frame="1"/>
        </w:rPr>
        <w:t>"jdbc:oracle:thin:@localhost:1521:xe"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4A2D7C7C"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E0D854D"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DatabaseMetaData dbmd=con.getMetaData();  </w:t>
      </w:r>
    </w:p>
    <w:p w14:paraId="77BFB628"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String table[]={</w:t>
      </w:r>
      <w:r>
        <w:rPr>
          <w:rStyle w:val="string"/>
          <w:rFonts w:ascii="Segoe UI" w:hAnsi="Segoe UI" w:cs="Segoe UI"/>
          <w:color w:val="0000FF"/>
          <w:bdr w:val="none" w:sz="0" w:space="0" w:color="auto" w:frame="1"/>
        </w:rPr>
        <w:t>"TABLE"</w:t>
      </w:r>
      <w:r>
        <w:rPr>
          <w:rFonts w:ascii="Segoe UI" w:hAnsi="Segoe UI" w:cs="Segoe UI"/>
          <w:color w:val="000000"/>
          <w:bdr w:val="none" w:sz="0" w:space="0" w:color="auto" w:frame="1"/>
        </w:rPr>
        <w:t>};  </w:t>
      </w:r>
    </w:p>
    <w:p w14:paraId="10BC1EE9"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ResultSet rs=dbmd.getTables(</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,table);  </w:t>
      </w:r>
    </w:p>
    <w:p w14:paraId="1BFA8639"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4FBE74F"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(rs.next()){  </w:t>
      </w:r>
    </w:p>
    <w:p w14:paraId="7EE5C126"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System.out.println(rs.getString(</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  </w:t>
      </w:r>
    </w:p>
    <w:p w14:paraId="4F2FCDF5"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7FD1348"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2D9A4D8"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con.close();  </w:t>
      </w:r>
    </w:p>
    <w:p w14:paraId="3295DDB1"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A66A65E"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(Exception e){ System.out.println(e);}  </w:t>
      </w:r>
    </w:p>
    <w:p w14:paraId="0F09408A"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0FDA02F"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CF711CD"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6502FAA" w14:textId="77777777" w:rsidR="005C6F83" w:rsidRPr="00D460BB" w:rsidRDefault="00FE746B" w:rsidP="00D460BB">
      <w:pPr>
        <w:ind w:left="360"/>
        <w:rPr>
          <w:rFonts w:ascii="Times New Roman" w:hAnsi="Times New Roman" w:cs="Times New Roman"/>
        </w:rPr>
      </w:pPr>
      <w:r>
        <w:pict w14:anchorId="26470BEE">
          <v:rect id="_x0000_i1037" style="width:0;height:.75pt" o:hrstd="t" o:hrnoshade="t" o:hr="t" fillcolor="#d4d4d4" stroked="f"/>
        </w:pict>
      </w:r>
    </w:p>
    <w:p w14:paraId="7D4170EF" w14:textId="77777777" w:rsidR="005C6F83" w:rsidRDefault="005C6F8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Example of DatabaseMetaData interface that prints total number of views :</w:t>
      </w:r>
    </w:p>
    <w:p w14:paraId="52967B7B"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java.sql.*;  </w:t>
      </w:r>
    </w:p>
    <w:p w14:paraId="720C04DB"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Dbmd3{  </w:t>
      </w:r>
    </w:p>
    <w:p w14:paraId="52234A55"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EE773A0"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004B8550"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Class.forName(</w:t>
      </w:r>
      <w:r>
        <w:rPr>
          <w:rStyle w:val="string"/>
          <w:rFonts w:ascii="Segoe UI" w:hAnsi="Segoe UI" w:cs="Segoe UI"/>
          <w:color w:val="0000FF"/>
          <w:bdr w:val="none" w:sz="0" w:space="0" w:color="auto" w:frame="1"/>
        </w:rPr>
        <w:t>"oracle.jdbc.driver.OracleDriver"</w:t>
      </w:r>
      <w:r>
        <w:rPr>
          <w:rFonts w:ascii="Segoe UI" w:hAnsi="Segoe UI" w:cs="Segoe UI"/>
          <w:color w:val="000000"/>
          <w:bdr w:val="none" w:sz="0" w:space="0" w:color="auto" w:frame="1"/>
        </w:rPr>
        <w:t>);  </w:t>
      </w:r>
    </w:p>
    <w:p w14:paraId="6C460CC6"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6650968"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Connection con=DriverManager.getConnection(  </w:t>
      </w:r>
    </w:p>
    <w:p w14:paraId="7D26BE35" w14:textId="77777777" w:rsidR="005C6F83" w:rsidRDefault="005C6F83" w:rsidP="00D460BB">
      <w:pPr>
        <w:spacing w:after="0" w:line="375" w:lineRule="atLeast"/>
        <w:ind w:left="360"/>
        <w:jc w:val="both"/>
        <w:rPr>
          <w:rFonts w:ascii="Segoe UI" w:hAnsi="Segoe UI" w:cs="Segoe UI"/>
          <w:color w:val="000000"/>
        </w:rPr>
      </w:pPr>
      <w:r>
        <w:rPr>
          <w:rStyle w:val="string"/>
          <w:rFonts w:ascii="Segoe UI" w:hAnsi="Segoe UI" w:cs="Segoe UI"/>
          <w:color w:val="0000FF"/>
          <w:bdr w:val="none" w:sz="0" w:space="0" w:color="auto" w:frame="1"/>
        </w:rPr>
        <w:t>"jdbc:oracle:thin:@localhost:1521:xe"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525BF8E1"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D67B2DF"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DatabaseMetaData dbmd=con.getMetaData();  </w:t>
      </w:r>
    </w:p>
    <w:p w14:paraId="7E45D466"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String table[]={</w:t>
      </w:r>
      <w:r>
        <w:rPr>
          <w:rStyle w:val="string"/>
          <w:rFonts w:ascii="Segoe UI" w:hAnsi="Segoe UI" w:cs="Segoe UI"/>
          <w:color w:val="0000FF"/>
          <w:bdr w:val="none" w:sz="0" w:space="0" w:color="auto" w:frame="1"/>
        </w:rPr>
        <w:t>"VIEW"</w:t>
      </w:r>
      <w:r>
        <w:rPr>
          <w:rFonts w:ascii="Segoe UI" w:hAnsi="Segoe UI" w:cs="Segoe UI"/>
          <w:color w:val="000000"/>
          <w:bdr w:val="none" w:sz="0" w:space="0" w:color="auto" w:frame="1"/>
        </w:rPr>
        <w:t>};  </w:t>
      </w:r>
    </w:p>
    <w:p w14:paraId="57F24085"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ResultSet rs=dbmd.getTables(</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,table);  </w:t>
      </w:r>
    </w:p>
    <w:p w14:paraId="03A204B6"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99B7E26"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(rs.next()){  </w:t>
      </w:r>
    </w:p>
    <w:p w14:paraId="5D43754F"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System.out.println(rs.getString(</w:t>
      </w:r>
      <w:r>
        <w:rPr>
          <w:rStyle w:val="number"/>
          <w:rFonts w:ascii="Segoe UI" w:eastAsiaTheme="majorEastAsia" w:hAnsi="Segoe UI" w:cs="Segoe UI"/>
          <w:color w:val="C00000"/>
          <w:bdr w:val="none" w:sz="0" w:space="0" w:color="auto" w:frame="1"/>
        </w:rPr>
        <w:t>3</w:t>
      </w:r>
      <w:r>
        <w:rPr>
          <w:rFonts w:ascii="Segoe UI" w:hAnsi="Segoe UI" w:cs="Segoe UI"/>
          <w:color w:val="000000"/>
          <w:bdr w:val="none" w:sz="0" w:space="0" w:color="auto" w:frame="1"/>
        </w:rPr>
        <w:t>));  </w:t>
      </w:r>
    </w:p>
    <w:p w14:paraId="7FF83B20"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1013C40"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7714661"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con.close();  </w:t>
      </w:r>
    </w:p>
    <w:p w14:paraId="2FA5DD11"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91EA940"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(Exception e){ System.out.println(e);}  </w:t>
      </w:r>
    </w:p>
    <w:p w14:paraId="784FA814"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2F0116F"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ED9A710"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4BF461F" w14:textId="77777777" w:rsidR="005C6F83" w:rsidRDefault="005C6F83" w:rsidP="00D460BB">
      <w:pPr>
        <w:rPr>
          <w:lang w:eastAsia="en-IN"/>
        </w:rPr>
      </w:pPr>
    </w:p>
    <w:p w14:paraId="578D6E6A" w14:textId="77777777" w:rsidR="005C6F83" w:rsidRDefault="005C6F83" w:rsidP="00D460BB">
      <w:pPr>
        <w:rPr>
          <w:lang w:eastAsia="en-IN"/>
        </w:rPr>
      </w:pPr>
    </w:p>
    <w:p w14:paraId="5B97EA2D" w14:textId="77777777" w:rsidR="005C6F83" w:rsidRDefault="005C6F83" w:rsidP="00D460BB">
      <w:pPr>
        <w:pStyle w:val="Heading1"/>
        <w:ind w:left="360"/>
        <w:rPr>
          <w:rFonts w:eastAsia="Times New Roman"/>
          <w:u w:val="single"/>
          <w:lang w:eastAsia="en-IN"/>
        </w:rPr>
      </w:pPr>
      <w:r w:rsidRPr="005C6F83">
        <w:rPr>
          <w:rFonts w:eastAsia="Times New Roman"/>
          <w:u w:val="single"/>
          <w:lang w:eastAsia="en-IN"/>
        </w:rPr>
        <w:t>Storing Image In Jdbc.</w:t>
      </w:r>
    </w:p>
    <w:p w14:paraId="0D1DC556" w14:textId="77777777" w:rsidR="005C6F83" w:rsidRDefault="005C6F83" w:rsidP="00D460BB">
      <w:pPr>
        <w:rPr>
          <w:lang w:eastAsia="en-IN"/>
        </w:rPr>
      </w:pPr>
    </w:p>
    <w:p w14:paraId="637D4DA8" w14:textId="77777777" w:rsidR="005C6F83" w:rsidRDefault="005C6F8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Example to store image in Oracle database</w:t>
      </w:r>
    </w:p>
    <w:p w14:paraId="59190D95"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You can store images in the database in java by the help of </w:t>
      </w:r>
      <w:r>
        <w:rPr>
          <w:rFonts w:ascii="Segoe UI" w:hAnsi="Segoe UI" w:cs="Segoe UI"/>
          <w:b/>
          <w:bCs/>
          <w:color w:val="333333"/>
        </w:rPr>
        <w:t>PreparedStatement</w:t>
      </w:r>
      <w:r>
        <w:rPr>
          <w:rFonts w:ascii="Segoe UI" w:hAnsi="Segoe UI" w:cs="Segoe UI"/>
          <w:color w:val="333333"/>
        </w:rPr>
        <w:t> interface.</w:t>
      </w:r>
    </w:p>
    <w:p w14:paraId="312AE805"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setBinaryStream()</w:t>
      </w:r>
      <w:r>
        <w:rPr>
          <w:rFonts w:ascii="Segoe UI" w:hAnsi="Segoe UI" w:cs="Segoe UI"/>
          <w:color w:val="333333"/>
        </w:rPr>
        <w:t> method of PreparedStatement is used to set Binary information into the parameterIndex.</w:t>
      </w:r>
    </w:p>
    <w:p w14:paraId="5613C7F4" w14:textId="77777777" w:rsidR="005C6F83" w:rsidRDefault="005C6F8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Signature of setBinaryStream method</w:t>
      </w:r>
    </w:p>
    <w:p w14:paraId="4FEAC810"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The syntax of setBinaryStream() method is given below:</w:t>
      </w:r>
    </w:p>
    <w:p w14:paraId="7D09E147"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setBinaryStream(</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paramIndex,InputStream stream)  </w:t>
      </w:r>
    </w:p>
    <w:p w14:paraId="7F146E54"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4DD9915D"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setBinaryStream(</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paramIndex,InputStream stream,</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length)  </w:t>
      </w:r>
    </w:p>
    <w:p w14:paraId="2EAA7893"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5CE0666F"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For storing image into the database, BLOB (Binary Large Object) datatype is used in the table. For example:</w:t>
      </w:r>
    </w:p>
    <w:p w14:paraId="27C691A8"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CREATE TABLE  </w:t>
      </w:r>
      <w:r>
        <w:rPr>
          <w:rStyle w:val="string"/>
          <w:rFonts w:ascii="Segoe UI" w:hAnsi="Segoe UI" w:cs="Segoe UI"/>
          <w:color w:val="0000FF"/>
          <w:bdr w:val="none" w:sz="0" w:space="0" w:color="auto" w:frame="1"/>
        </w:rPr>
        <w:t>"IMGTABLE"</w:t>
      </w:r>
      <w:r>
        <w:rPr>
          <w:rFonts w:ascii="Segoe UI" w:hAnsi="Segoe UI" w:cs="Segoe UI"/>
          <w:color w:val="000000"/>
          <w:bdr w:val="none" w:sz="0" w:space="0" w:color="auto" w:frame="1"/>
        </w:rPr>
        <w:t>   </w:t>
      </w:r>
    </w:p>
    <w:p w14:paraId="07CEB200"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VARCHAR2(</w:t>
      </w:r>
      <w:r>
        <w:rPr>
          <w:rStyle w:val="number"/>
          <w:rFonts w:ascii="Segoe UI" w:hAnsi="Segoe UI" w:cs="Segoe UI"/>
          <w:color w:val="C00000"/>
          <w:bdr w:val="none" w:sz="0" w:space="0" w:color="auto" w:frame="1"/>
        </w:rPr>
        <w:t>4000</w:t>
      </w:r>
      <w:r>
        <w:rPr>
          <w:rFonts w:ascii="Segoe UI" w:hAnsi="Segoe UI" w:cs="Segoe UI"/>
          <w:color w:val="000000"/>
          <w:bdr w:val="none" w:sz="0" w:space="0" w:color="auto" w:frame="1"/>
        </w:rPr>
        <w:t>),   </w:t>
      </w:r>
    </w:p>
    <w:p w14:paraId="1F8F66EB"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"PHOTO"</w:t>
      </w:r>
      <w:r>
        <w:rPr>
          <w:rFonts w:ascii="Segoe UI" w:hAnsi="Segoe UI" w:cs="Segoe UI"/>
          <w:color w:val="000000"/>
          <w:bdr w:val="none" w:sz="0" w:space="0" w:color="auto" w:frame="1"/>
        </w:rPr>
        <w:t> BLOB  </w:t>
      </w:r>
    </w:p>
    <w:p w14:paraId="5B6C12B2"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C1621E3"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81ED888"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Let's write the jdbc code to store the image in the database. Here we are using d:\\d.jpg for the location of image. You can change it according to the image location.</w:t>
      </w:r>
    </w:p>
    <w:p w14:paraId="3265B5CB" w14:textId="77777777" w:rsidR="005C6F83" w:rsidRDefault="005C6F83"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Java Example to store image in the database</w:t>
      </w:r>
    </w:p>
    <w:p w14:paraId="02FC052A"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java.sql.*;  </w:t>
      </w:r>
    </w:p>
    <w:p w14:paraId="195EDCA0"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67429ABA"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InsertImage {  </w:t>
      </w:r>
    </w:p>
    <w:p w14:paraId="0136AFAF"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14:paraId="29FE8572"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24523B16"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Class.forName(</w:t>
      </w:r>
      <w:r>
        <w:rPr>
          <w:rStyle w:val="string"/>
          <w:rFonts w:ascii="Segoe UI" w:hAnsi="Segoe UI" w:cs="Segoe UI"/>
          <w:color w:val="0000FF"/>
          <w:bdr w:val="none" w:sz="0" w:space="0" w:color="auto" w:frame="1"/>
        </w:rPr>
        <w:t>"oracle.jdbc.driver.OracleDriver"</w:t>
      </w:r>
      <w:r>
        <w:rPr>
          <w:rFonts w:ascii="Segoe UI" w:hAnsi="Segoe UI" w:cs="Segoe UI"/>
          <w:color w:val="000000"/>
          <w:bdr w:val="none" w:sz="0" w:space="0" w:color="auto" w:frame="1"/>
        </w:rPr>
        <w:t>);  </w:t>
      </w:r>
    </w:p>
    <w:p w14:paraId="01B183B7"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Connection con=DriverManager.getConnection(  </w:t>
      </w:r>
    </w:p>
    <w:p w14:paraId="1216AE9B" w14:textId="77777777" w:rsidR="005C6F83" w:rsidRDefault="005C6F83" w:rsidP="00D460BB">
      <w:pPr>
        <w:spacing w:after="0" w:line="375" w:lineRule="atLeast"/>
        <w:ind w:left="360"/>
        <w:jc w:val="both"/>
        <w:rPr>
          <w:rFonts w:ascii="Segoe UI" w:hAnsi="Segoe UI" w:cs="Segoe UI"/>
          <w:color w:val="000000"/>
        </w:rPr>
      </w:pPr>
      <w:r>
        <w:rPr>
          <w:rStyle w:val="string"/>
          <w:rFonts w:ascii="Segoe UI" w:hAnsi="Segoe UI" w:cs="Segoe UI"/>
          <w:color w:val="0000FF"/>
          <w:bdr w:val="none" w:sz="0" w:space="0" w:color="auto" w:frame="1"/>
        </w:rPr>
        <w:t>"jdbc:oracle:thin:@localhost:1521:xe"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0B35251A"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0DD0C6F"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PreparedStatement ps=con.prepareStatement(</w:t>
      </w:r>
      <w:r>
        <w:rPr>
          <w:rStyle w:val="string"/>
          <w:rFonts w:ascii="Segoe UI" w:hAnsi="Segoe UI" w:cs="Segoe UI"/>
          <w:color w:val="0000FF"/>
          <w:bdr w:val="none" w:sz="0" w:space="0" w:color="auto" w:frame="1"/>
        </w:rPr>
        <w:t>"insert into imgtable values(?,?)"</w:t>
      </w:r>
      <w:r>
        <w:rPr>
          <w:rFonts w:ascii="Segoe UI" w:hAnsi="Segoe UI" w:cs="Segoe UI"/>
          <w:color w:val="000000"/>
          <w:bdr w:val="none" w:sz="0" w:space="0" w:color="auto" w:frame="1"/>
        </w:rPr>
        <w:t>);  </w:t>
      </w:r>
    </w:p>
    <w:p w14:paraId="0B32C014"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ps.setString(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"sonoo"</w:t>
      </w:r>
      <w:r>
        <w:rPr>
          <w:rFonts w:ascii="Segoe UI" w:hAnsi="Segoe UI" w:cs="Segoe UI"/>
          <w:color w:val="000000"/>
          <w:bdr w:val="none" w:sz="0" w:space="0" w:color="auto" w:frame="1"/>
        </w:rPr>
        <w:t>);  </w:t>
      </w:r>
    </w:p>
    <w:p w14:paraId="34FF6E82"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63F4C01"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FileInputStream fin=</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FileInputStream(</w:t>
      </w:r>
      <w:r>
        <w:rPr>
          <w:rStyle w:val="string"/>
          <w:rFonts w:ascii="Segoe UI" w:hAnsi="Segoe UI" w:cs="Segoe UI"/>
          <w:color w:val="0000FF"/>
          <w:bdr w:val="none" w:sz="0" w:space="0" w:color="auto" w:frame="1"/>
        </w:rPr>
        <w:t>"d:\\g.jpg"</w:t>
      </w:r>
      <w:r>
        <w:rPr>
          <w:rFonts w:ascii="Segoe UI" w:hAnsi="Segoe UI" w:cs="Segoe UI"/>
          <w:color w:val="000000"/>
          <w:bdr w:val="none" w:sz="0" w:space="0" w:color="auto" w:frame="1"/>
        </w:rPr>
        <w:t>);  </w:t>
      </w:r>
    </w:p>
    <w:p w14:paraId="05538B3C"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ps.setBinaryStream(</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,fin,fin.available());  </w:t>
      </w:r>
    </w:p>
    <w:p w14:paraId="711135E4"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i=ps.executeUpdate();  </w:t>
      </w:r>
    </w:p>
    <w:p w14:paraId="3C4D5567"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System.out.println(i+</w:t>
      </w:r>
      <w:r>
        <w:rPr>
          <w:rStyle w:val="string"/>
          <w:rFonts w:ascii="Segoe UI" w:hAnsi="Segoe UI" w:cs="Segoe UI"/>
          <w:color w:val="0000FF"/>
          <w:bdr w:val="none" w:sz="0" w:space="0" w:color="auto" w:frame="1"/>
        </w:rPr>
        <w:t>" records affected"</w:t>
      </w:r>
      <w:r>
        <w:rPr>
          <w:rFonts w:ascii="Segoe UI" w:hAnsi="Segoe UI" w:cs="Segoe UI"/>
          <w:color w:val="000000"/>
          <w:bdr w:val="none" w:sz="0" w:space="0" w:color="auto" w:frame="1"/>
        </w:rPr>
        <w:t>);  </w:t>
      </w:r>
    </w:p>
    <w:p w14:paraId="7DD227B5"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24A3C0D"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con.close();  </w:t>
      </w:r>
    </w:p>
    <w:p w14:paraId="74EE6469"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(Exception e) {e.printStackTrace();}  </w:t>
      </w:r>
    </w:p>
    <w:p w14:paraId="788EF7FF"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FCCD91D"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0B20188"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If you see the table, record is stored in the database but image will not be shown. To do so, you need to retrieve the image from the database which we are covering in the next page.</w:t>
      </w:r>
    </w:p>
    <w:p w14:paraId="7F638837" w14:textId="31995458" w:rsidR="005C6F83" w:rsidRDefault="005C6F83" w:rsidP="00D460BB">
      <w:pPr>
        <w:pStyle w:val="Heading1"/>
        <w:ind w:left="360"/>
        <w:rPr>
          <w:u w:val="single"/>
          <w:shd w:val="clear" w:color="auto" w:fill="FFFFFF"/>
        </w:rPr>
      </w:pPr>
      <w:r w:rsidRPr="005C6F83">
        <w:rPr>
          <w:u w:val="single"/>
          <w:shd w:val="clear" w:color="auto" w:fill="FFFFFF"/>
        </w:rPr>
        <w:t>Retrieving Image In Jdbc</w:t>
      </w:r>
    </w:p>
    <w:p w14:paraId="45CF3A7E" w14:textId="77777777" w:rsidR="005C6F83" w:rsidRDefault="005C6F83" w:rsidP="00D460BB"/>
    <w:p w14:paraId="13588AA0" w14:textId="77777777" w:rsidR="005C6F83" w:rsidRDefault="005C6F8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lastRenderedPageBreak/>
        <w:t>Example to retrieve image from Oracle database</w:t>
      </w:r>
    </w:p>
    <w:p w14:paraId="46CAC4F6"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By the help of </w:t>
      </w:r>
      <w:r>
        <w:rPr>
          <w:rFonts w:ascii="Segoe UI" w:hAnsi="Segoe UI" w:cs="Segoe UI"/>
          <w:b/>
          <w:bCs/>
          <w:color w:val="333333"/>
        </w:rPr>
        <w:t>PreparedStatement</w:t>
      </w:r>
      <w:r>
        <w:rPr>
          <w:rFonts w:ascii="Segoe UI" w:hAnsi="Segoe UI" w:cs="Segoe UI"/>
          <w:color w:val="333333"/>
        </w:rPr>
        <w:t> we can retrieve and store the image in the database.</w:t>
      </w:r>
    </w:p>
    <w:p w14:paraId="6BF2EAFB"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getBlob()</w:t>
      </w:r>
      <w:r>
        <w:rPr>
          <w:rFonts w:ascii="Segoe UI" w:hAnsi="Segoe UI" w:cs="Segoe UI"/>
          <w:color w:val="333333"/>
        </w:rPr>
        <w:t> method of PreparedStatement is used to get Binary information, it returns the instance of Blob. After calling the </w:t>
      </w:r>
      <w:r>
        <w:rPr>
          <w:rFonts w:ascii="Segoe UI" w:hAnsi="Segoe UI" w:cs="Segoe UI"/>
          <w:b/>
          <w:bCs/>
          <w:color w:val="333333"/>
        </w:rPr>
        <w:t>getBytes()</w:t>
      </w:r>
      <w:r>
        <w:rPr>
          <w:rFonts w:ascii="Segoe UI" w:hAnsi="Segoe UI" w:cs="Segoe UI"/>
          <w:color w:val="333333"/>
        </w:rPr>
        <w:t> method on the blob object, we can get the array of binary information that can be written into the image file.</w:t>
      </w:r>
    </w:p>
    <w:p w14:paraId="612D8250" w14:textId="77777777" w:rsidR="005C6F83" w:rsidRDefault="005C6F8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Signature of getBlob() method of PreparedStatement</w:t>
      </w:r>
    </w:p>
    <w:p w14:paraId="29ED1CE4"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Blob getBlob()</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087A2AE7" w14:textId="77777777" w:rsidR="005C6F83" w:rsidRDefault="005C6F8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Signature of getBytes() method of Blob interface</w:t>
      </w:r>
    </w:p>
    <w:p w14:paraId="51CC8BC0"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getBytes(</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pos,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length)</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2F1A288E"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We are assuming that image is stored in the imgtable.</w:t>
      </w:r>
    </w:p>
    <w:p w14:paraId="1992A754"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CREATE TABLE  </w:t>
      </w:r>
      <w:r>
        <w:rPr>
          <w:rStyle w:val="string"/>
          <w:rFonts w:ascii="Segoe UI" w:hAnsi="Segoe UI" w:cs="Segoe UI"/>
          <w:color w:val="0000FF"/>
          <w:bdr w:val="none" w:sz="0" w:space="0" w:color="auto" w:frame="1"/>
        </w:rPr>
        <w:t>"IMGTABLE"</w:t>
      </w:r>
      <w:r>
        <w:rPr>
          <w:rFonts w:ascii="Segoe UI" w:hAnsi="Segoe UI" w:cs="Segoe UI"/>
          <w:color w:val="000000"/>
          <w:bdr w:val="none" w:sz="0" w:space="0" w:color="auto" w:frame="1"/>
        </w:rPr>
        <w:t>   </w:t>
      </w:r>
    </w:p>
    <w:p w14:paraId="2A2A0FE4"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VARCHAR2(</w:t>
      </w:r>
      <w:r>
        <w:rPr>
          <w:rStyle w:val="number"/>
          <w:rFonts w:ascii="Segoe UI" w:hAnsi="Segoe UI" w:cs="Segoe UI"/>
          <w:color w:val="C00000"/>
          <w:bdr w:val="none" w:sz="0" w:space="0" w:color="auto" w:frame="1"/>
        </w:rPr>
        <w:t>4000</w:t>
      </w:r>
      <w:r>
        <w:rPr>
          <w:rFonts w:ascii="Segoe UI" w:hAnsi="Segoe UI" w:cs="Segoe UI"/>
          <w:color w:val="000000"/>
          <w:bdr w:val="none" w:sz="0" w:space="0" w:color="auto" w:frame="1"/>
        </w:rPr>
        <w:t>),   </w:t>
      </w:r>
    </w:p>
    <w:p w14:paraId="2AB07785"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"PHOTO"</w:t>
      </w:r>
      <w:r>
        <w:rPr>
          <w:rFonts w:ascii="Segoe UI" w:hAnsi="Segoe UI" w:cs="Segoe UI"/>
          <w:color w:val="000000"/>
          <w:bdr w:val="none" w:sz="0" w:space="0" w:color="auto" w:frame="1"/>
        </w:rPr>
        <w:t> BLOB  </w:t>
      </w:r>
    </w:p>
    <w:p w14:paraId="4EE5ED0D"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5C3ED5A"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8758989"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Now let's write the code to retrieve the image from the database and write it into the directory so that it can be displayed.</w:t>
      </w:r>
    </w:p>
    <w:p w14:paraId="402A1F91"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In AWT, it can be displayed by the Toolkit class. In servlet, jsp, or html it can be displayed by the img tag.</w:t>
      </w:r>
    </w:p>
    <w:p w14:paraId="2B09CC80"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java.sql.*;  </w:t>
      </w:r>
    </w:p>
    <w:p w14:paraId="31F727A3"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71B86996"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RetrieveImage {  </w:t>
      </w:r>
    </w:p>
    <w:p w14:paraId="4AB7835F"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14:paraId="7D37B24B"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5CBFDED5"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Class.forName(</w:t>
      </w:r>
      <w:r>
        <w:rPr>
          <w:rStyle w:val="string"/>
          <w:rFonts w:ascii="Segoe UI" w:hAnsi="Segoe UI" w:cs="Segoe UI"/>
          <w:color w:val="0000FF"/>
          <w:bdr w:val="none" w:sz="0" w:space="0" w:color="auto" w:frame="1"/>
        </w:rPr>
        <w:t>"oracle.jdbc.driver.OracleDriver"</w:t>
      </w:r>
      <w:r>
        <w:rPr>
          <w:rFonts w:ascii="Segoe UI" w:hAnsi="Segoe UI" w:cs="Segoe UI"/>
          <w:color w:val="000000"/>
          <w:bdr w:val="none" w:sz="0" w:space="0" w:color="auto" w:frame="1"/>
        </w:rPr>
        <w:t>);  </w:t>
      </w:r>
    </w:p>
    <w:p w14:paraId="47D46752"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Connection con=DriverManager.getConnection(  </w:t>
      </w:r>
    </w:p>
    <w:p w14:paraId="3A8C9BBE" w14:textId="77777777" w:rsidR="005C6F83" w:rsidRDefault="005C6F83" w:rsidP="00D460BB">
      <w:pPr>
        <w:spacing w:after="0" w:line="375" w:lineRule="atLeast"/>
        <w:ind w:left="360"/>
        <w:jc w:val="both"/>
        <w:rPr>
          <w:rFonts w:ascii="Segoe UI" w:hAnsi="Segoe UI" w:cs="Segoe UI"/>
          <w:color w:val="000000"/>
        </w:rPr>
      </w:pPr>
      <w:r>
        <w:rPr>
          <w:rStyle w:val="string"/>
          <w:rFonts w:ascii="Segoe UI" w:hAnsi="Segoe UI" w:cs="Segoe UI"/>
          <w:color w:val="0000FF"/>
          <w:bdr w:val="none" w:sz="0" w:space="0" w:color="auto" w:frame="1"/>
        </w:rPr>
        <w:t>"jdbc:oracle:thin:@localhost:1521:xe"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3F3F9187"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4BEC927"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PreparedStatement ps=con.prepareStatement(</w:t>
      </w:r>
      <w:r>
        <w:rPr>
          <w:rStyle w:val="string"/>
          <w:rFonts w:ascii="Segoe UI" w:hAnsi="Segoe UI" w:cs="Segoe UI"/>
          <w:color w:val="0000FF"/>
          <w:bdr w:val="none" w:sz="0" w:space="0" w:color="auto" w:frame="1"/>
        </w:rPr>
        <w:t>"select * from imgtable"</w:t>
      </w:r>
      <w:r>
        <w:rPr>
          <w:rFonts w:ascii="Segoe UI" w:hAnsi="Segoe UI" w:cs="Segoe UI"/>
          <w:color w:val="000000"/>
          <w:bdr w:val="none" w:sz="0" w:space="0" w:color="auto" w:frame="1"/>
        </w:rPr>
        <w:t>);  </w:t>
      </w:r>
    </w:p>
    <w:p w14:paraId="2637A03B"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ResultSet rs=ps.executeQuery();  </w:t>
      </w:r>
    </w:p>
    <w:p w14:paraId="3F0AC0B7" w14:textId="77777777" w:rsidR="005C6F83" w:rsidRDefault="005C6F8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(rs.next()){</w:t>
      </w:r>
      <w:r>
        <w:rPr>
          <w:rStyle w:val="comment"/>
          <w:rFonts w:ascii="Segoe UI" w:hAnsi="Segoe UI" w:cs="Segoe UI"/>
          <w:color w:val="008200"/>
          <w:bdr w:val="none" w:sz="0" w:space="0" w:color="auto" w:frame="1"/>
        </w:rPr>
        <w:t>//now on 1st row</w:t>
      </w:r>
      <w:r>
        <w:rPr>
          <w:rFonts w:ascii="Segoe UI" w:hAnsi="Segoe UI" w:cs="Segoe UI"/>
          <w:color w:val="000000"/>
          <w:bdr w:val="none" w:sz="0" w:space="0" w:color="auto" w:frame="1"/>
        </w:rPr>
        <w:t>  </w:t>
      </w:r>
    </w:p>
    <w:p w14:paraId="1A8FF8AF"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0442100"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Blob b=rs.getBlob(</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//2 means 2nd column data</w:t>
      </w:r>
      <w:r>
        <w:rPr>
          <w:rFonts w:ascii="Segoe UI" w:hAnsi="Segoe UI" w:cs="Segoe UI"/>
          <w:color w:val="000000"/>
          <w:bdr w:val="none" w:sz="0" w:space="0" w:color="auto" w:frame="1"/>
        </w:rPr>
        <w:t>  </w:t>
      </w:r>
    </w:p>
    <w:p w14:paraId="70B2C527"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barr[]=b.getBytes(</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)b.length());</w:t>
      </w:r>
      <w:r>
        <w:rPr>
          <w:rStyle w:val="comment"/>
          <w:rFonts w:ascii="Segoe UI" w:hAnsi="Segoe UI" w:cs="Segoe UI"/>
          <w:color w:val="008200"/>
          <w:bdr w:val="none" w:sz="0" w:space="0" w:color="auto" w:frame="1"/>
        </w:rPr>
        <w:t>//1 means first image</w:t>
      </w:r>
      <w:r>
        <w:rPr>
          <w:rFonts w:ascii="Segoe UI" w:hAnsi="Segoe UI" w:cs="Segoe UI"/>
          <w:color w:val="000000"/>
          <w:bdr w:val="none" w:sz="0" w:space="0" w:color="auto" w:frame="1"/>
        </w:rPr>
        <w:t>  </w:t>
      </w:r>
    </w:p>
    <w:p w14:paraId="1542664D"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F5B58A3"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FileOutputStream fout=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FileOutputStream(</w:t>
      </w:r>
      <w:r>
        <w:rPr>
          <w:rStyle w:val="string"/>
          <w:rFonts w:ascii="Segoe UI" w:hAnsi="Segoe UI" w:cs="Segoe UI"/>
          <w:color w:val="0000FF"/>
          <w:bdr w:val="none" w:sz="0" w:space="0" w:color="auto" w:frame="1"/>
        </w:rPr>
        <w:t>"d:\\sonoo.jpg"</w:t>
      </w:r>
      <w:r>
        <w:rPr>
          <w:rFonts w:ascii="Segoe UI" w:hAnsi="Segoe UI" w:cs="Segoe UI"/>
          <w:color w:val="000000"/>
          <w:bdr w:val="none" w:sz="0" w:space="0" w:color="auto" w:frame="1"/>
        </w:rPr>
        <w:t>);  </w:t>
      </w:r>
    </w:p>
    <w:p w14:paraId="5E6435B0"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fout.write(barr);  </w:t>
      </w:r>
    </w:p>
    <w:p w14:paraId="456C7DEC"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E27B088"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fout.close();  </w:t>
      </w:r>
    </w:p>
    <w:p w14:paraId="03AC3D88"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//end of if</w:t>
      </w:r>
      <w:r>
        <w:rPr>
          <w:rFonts w:ascii="Segoe UI" w:hAnsi="Segoe UI" w:cs="Segoe UI"/>
          <w:color w:val="000000"/>
          <w:bdr w:val="none" w:sz="0" w:space="0" w:color="auto" w:frame="1"/>
        </w:rPr>
        <w:t>  </w:t>
      </w:r>
    </w:p>
    <w:p w14:paraId="01C14215"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"ok"</w:t>
      </w:r>
      <w:r>
        <w:rPr>
          <w:rFonts w:ascii="Segoe UI" w:hAnsi="Segoe UI" w:cs="Segoe UI"/>
          <w:color w:val="000000"/>
          <w:bdr w:val="none" w:sz="0" w:space="0" w:color="auto" w:frame="1"/>
        </w:rPr>
        <w:t>);  </w:t>
      </w:r>
    </w:p>
    <w:p w14:paraId="6E10D187"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6432734"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con.close();  </w:t>
      </w:r>
    </w:p>
    <w:p w14:paraId="2943A360"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(Exception e) {e.printStackTrace();  }  </w:t>
      </w:r>
    </w:p>
    <w:p w14:paraId="22DF572B" w14:textId="77777777" w:rsidR="005C6F83" w:rsidRDefault="005C6F8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D1FD66C" w14:textId="77777777" w:rsidR="005C6F83" w:rsidRDefault="005C6F8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971EA36" w14:textId="77777777" w:rsidR="005C6F83" w:rsidRDefault="005C6F83" w:rsidP="00D460BB">
      <w:pPr>
        <w:pStyle w:val="NormalWeb"/>
        <w:shd w:val="clear" w:color="auto" w:fill="FFFFFF"/>
        <w:ind w:left="360"/>
        <w:jc w:val="both"/>
        <w:rPr>
          <w:rFonts w:ascii="Segoe UI" w:hAnsi="Segoe UI" w:cs="Segoe UI"/>
          <w:color w:val="333333"/>
        </w:rPr>
      </w:pPr>
      <w:r>
        <w:rPr>
          <w:rFonts w:ascii="Segoe UI" w:hAnsi="Segoe UI" w:cs="Segoe UI"/>
          <w:color w:val="333333"/>
        </w:rPr>
        <w:t>Now if you see the d drive, sonoo.jpg image is created.</w:t>
      </w:r>
    </w:p>
    <w:p w14:paraId="5A8CA83E" w14:textId="77777777" w:rsidR="005C6F83" w:rsidRDefault="005C6F83" w:rsidP="00D460BB"/>
    <w:p w14:paraId="14DC1D92" w14:textId="77777777" w:rsidR="005C6F83" w:rsidRDefault="005C6F83" w:rsidP="00D460BB">
      <w:pPr>
        <w:pStyle w:val="Heading1"/>
        <w:ind w:left="360"/>
        <w:rPr>
          <w:rFonts w:eastAsia="Times New Roman"/>
          <w:u w:val="single"/>
          <w:lang w:eastAsia="en-IN"/>
        </w:rPr>
      </w:pPr>
      <w:r w:rsidRPr="005C6F83">
        <w:rPr>
          <w:rFonts w:eastAsia="Times New Roman"/>
          <w:u w:val="single"/>
          <w:lang w:eastAsia="en-IN"/>
        </w:rPr>
        <w:t>Storing File And Retrieving File Using Jdbc.</w:t>
      </w:r>
    </w:p>
    <w:p w14:paraId="5BC1CB71" w14:textId="77777777" w:rsidR="005C6F83" w:rsidRDefault="005C6F83" w:rsidP="00D460BB">
      <w:pPr>
        <w:rPr>
          <w:lang w:eastAsia="en-IN"/>
        </w:rPr>
      </w:pPr>
    </w:p>
    <w:p w14:paraId="3CE3EB1F" w14:textId="77777777" w:rsidR="00D43719" w:rsidRDefault="00D43719" w:rsidP="00D460BB">
      <w:pPr>
        <w:pStyle w:val="NormalWeb"/>
        <w:spacing w:before="0" w:after="0" w:line="360" w:lineRule="atLeast"/>
        <w:ind w:left="360"/>
        <w:jc w:val="both"/>
        <w:rPr>
          <w:rFonts w:ascii="Verdana" w:hAnsi="Verdana"/>
          <w:color w:val="000000"/>
          <w:sz w:val="23"/>
          <w:szCs w:val="23"/>
        </w:rPr>
      </w:pPr>
      <w:r>
        <w:rPr>
          <w:rFonts w:ascii="Verdana" w:hAnsi="Verdana"/>
          <w:color w:val="000000"/>
          <w:sz w:val="23"/>
          <w:szCs w:val="23"/>
        </w:rPr>
        <w:t>The </w:t>
      </w:r>
      <w:r>
        <w:rPr>
          <w:rStyle w:val="Strong"/>
          <w:rFonts w:ascii="Verdana" w:eastAsiaTheme="majorEastAsia" w:hAnsi="Verdana"/>
          <w:color w:val="000000"/>
          <w:sz w:val="23"/>
          <w:szCs w:val="23"/>
        </w:rPr>
        <w:t>ResultSet</w:t>
      </w:r>
      <w:r>
        <w:rPr>
          <w:rFonts w:ascii="Verdana" w:hAnsi="Verdana"/>
          <w:color w:val="000000"/>
          <w:sz w:val="23"/>
          <w:szCs w:val="23"/>
        </w:rPr>
        <w:t> interface provides the methods named </w:t>
      </w:r>
      <w:r>
        <w:rPr>
          <w:rStyle w:val="Strong"/>
          <w:rFonts w:ascii="Verdana" w:eastAsiaTheme="majorEastAsia" w:hAnsi="Verdana"/>
          <w:color w:val="000000"/>
          <w:sz w:val="23"/>
          <w:szCs w:val="23"/>
        </w:rPr>
        <w:t>getClob()</w:t>
      </w:r>
      <w:r>
        <w:rPr>
          <w:rFonts w:ascii="Verdana" w:hAnsi="Verdana"/>
          <w:color w:val="000000"/>
          <w:sz w:val="23"/>
          <w:szCs w:val="23"/>
        </w:rPr>
        <w:t> and </w:t>
      </w:r>
      <w:r>
        <w:rPr>
          <w:rStyle w:val="Strong"/>
          <w:rFonts w:ascii="Verdana" w:eastAsiaTheme="majorEastAsia" w:hAnsi="Verdana"/>
          <w:color w:val="000000"/>
          <w:sz w:val="23"/>
          <w:szCs w:val="23"/>
        </w:rPr>
        <w:t>getCharacterStream()</w:t>
      </w:r>
      <w:r>
        <w:rPr>
          <w:rFonts w:ascii="Verdana" w:hAnsi="Verdana"/>
          <w:color w:val="000000"/>
          <w:sz w:val="23"/>
          <w:szCs w:val="23"/>
        </w:rPr>
        <w:t> to retrieve </w:t>
      </w:r>
      <w:r>
        <w:rPr>
          <w:rStyle w:val="Strong"/>
          <w:rFonts w:ascii="Verdana" w:eastAsiaTheme="majorEastAsia" w:hAnsi="Verdana"/>
          <w:color w:val="000000"/>
          <w:sz w:val="23"/>
          <w:szCs w:val="23"/>
        </w:rPr>
        <w:t>Clob</w:t>
      </w:r>
      <w:r>
        <w:rPr>
          <w:rFonts w:ascii="Verdana" w:hAnsi="Verdana"/>
          <w:color w:val="000000"/>
          <w:sz w:val="23"/>
          <w:szCs w:val="23"/>
        </w:rPr>
        <w:t> datatype, In which the contents of a file are typically stored.</w:t>
      </w:r>
    </w:p>
    <w:p w14:paraId="0EBFDF3A" w14:textId="77777777" w:rsidR="00D43719" w:rsidRDefault="00D43719" w:rsidP="00D460BB">
      <w:pPr>
        <w:pStyle w:val="NormalWeb"/>
        <w:spacing w:line="360" w:lineRule="atLeast"/>
        <w:ind w:left="360"/>
        <w:jc w:val="both"/>
        <w:rPr>
          <w:rFonts w:ascii="Verdana" w:hAnsi="Verdana"/>
          <w:color w:val="000000"/>
          <w:sz w:val="23"/>
          <w:szCs w:val="23"/>
        </w:rPr>
      </w:pPr>
      <w:r>
        <w:rPr>
          <w:rFonts w:ascii="Verdana" w:hAnsi="Verdana"/>
          <w:color w:val="000000"/>
          <w:sz w:val="23"/>
          <w:szCs w:val="23"/>
        </w:rPr>
        <w:t>These methods accept an integer representing the index of the column (or, a String value representing the name of the column) and retrieves the value at the specified column.</w:t>
      </w:r>
    </w:p>
    <w:p w14:paraId="71E37B2D" w14:textId="77777777" w:rsidR="00D43719" w:rsidRDefault="00D43719" w:rsidP="00D460BB">
      <w:pPr>
        <w:pStyle w:val="NormalWeb"/>
        <w:spacing w:line="360" w:lineRule="atLeast"/>
        <w:ind w:left="360"/>
        <w:jc w:val="both"/>
        <w:rPr>
          <w:rFonts w:ascii="Verdana" w:hAnsi="Verdana"/>
          <w:color w:val="000000"/>
          <w:sz w:val="23"/>
          <w:szCs w:val="23"/>
        </w:rPr>
      </w:pPr>
      <w:r>
        <w:rPr>
          <w:rFonts w:ascii="Verdana" w:hAnsi="Verdana"/>
          <w:color w:val="000000"/>
          <w:sz w:val="23"/>
          <w:szCs w:val="23"/>
        </w:rPr>
        <w:t>The difference is the getClob() method returns a Clob object and the getCgaracterStream() method returns a Reader object which holds the contents of the Clob datatype.</w:t>
      </w:r>
    </w:p>
    <w:p w14:paraId="3EF955A6" w14:textId="77777777" w:rsidR="00D43719" w:rsidRDefault="00D43719" w:rsidP="00D460BB">
      <w:pPr>
        <w:pStyle w:val="Heading3"/>
        <w:ind w:left="360"/>
        <w:rPr>
          <w:rFonts w:ascii="Verdana" w:hAnsi="Verdana"/>
          <w:color w:val="auto"/>
          <w:sz w:val="30"/>
          <w:szCs w:val="30"/>
        </w:rPr>
      </w:pPr>
      <w:r>
        <w:rPr>
          <w:rFonts w:ascii="Verdana" w:hAnsi="Verdana"/>
          <w:b/>
          <w:bCs/>
          <w:sz w:val="30"/>
          <w:szCs w:val="30"/>
        </w:rPr>
        <w:lastRenderedPageBreak/>
        <w:t>Example</w:t>
      </w:r>
    </w:p>
    <w:p w14:paraId="7E579525" w14:textId="77777777" w:rsidR="00D43719" w:rsidRDefault="00D43719" w:rsidP="00D460BB">
      <w:pPr>
        <w:pStyle w:val="NormalWeb"/>
        <w:spacing w:line="360" w:lineRule="atLeast"/>
        <w:ind w:left="360"/>
        <w:jc w:val="both"/>
        <w:rPr>
          <w:rFonts w:ascii="Verdana" w:hAnsi="Verdana"/>
          <w:color w:val="000000"/>
          <w:sz w:val="23"/>
          <w:szCs w:val="23"/>
        </w:rPr>
      </w:pPr>
      <w:r>
        <w:rPr>
          <w:rFonts w:ascii="Verdana" w:hAnsi="Verdana"/>
          <w:color w:val="000000"/>
          <w:sz w:val="23"/>
          <w:szCs w:val="23"/>
        </w:rPr>
        <w:t>Assume we have created a table named Articles in the database with the following description.</w:t>
      </w:r>
    </w:p>
    <w:p w14:paraId="0101B677"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pun"/>
          <w:color w:val="666600"/>
          <w:sz w:val="27"/>
          <w:szCs w:val="27"/>
        </w:rPr>
        <w:t>+---------+--------------+------+-----+---------+-------+</w:t>
      </w:r>
    </w:p>
    <w:p w14:paraId="39C196D2"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pun"/>
          <w:color w:val="666600"/>
          <w:sz w:val="27"/>
          <w:szCs w:val="27"/>
        </w:rPr>
        <w:t>|</w:t>
      </w:r>
      <w:r>
        <w:rPr>
          <w:rStyle w:val="pln"/>
          <w:color w:val="000000"/>
          <w:sz w:val="27"/>
          <w:szCs w:val="27"/>
        </w:rPr>
        <w:t xml:space="preserve"> </w:t>
      </w:r>
      <w:r>
        <w:rPr>
          <w:rStyle w:val="typ"/>
          <w:color w:val="660066"/>
          <w:sz w:val="27"/>
          <w:szCs w:val="27"/>
        </w:rPr>
        <w:t>Field</w:t>
      </w:r>
      <w:r>
        <w:rPr>
          <w:rStyle w:val="pln"/>
          <w:color w:val="000000"/>
          <w:sz w:val="27"/>
          <w:szCs w:val="27"/>
        </w:rPr>
        <w:t xml:space="preserve">   </w:t>
      </w:r>
      <w:r>
        <w:rPr>
          <w:rStyle w:val="pun"/>
          <w:color w:val="666600"/>
          <w:sz w:val="27"/>
          <w:szCs w:val="27"/>
        </w:rPr>
        <w:t>|</w:t>
      </w:r>
      <w:r>
        <w:rPr>
          <w:rStyle w:val="pln"/>
          <w:color w:val="000000"/>
          <w:sz w:val="27"/>
          <w:szCs w:val="27"/>
        </w:rPr>
        <w:t xml:space="preserve"> </w:t>
      </w:r>
      <w:r>
        <w:rPr>
          <w:rStyle w:val="typ"/>
          <w:color w:val="660066"/>
          <w:sz w:val="27"/>
          <w:szCs w:val="27"/>
        </w:rPr>
        <w:t>Type</w:t>
      </w:r>
      <w:r>
        <w:rPr>
          <w:rStyle w:val="pln"/>
          <w:color w:val="000000"/>
          <w:sz w:val="27"/>
          <w:szCs w:val="27"/>
        </w:rPr>
        <w:t xml:space="preserve">         </w:t>
      </w:r>
      <w:r>
        <w:rPr>
          <w:rStyle w:val="pun"/>
          <w:color w:val="666600"/>
          <w:sz w:val="27"/>
          <w:szCs w:val="27"/>
        </w:rPr>
        <w:t>|</w:t>
      </w:r>
      <w:r>
        <w:rPr>
          <w:rStyle w:val="pln"/>
          <w:color w:val="000000"/>
          <w:sz w:val="27"/>
          <w:szCs w:val="27"/>
        </w:rPr>
        <w:t xml:space="preserve"> </w:t>
      </w:r>
      <w:r>
        <w:rPr>
          <w:rStyle w:val="typ"/>
          <w:color w:val="660066"/>
          <w:sz w:val="27"/>
          <w:szCs w:val="27"/>
        </w:rPr>
        <w:t>Null</w:t>
      </w:r>
      <w:r>
        <w:rPr>
          <w:rStyle w:val="pln"/>
          <w:color w:val="000000"/>
          <w:sz w:val="27"/>
          <w:szCs w:val="27"/>
        </w:rPr>
        <w:t xml:space="preserve"> </w:t>
      </w:r>
      <w:r>
        <w:rPr>
          <w:rStyle w:val="pun"/>
          <w:color w:val="666600"/>
          <w:sz w:val="27"/>
          <w:szCs w:val="27"/>
        </w:rPr>
        <w:t>|</w:t>
      </w:r>
      <w:r>
        <w:rPr>
          <w:rStyle w:val="pln"/>
          <w:color w:val="000000"/>
          <w:sz w:val="27"/>
          <w:szCs w:val="27"/>
        </w:rPr>
        <w:t xml:space="preserve"> </w:t>
      </w:r>
      <w:r>
        <w:rPr>
          <w:rStyle w:val="typ"/>
          <w:color w:val="660066"/>
          <w:sz w:val="27"/>
          <w:szCs w:val="27"/>
        </w:rPr>
        <w:t>Key</w:t>
      </w:r>
      <w:r>
        <w:rPr>
          <w:rStyle w:val="pln"/>
          <w:color w:val="000000"/>
          <w:sz w:val="27"/>
          <w:szCs w:val="27"/>
        </w:rPr>
        <w:t xml:space="preserve"> </w:t>
      </w:r>
      <w:r>
        <w:rPr>
          <w:rStyle w:val="pun"/>
          <w:color w:val="666600"/>
          <w:sz w:val="27"/>
          <w:szCs w:val="27"/>
        </w:rPr>
        <w:t>|</w:t>
      </w:r>
      <w:r>
        <w:rPr>
          <w:rStyle w:val="pln"/>
          <w:color w:val="000000"/>
          <w:sz w:val="27"/>
          <w:szCs w:val="27"/>
        </w:rPr>
        <w:t xml:space="preserve"> </w:t>
      </w:r>
      <w:r>
        <w:rPr>
          <w:rStyle w:val="typ"/>
          <w:color w:val="660066"/>
          <w:sz w:val="27"/>
          <w:szCs w:val="27"/>
        </w:rPr>
        <w:t>Default</w:t>
      </w:r>
      <w:r>
        <w:rPr>
          <w:rStyle w:val="pln"/>
          <w:color w:val="000000"/>
          <w:sz w:val="27"/>
          <w:szCs w:val="27"/>
        </w:rPr>
        <w:t xml:space="preserve"> </w:t>
      </w:r>
      <w:r>
        <w:rPr>
          <w:rStyle w:val="pun"/>
          <w:color w:val="666600"/>
          <w:sz w:val="27"/>
          <w:szCs w:val="27"/>
        </w:rPr>
        <w:t>|</w:t>
      </w:r>
      <w:r>
        <w:rPr>
          <w:rStyle w:val="pln"/>
          <w:color w:val="000000"/>
          <w:sz w:val="27"/>
          <w:szCs w:val="27"/>
        </w:rPr>
        <w:t xml:space="preserve"> </w:t>
      </w:r>
      <w:r>
        <w:rPr>
          <w:rStyle w:val="typ"/>
          <w:color w:val="660066"/>
          <w:sz w:val="27"/>
          <w:szCs w:val="27"/>
        </w:rPr>
        <w:t>Extra</w:t>
      </w:r>
      <w:r>
        <w:rPr>
          <w:rStyle w:val="pln"/>
          <w:color w:val="000000"/>
          <w:sz w:val="27"/>
          <w:szCs w:val="27"/>
        </w:rPr>
        <w:t xml:space="preserve"> </w:t>
      </w:r>
      <w:r>
        <w:rPr>
          <w:rStyle w:val="pun"/>
          <w:color w:val="666600"/>
          <w:sz w:val="27"/>
          <w:szCs w:val="27"/>
        </w:rPr>
        <w:t>|</w:t>
      </w:r>
    </w:p>
    <w:p w14:paraId="52C3DAD8"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pun"/>
          <w:color w:val="666600"/>
          <w:sz w:val="27"/>
          <w:szCs w:val="27"/>
        </w:rPr>
        <w:t>+---------+--------------+------+-----+---------+-------+</w:t>
      </w:r>
    </w:p>
    <w:p w14:paraId="3EAF6CA2"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pun"/>
          <w:color w:val="666600"/>
          <w:sz w:val="27"/>
          <w:szCs w:val="27"/>
        </w:rPr>
        <w:t>|</w:t>
      </w:r>
      <w:r>
        <w:rPr>
          <w:rStyle w:val="pln"/>
          <w:color w:val="000000"/>
          <w:sz w:val="27"/>
          <w:szCs w:val="27"/>
        </w:rPr>
        <w:t xml:space="preserve"> </w:t>
      </w:r>
      <w:r>
        <w:rPr>
          <w:rStyle w:val="typ"/>
          <w:color w:val="660066"/>
          <w:sz w:val="27"/>
          <w:szCs w:val="27"/>
        </w:rPr>
        <w:t>Name</w:t>
      </w:r>
      <w:r>
        <w:rPr>
          <w:rStyle w:val="pln"/>
          <w:color w:val="000000"/>
          <w:sz w:val="27"/>
          <w:szCs w:val="27"/>
        </w:rPr>
        <w:t xml:space="preserve">    </w:t>
      </w:r>
      <w:r>
        <w:rPr>
          <w:rStyle w:val="pun"/>
          <w:color w:val="666600"/>
          <w:sz w:val="27"/>
          <w:szCs w:val="27"/>
        </w:rPr>
        <w:t>|</w:t>
      </w:r>
      <w:r>
        <w:rPr>
          <w:rStyle w:val="pln"/>
          <w:color w:val="000000"/>
          <w:sz w:val="27"/>
          <w:szCs w:val="27"/>
        </w:rPr>
        <w:t xml:space="preserve"> varchar</w:t>
      </w:r>
      <w:r>
        <w:rPr>
          <w:rStyle w:val="pun"/>
          <w:color w:val="666600"/>
          <w:sz w:val="27"/>
          <w:szCs w:val="27"/>
        </w:rPr>
        <w:t>(</w:t>
      </w:r>
      <w:r>
        <w:rPr>
          <w:rStyle w:val="lit"/>
          <w:color w:val="006666"/>
          <w:sz w:val="27"/>
          <w:szCs w:val="27"/>
        </w:rPr>
        <w:t>255</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pln"/>
          <w:color w:val="000000"/>
          <w:sz w:val="27"/>
          <w:szCs w:val="27"/>
        </w:rPr>
        <w:t xml:space="preserve"> YES  </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pln"/>
          <w:color w:val="000000"/>
          <w:sz w:val="27"/>
          <w:szCs w:val="27"/>
        </w:rPr>
        <w:t xml:space="preserve"> NULL    </w:t>
      </w:r>
      <w:r>
        <w:rPr>
          <w:rStyle w:val="pun"/>
          <w:color w:val="666600"/>
          <w:sz w:val="27"/>
          <w:szCs w:val="27"/>
        </w:rPr>
        <w:t>|</w:t>
      </w:r>
      <w:r>
        <w:rPr>
          <w:rStyle w:val="pln"/>
          <w:color w:val="000000"/>
          <w:sz w:val="27"/>
          <w:szCs w:val="27"/>
        </w:rPr>
        <w:t xml:space="preserve">       </w:t>
      </w:r>
      <w:r>
        <w:rPr>
          <w:rStyle w:val="pun"/>
          <w:color w:val="666600"/>
          <w:sz w:val="27"/>
          <w:szCs w:val="27"/>
        </w:rPr>
        <w:t>|</w:t>
      </w:r>
    </w:p>
    <w:p w14:paraId="6AE7465C"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pun"/>
          <w:color w:val="666600"/>
          <w:sz w:val="27"/>
          <w:szCs w:val="27"/>
        </w:rPr>
        <w:t>|</w:t>
      </w:r>
      <w:r>
        <w:rPr>
          <w:rStyle w:val="pln"/>
          <w:color w:val="000000"/>
          <w:sz w:val="27"/>
          <w:szCs w:val="27"/>
        </w:rPr>
        <w:t xml:space="preserve"> </w:t>
      </w:r>
      <w:r>
        <w:rPr>
          <w:rStyle w:val="typ"/>
          <w:color w:val="660066"/>
          <w:sz w:val="27"/>
          <w:szCs w:val="27"/>
        </w:rPr>
        <w:t>Article</w:t>
      </w:r>
      <w:r>
        <w:rPr>
          <w:rStyle w:val="pln"/>
          <w:color w:val="000000"/>
          <w:sz w:val="27"/>
          <w:szCs w:val="27"/>
        </w:rPr>
        <w:t xml:space="preserve"> </w:t>
      </w:r>
      <w:r>
        <w:rPr>
          <w:rStyle w:val="pun"/>
          <w:color w:val="666600"/>
          <w:sz w:val="27"/>
          <w:szCs w:val="27"/>
        </w:rPr>
        <w:t>|</w:t>
      </w:r>
      <w:r>
        <w:rPr>
          <w:rStyle w:val="pln"/>
          <w:color w:val="000000"/>
          <w:sz w:val="27"/>
          <w:szCs w:val="27"/>
        </w:rPr>
        <w:t xml:space="preserve"> longtext     </w:t>
      </w:r>
      <w:r>
        <w:rPr>
          <w:rStyle w:val="pun"/>
          <w:color w:val="666600"/>
          <w:sz w:val="27"/>
          <w:szCs w:val="27"/>
        </w:rPr>
        <w:t>|</w:t>
      </w:r>
      <w:r>
        <w:rPr>
          <w:rStyle w:val="pln"/>
          <w:color w:val="000000"/>
          <w:sz w:val="27"/>
          <w:szCs w:val="27"/>
        </w:rPr>
        <w:t xml:space="preserve"> YES  </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pln"/>
          <w:color w:val="000000"/>
          <w:sz w:val="27"/>
          <w:szCs w:val="27"/>
        </w:rPr>
        <w:t xml:space="preserve"> NULL    </w:t>
      </w:r>
      <w:r>
        <w:rPr>
          <w:rStyle w:val="pun"/>
          <w:color w:val="666600"/>
          <w:sz w:val="27"/>
          <w:szCs w:val="27"/>
        </w:rPr>
        <w:t>|</w:t>
      </w:r>
      <w:r>
        <w:rPr>
          <w:rStyle w:val="pln"/>
          <w:color w:val="000000"/>
          <w:sz w:val="27"/>
          <w:szCs w:val="27"/>
        </w:rPr>
        <w:t xml:space="preserve">       </w:t>
      </w:r>
      <w:r>
        <w:rPr>
          <w:rStyle w:val="pun"/>
          <w:color w:val="666600"/>
          <w:sz w:val="27"/>
          <w:szCs w:val="27"/>
        </w:rPr>
        <w:t>|</w:t>
      </w:r>
    </w:p>
    <w:p w14:paraId="45832A83"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color w:val="000000"/>
          <w:sz w:val="27"/>
          <w:szCs w:val="27"/>
        </w:rPr>
      </w:pPr>
      <w:r>
        <w:rPr>
          <w:rStyle w:val="pun"/>
          <w:color w:val="666600"/>
          <w:sz w:val="27"/>
          <w:szCs w:val="27"/>
        </w:rPr>
        <w:t>+---------+--------------+------+-----+---------+-------+</w:t>
      </w:r>
    </w:p>
    <w:p w14:paraId="5402BD6E" w14:textId="77777777" w:rsidR="00D43719" w:rsidRDefault="00D43719" w:rsidP="00D460BB">
      <w:pPr>
        <w:pStyle w:val="NormalWeb"/>
        <w:spacing w:line="360" w:lineRule="atLeast"/>
        <w:ind w:left="360"/>
        <w:jc w:val="both"/>
        <w:rPr>
          <w:rFonts w:ascii="Verdana" w:hAnsi="Verdana"/>
          <w:color w:val="000000"/>
          <w:sz w:val="23"/>
          <w:szCs w:val="23"/>
        </w:rPr>
      </w:pPr>
      <w:r>
        <w:rPr>
          <w:rFonts w:ascii="Verdana" w:hAnsi="Verdana"/>
          <w:color w:val="000000"/>
          <w:sz w:val="23"/>
          <w:szCs w:val="23"/>
        </w:rPr>
        <w:t>And, we have inserted three articles in it with names article 1, article 2 and, article 3 as shown below:</w:t>
      </w:r>
    </w:p>
    <w:p w14:paraId="0829F6A3" w14:textId="597EAC11" w:rsidR="00D43719" w:rsidRDefault="00D43719" w:rsidP="00D460BB">
      <w:pPr>
        <w:pStyle w:val="NormalWeb"/>
        <w:spacing w:line="360" w:lineRule="atLeast"/>
        <w:ind w:left="360"/>
        <w:jc w:val="both"/>
        <w:rPr>
          <w:rFonts w:ascii="Verdana" w:hAnsi="Verdana"/>
          <w:color w:val="000000"/>
          <w:sz w:val="23"/>
          <w:szCs w:val="23"/>
        </w:rPr>
      </w:pPr>
      <w:r>
        <w:rPr>
          <w:rFonts w:ascii="Verdana" w:hAnsi="Verdana"/>
          <w:noProof/>
          <w:color w:val="000000"/>
          <w:sz w:val="23"/>
          <w:szCs w:val="23"/>
        </w:rPr>
        <w:drawing>
          <wp:inline distT="0" distB="0" distL="0" distR="0" wp14:anchorId="1D5765AA" wp14:editId="4F2BAC52">
            <wp:extent cx="5432425" cy="3288665"/>
            <wp:effectExtent l="0" t="0" r="0" b="6985"/>
            <wp:docPr id="414655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2425" cy="3288665"/>
                    </a:xfrm>
                    <a:prstGeom prst="rect">
                      <a:avLst/>
                    </a:prstGeom>
                    <a:noFill/>
                    <a:ln>
                      <a:noFill/>
                    </a:ln>
                  </pic:spPr>
                </pic:pic>
              </a:graphicData>
            </a:graphic>
          </wp:inline>
        </w:drawing>
      </w:r>
    </w:p>
    <w:p w14:paraId="4CE77E3E" w14:textId="77777777" w:rsidR="00D43719" w:rsidRDefault="00D43719" w:rsidP="00D460BB">
      <w:pPr>
        <w:pStyle w:val="Heading2"/>
        <w:ind w:left="360"/>
        <w:rPr>
          <w:rFonts w:ascii="var(--ff-lato)" w:hAnsi="var(--ff-lato)"/>
          <w:color w:val="000000"/>
          <w:sz w:val="36"/>
          <w:szCs w:val="36"/>
        </w:rPr>
      </w:pPr>
      <w:r>
        <w:rPr>
          <w:rFonts w:ascii="var(--ff-lato)" w:hAnsi="var(--ff-lato)"/>
          <w:b/>
          <w:bCs/>
          <w:color w:val="000000"/>
        </w:rPr>
        <w:t>Example</w:t>
      </w:r>
    </w:p>
    <w:p w14:paraId="67E2DEBF" w14:textId="77777777" w:rsidR="00D43719" w:rsidRDefault="00D43719" w:rsidP="00D460BB">
      <w:pPr>
        <w:pStyle w:val="NormalWeb"/>
        <w:spacing w:line="360" w:lineRule="atLeast"/>
        <w:ind w:left="360"/>
        <w:jc w:val="both"/>
        <w:rPr>
          <w:rFonts w:ascii="Verdana" w:hAnsi="Verdana"/>
          <w:color w:val="000000"/>
          <w:sz w:val="23"/>
          <w:szCs w:val="23"/>
        </w:rPr>
      </w:pPr>
      <w:r>
        <w:rPr>
          <w:rFonts w:ascii="Verdana" w:hAnsi="Verdana"/>
          <w:color w:val="000000"/>
          <w:sz w:val="23"/>
          <w:szCs w:val="23"/>
        </w:rPr>
        <w:t>Following program retrieves the contents of the table Articles using the getString() and getClob() methods and saves it in the specified files.</w:t>
      </w:r>
    </w:p>
    <w:p w14:paraId="05883782"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kwd"/>
          <w:color w:val="000088"/>
          <w:sz w:val="27"/>
          <w:szCs w:val="27"/>
        </w:rPr>
        <w:lastRenderedPageBreak/>
        <w:t>import</w:t>
      </w:r>
      <w:r>
        <w:rPr>
          <w:rStyle w:val="pln"/>
          <w:color w:val="000000"/>
          <w:sz w:val="27"/>
          <w:szCs w:val="27"/>
        </w:rPr>
        <w:t xml:space="preserve"> java</w:t>
      </w:r>
      <w:r>
        <w:rPr>
          <w:rStyle w:val="pun"/>
          <w:color w:val="666600"/>
          <w:sz w:val="27"/>
          <w:szCs w:val="27"/>
        </w:rPr>
        <w:t>.</w:t>
      </w:r>
      <w:r>
        <w:rPr>
          <w:rStyle w:val="pln"/>
          <w:color w:val="000000"/>
          <w:sz w:val="27"/>
          <w:szCs w:val="27"/>
        </w:rPr>
        <w:t>io</w:t>
      </w:r>
      <w:r>
        <w:rPr>
          <w:rStyle w:val="pun"/>
          <w:color w:val="666600"/>
          <w:sz w:val="27"/>
          <w:szCs w:val="27"/>
        </w:rPr>
        <w:t>.</w:t>
      </w:r>
      <w:r>
        <w:rPr>
          <w:rStyle w:val="typ"/>
          <w:color w:val="660066"/>
          <w:sz w:val="27"/>
          <w:szCs w:val="27"/>
        </w:rPr>
        <w:t>FileWriter</w:t>
      </w:r>
      <w:r>
        <w:rPr>
          <w:rStyle w:val="pun"/>
          <w:color w:val="666600"/>
          <w:sz w:val="27"/>
          <w:szCs w:val="27"/>
        </w:rPr>
        <w:t>;</w:t>
      </w:r>
    </w:p>
    <w:p w14:paraId="55C61BD7"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kwd"/>
          <w:color w:val="000088"/>
          <w:sz w:val="27"/>
          <w:szCs w:val="27"/>
        </w:rPr>
        <w:t>import</w:t>
      </w:r>
      <w:r>
        <w:rPr>
          <w:rStyle w:val="pln"/>
          <w:color w:val="000000"/>
          <w:sz w:val="27"/>
          <w:szCs w:val="27"/>
        </w:rPr>
        <w:t xml:space="preserve"> java</w:t>
      </w:r>
      <w:r>
        <w:rPr>
          <w:rStyle w:val="pun"/>
          <w:color w:val="666600"/>
          <w:sz w:val="27"/>
          <w:szCs w:val="27"/>
        </w:rPr>
        <w:t>.</w:t>
      </w:r>
      <w:r>
        <w:rPr>
          <w:rStyle w:val="pln"/>
          <w:color w:val="000000"/>
          <w:sz w:val="27"/>
          <w:szCs w:val="27"/>
        </w:rPr>
        <w:t>io</w:t>
      </w:r>
      <w:r>
        <w:rPr>
          <w:rStyle w:val="pun"/>
          <w:color w:val="666600"/>
          <w:sz w:val="27"/>
          <w:szCs w:val="27"/>
        </w:rPr>
        <w:t>.</w:t>
      </w:r>
      <w:r>
        <w:rPr>
          <w:rStyle w:val="typ"/>
          <w:color w:val="660066"/>
          <w:sz w:val="27"/>
          <w:szCs w:val="27"/>
        </w:rPr>
        <w:t>Reader</w:t>
      </w:r>
      <w:r>
        <w:rPr>
          <w:rStyle w:val="pun"/>
          <w:color w:val="666600"/>
          <w:sz w:val="27"/>
          <w:szCs w:val="27"/>
        </w:rPr>
        <w:t>;</w:t>
      </w:r>
    </w:p>
    <w:p w14:paraId="2C26E7FD"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kwd"/>
          <w:color w:val="000088"/>
          <w:sz w:val="27"/>
          <w:szCs w:val="27"/>
        </w:rPr>
        <w:t>import</w:t>
      </w:r>
      <w:r>
        <w:rPr>
          <w:rStyle w:val="pln"/>
          <w:color w:val="000000"/>
          <w:sz w:val="27"/>
          <w:szCs w:val="27"/>
        </w:rPr>
        <w:t xml:space="preserve"> java</w:t>
      </w:r>
      <w:r>
        <w:rPr>
          <w:rStyle w:val="pun"/>
          <w:color w:val="666600"/>
          <w:sz w:val="27"/>
          <w:szCs w:val="27"/>
        </w:rPr>
        <w:t>.</w:t>
      </w:r>
      <w:r>
        <w:rPr>
          <w:rStyle w:val="pln"/>
          <w:color w:val="000000"/>
          <w:sz w:val="27"/>
          <w:szCs w:val="27"/>
        </w:rPr>
        <w:t>sql</w:t>
      </w:r>
      <w:r>
        <w:rPr>
          <w:rStyle w:val="pun"/>
          <w:color w:val="666600"/>
          <w:sz w:val="27"/>
          <w:szCs w:val="27"/>
        </w:rPr>
        <w:t>.</w:t>
      </w:r>
      <w:r>
        <w:rPr>
          <w:rStyle w:val="typ"/>
          <w:color w:val="660066"/>
          <w:sz w:val="27"/>
          <w:szCs w:val="27"/>
        </w:rPr>
        <w:t>Clob</w:t>
      </w:r>
      <w:r>
        <w:rPr>
          <w:rStyle w:val="pun"/>
          <w:color w:val="666600"/>
          <w:sz w:val="27"/>
          <w:szCs w:val="27"/>
        </w:rPr>
        <w:t>;</w:t>
      </w:r>
    </w:p>
    <w:p w14:paraId="6B9EA96D"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kwd"/>
          <w:color w:val="000088"/>
          <w:sz w:val="27"/>
          <w:szCs w:val="27"/>
        </w:rPr>
        <w:t>import</w:t>
      </w:r>
      <w:r>
        <w:rPr>
          <w:rStyle w:val="pln"/>
          <w:color w:val="000000"/>
          <w:sz w:val="27"/>
          <w:szCs w:val="27"/>
        </w:rPr>
        <w:t xml:space="preserve"> java</w:t>
      </w:r>
      <w:r>
        <w:rPr>
          <w:rStyle w:val="pun"/>
          <w:color w:val="666600"/>
          <w:sz w:val="27"/>
          <w:szCs w:val="27"/>
        </w:rPr>
        <w:t>.</w:t>
      </w:r>
      <w:r>
        <w:rPr>
          <w:rStyle w:val="pln"/>
          <w:color w:val="000000"/>
          <w:sz w:val="27"/>
          <w:szCs w:val="27"/>
        </w:rPr>
        <w:t>sql</w:t>
      </w:r>
      <w:r>
        <w:rPr>
          <w:rStyle w:val="pun"/>
          <w:color w:val="666600"/>
          <w:sz w:val="27"/>
          <w:szCs w:val="27"/>
        </w:rPr>
        <w:t>.</w:t>
      </w:r>
      <w:r>
        <w:rPr>
          <w:rStyle w:val="typ"/>
          <w:color w:val="660066"/>
          <w:sz w:val="27"/>
          <w:szCs w:val="27"/>
        </w:rPr>
        <w:t>Connection</w:t>
      </w:r>
      <w:r>
        <w:rPr>
          <w:rStyle w:val="pun"/>
          <w:color w:val="666600"/>
          <w:sz w:val="27"/>
          <w:szCs w:val="27"/>
        </w:rPr>
        <w:t>;</w:t>
      </w:r>
    </w:p>
    <w:p w14:paraId="40D6B69B"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kwd"/>
          <w:color w:val="000088"/>
          <w:sz w:val="27"/>
          <w:szCs w:val="27"/>
        </w:rPr>
        <w:t>import</w:t>
      </w:r>
      <w:r>
        <w:rPr>
          <w:rStyle w:val="pln"/>
          <w:color w:val="000000"/>
          <w:sz w:val="27"/>
          <w:szCs w:val="27"/>
        </w:rPr>
        <w:t xml:space="preserve"> java</w:t>
      </w:r>
      <w:r>
        <w:rPr>
          <w:rStyle w:val="pun"/>
          <w:color w:val="666600"/>
          <w:sz w:val="27"/>
          <w:szCs w:val="27"/>
        </w:rPr>
        <w:t>.</w:t>
      </w:r>
      <w:r>
        <w:rPr>
          <w:rStyle w:val="pln"/>
          <w:color w:val="000000"/>
          <w:sz w:val="27"/>
          <w:szCs w:val="27"/>
        </w:rPr>
        <w:t>sql</w:t>
      </w:r>
      <w:r>
        <w:rPr>
          <w:rStyle w:val="pun"/>
          <w:color w:val="666600"/>
          <w:sz w:val="27"/>
          <w:szCs w:val="27"/>
        </w:rPr>
        <w:t>.</w:t>
      </w:r>
      <w:r>
        <w:rPr>
          <w:rStyle w:val="typ"/>
          <w:color w:val="660066"/>
          <w:sz w:val="27"/>
          <w:szCs w:val="27"/>
        </w:rPr>
        <w:t>DriverManager</w:t>
      </w:r>
      <w:r>
        <w:rPr>
          <w:rStyle w:val="pun"/>
          <w:color w:val="666600"/>
          <w:sz w:val="27"/>
          <w:szCs w:val="27"/>
        </w:rPr>
        <w:t>;</w:t>
      </w:r>
    </w:p>
    <w:p w14:paraId="08282377"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kwd"/>
          <w:color w:val="000088"/>
          <w:sz w:val="27"/>
          <w:szCs w:val="27"/>
        </w:rPr>
        <w:t>import</w:t>
      </w:r>
      <w:r>
        <w:rPr>
          <w:rStyle w:val="pln"/>
          <w:color w:val="000000"/>
          <w:sz w:val="27"/>
          <w:szCs w:val="27"/>
        </w:rPr>
        <w:t xml:space="preserve"> java</w:t>
      </w:r>
      <w:r>
        <w:rPr>
          <w:rStyle w:val="pun"/>
          <w:color w:val="666600"/>
          <w:sz w:val="27"/>
          <w:szCs w:val="27"/>
        </w:rPr>
        <w:t>.</w:t>
      </w:r>
      <w:r>
        <w:rPr>
          <w:rStyle w:val="pln"/>
          <w:color w:val="000000"/>
          <w:sz w:val="27"/>
          <w:szCs w:val="27"/>
        </w:rPr>
        <w:t>sql</w:t>
      </w:r>
      <w:r>
        <w:rPr>
          <w:rStyle w:val="pun"/>
          <w:color w:val="666600"/>
          <w:sz w:val="27"/>
          <w:szCs w:val="27"/>
        </w:rPr>
        <w:t>.</w:t>
      </w:r>
      <w:r>
        <w:rPr>
          <w:rStyle w:val="typ"/>
          <w:color w:val="660066"/>
          <w:sz w:val="27"/>
          <w:szCs w:val="27"/>
        </w:rPr>
        <w:t>ResultSet</w:t>
      </w:r>
      <w:r>
        <w:rPr>
          <w:rStyle w:val="pun"/>
          <w:color w:val="666600"/>
          <w:sz w:val="27"/>
          <w:szCs w:val="27"/>
        </w:rPr>
        <w:t>;</w:t>
      </w:r>
    </w:p>
    <w:p w14:paraId="06E546D4"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kwd"/>
          <w:color w:val="000088"/>
          <w:sz w:val="27"/>
          <w:szCs w:val="27"/>
        </w:rPr>
        <w:t>import</w:t>
      </w:r>
      <w:r>
        <w:rPr>
          <w:rStyle w:val="pln"/>
          <w:color w:val="000000"/>
          <w:sz w:val="27"/>
          <w:szCs w:val="27"/>
        </w:rPr>
        <w:t xml:space="preserve"> java</w:t>
      </w:r>
      <w:r>
        <w:rPr>
          <w:rStyle w:val="pun"/>
          <w:color w:val="666600"/>
          <w:sz w:val="27"/>
          <w:szCs w:val="27"/>
        </w:rPr>
        <w:t>.</w:t>
      </w:r>
      <w:r>
        <w:rPr>
          <w:rStyle w:val="pln"/>
          <w:color w:val="000000"/>
          <w:sz w:val="27"/>
          <w:szCs w:val="27"/>
        </w:rPr>
        <w:t>sql</w:t>
      </w:r>
      <w:r>
        <w:rPr>
          <w:rStyle w:val="pun"/>
          <w:color w:val="666600"/>
          <w:sz w:val="27"/>
          <w:szCs w:val="27"/>
        </w:rPr>
        <w:t>.</w:t>
      </w:r>
      <w:r>
        <w:rPr>
          <w:rStyle w:val="typ"/>
          <w:color w:val="660066"/>
          <w:sz w:val="27"/>
          <w:szCs w:val="27"/>
        </w:rPr>
        <w:t>Statement</w:t>
      </w:r>
      <w:r>
        <w:rPr>
          <w:rStyle w:val="pun"/>
          <w:color w:val="666600"/>
          <w:sz w:val="27"/>
          <w:szCs w:val="27"/>
        </w:rPr>
        <w:t>;</w:t>
      </w:r>
    </w:p>
    <w:p w14:paraId="24DAE824"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kwd"/>
          <w:color w:val="000088"/>
          <w:sz w:val="27"/>
          <w:szCs w:val="27"/>
        </w:rPr>
        <w:t>public</w:t>
      </w:r>
      <w:r>
        <w:rPr>
          <w:rStyle w:val="pln"/>
          <w:color w:val="000000"/>
          <w:sz w:val="27"/>
          <w:szCs w:val="27"/>
        </w:rPr>
        <w:t xml:space="preserve"> </w:t>
      </w:r>
      <w:r>
        <w:rPr>
          <w:rStyle w:val="kwd"/>
          <w:color w:val="000088"/>
          <w:sz w:val="27"/>
          <w:szCs w:val="27"/>
        </w:rPr>
        <w:t>class</w:t>
      </w:r>
      <w:r>
        <w:rPr>
          <w:rStyle w:val="pln"/>
          <w:color w:val="000000"/>
          <w:sz w:val="27"/>
          <w:szCs w:val="27"/>
        </w:rPr>
        <w:t xml:space="preserve"> </w:t>
      </w:r>
      <w:r>
        <w:rPr>
          <w:rStyle w:val="typ"/>
          <w:color w:val="660066"/>
          <w:sz w:val="27"/>
          <w:szCs w:val="27"/>
        </w:rPr>
        <w:t>RetrievingFileFromDatabase</w:t>
      </w:r>
      <w:r>
        <w:rPr>
          <w:rStyle w:val="pln"/>
          <w:color w:val="000000"/>
          <w:sz w:val="27"/>
          <w:szCs w:val="27"/>
        </w:rPr>
        <w:t xml:space="preserve"> </w:t>
      </w:r>
      <w:r>
        <w:rPr>
          <w:rStyle w:val="pun"/>
          <w:color w:val="666600"/>
          <w:sz w:val="27"/>
          <w:szCs w:val="27"/>
        </w:rPr>
        <w:t>{</w:t>
      </w:r>
    </w:p>
    <w:p w14:paraId="7D087E99" w14:textId="2586AC73"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kwd"/>
          <w:color w:val="000088"/>
          <w:sz w:val="27"/>
          <w:szCs w:val="27"/>
        </w:rPr>
        <w:t>public</w:t>
      </w:r>
      <w:r>
        <w:rPr>
          <w:rStyle w:val="pln"/>
          <w:color w:val="000000"/>
          <w:sz w:val="27"/>
          <w:szCs w:val="27"/>
        </w:rPr>
        <w:t xml:space="preserve"> </w:t>
      </w:r>
      <w:r>
        <w:rPr>
          <w:rStyle w:val="kwd"/>
          <w:color w:val="000088"/>
          <w:sz w:val="27"/>
          <w:szCs w:val="27"/>
        </w:rPr>
        <w:t>static</w:t>
      </w:r>
      <w:r>
        <w:rPr>
          <w:rStyle w:val="pln"/>
          <w:color w:val="000000"/>
          <w:sz w:val="27"/>
          <w:szCs w:val="27"/>
        </w:rPr>
        <w:t xml:space="preserve"> </w:t>
      </w:r>
      <w:r>
        <w:rPr>
          <w:rStyle w:val="kwd"/>
          <w:color w:val="000088"/>
          <w:sz w:val="27"/>
          <w:szCs w:val="27"/>
        </w:rPr>
        <w:t>void</w:t>
      </w:r>
      <w:r>
        <w:rPr>
          <w:rStyle w:val="pln"/>
          <w:color w:val="000000"/>
          <w:sz w:val="27"/>
          <w:szCs w:val="27"/>
        </w:rPr>
        <w:t xml:space="preserve"> main</w:t>
      </w:r>
      <w:r>
        <w:rPr>
          <w:rStyle w:val="pun"/>
          <w:color w:val="666600"/>
          <w:sz w:val="27"/>
          <w:szCs w:val="27"/>
        </w:rPr>
        <w:t>(</w:t>
      </w:r>
      <w:r>
        <w:rPr>
          <w:rStyle w:val="typ"/>
          <w:color w:val="660066"/>
          <w:sz w:val="27"/>
          <w:szCs w:val="27"/>
        </w:rPr>
        <w:t>String</w:t>
      </w:r>
      <w:r>
        <w:rPr>
          <w:rStyle w:val="pln"/>
          <w:color w:val="000000"/>
          <w:sz w:val="27"/>
          <w:szCs w:val="27"/>
        </w:rPr>
        <w:t xml:space="preserve"> args</w:t>
      </w:r>
      <w:r>
        <w:rPr>
          <w:rStyle w:val="pun"/>
          <w:color w:val="666600"/>
          <w:sz w:val="27"/>
          <w:szCs w:val="27"/>
        </w:rPr>
        <w:t>[])</w:t>
      </w:r>
      <w:r>
        <w:rPr>
          <w:rStyle w:val="pln"/>
          <w:color w:val="000000"/>
          <w:sz w:val="27"/>
          <w:szCs w:val="27"/>
        </w:rPr>
        <w:t xml:space="preserve"> </w:t>
      </w:r>
      <w:r>
        <w:rPr>
          <w:rStyle w:val="kwd"/>
          <w:color w:val="000088"/>
          <w:sz w:val="27"/>
          <w:szCs w:val="27"/>
        </w:rPr>
        <w:t>throws</w:t>
      </w:r>
      <w:r>
        <w:rPr>
          <w:rStyle w:val="pln"/>
          <w:color w:val="000000"/>
          <w:sz w:val="27"/>
          <w:szCs w:val="27"/>
        </w:rPr>
        <w:t xml:space="preserve"> </w:t>
      </w:r>
      <w:r>
        <w:rPr>
          <w:rStyle w:val="typ"/>
          <w:color w:val="660066"/>
          <w:sz w:val="27"/>
          <w:szCs w:val="27"/>
        </w:rPr>
        <w:t>Exception</w:t>
      </w:r>
      <w:r>
        <w:rPr>
          <w:rStyle w:val="pln"/>
          <w:color w:val="000000"/>
          <w:sz w:val="27"/>
          <w:szCs w:val="27"/>
        </w:rPr>
        <w:t xml:space="preserve"> </w:t>
      </w:r>
      <w:r>
        <w:rPr>
          <w:rStyle w:val="pun"/>
          <w:color w:val="666600"/>
          <w:sz w:val="27"/>
          <w:szCs w:val="27"/>
        </w:rPr>
        <w:t>{</w:t>
      </w:r>
    </w:p>
    <w:p w14:paraId="49EDA566" w14:textId="3A927033"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com"/>
          <w:color w:val="880000"/>
          <w:sz w:val="27"/>
          <w:szCs w:val="27"/>
        </w:rPr>
        <w:t>//Registering the Driver</w:t>
      </w:r>
    </w:p>
    <w:p w14:paraId="3CEF1099" w14:textId="1EE725C1"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typ"/>
          <w:color w:val="660066"/>
          <w:sz w:val="27"/>
          <w:szCs w:val="27"/>
        </w:rPr>
        <w:t>DriverManager</w:t>
      </w:r>
      <w:r>
        <w:rPr>
          <w:rStyle w:val="pun"/>
          <w:color w:val="666600"/>
          <w:sz w:val="27"/>
          <w:szCs w:val="27"/>
        </w:rPr>
        <w:t>.</w:t>
      </w:r>
      <w:r>
        <w:rPr>
          <w:rStyle w:val="pln"/>
          <w:color w:val="000000"/>
          <w:sz w:val="27"/>
          <w:szCs w:val="27"/>
        </w:rPr>
        <w:t>registerDriver</w:t>
      </w:r>
      <w:r>
        <w:rPr>
          <w:rStyle w:val="pun"/>
          <w:color w:val="666600"/>
          <w:sz w:val="27"/>
          <w:szCs w:val="27"/>
        </w:rPr>
        <w:t>(</w:t>
      </w:r>
      <w:r>
        <w:rPr>
          <w:rStyle w:val="kwd"/>
          <w:color w:val="000088"/>
          <w:sz w:val="27"/>
          <w:szCs w:val="27"/>
        </w:rPr>
        <w:t>new</w:t>
      </w:r>
      <w:r>
        <w:rPr>
          <w:rStyle w:val="pln"/>
          <w:color w:val="000000"/>
          <w:sz w:val="27"/>
          <w:szCs w:val="27"/>
        </w:rPr>
        <w:t xml:space="preserve"> com</w:t>
      </w:r>
      <w:r>
        <w:rPr>
          <w:rStyle w:val="pun"/>
          <w:color w:val="666600"/>
          <w:sz w:val="27"/>
          <w:szCs w:val="27"/>
        </w:rPr>
        <w:t>.</w:t>
      </w:r>
      <w:r>
        <w:rPr>
          <w:rStyle w:val="pln"/>
          <w:color w:val="000000"/>
          <w:sz w:val="27"/>
          <w:szCs w:val="27"/>
        </w:rPr>
        <w:t>mysql</w:t>
      </w:r>
      <w:r>
        <w:rPr>
          <w:rStyle w:val="pun"/>
          <w:color w:val="666600"/>
          <w:sz w:val="27"/>
          <w:szCs w:val="27"/>
        </w:rPr>
        <w:t>.</w:t>
      </w:r>
      <w:r>
        <w:rPr>
          <w:rStyle w:val="pln"/>
          <w:color w:val="000000"/>
          <w:sz w:val="27"/>
          <w:szCs w:val="27"/>
        </w:rPr>
        <w:t>jdbc</w:t>
      </w:r>
      <w:r>
        <w:rPr>
          <w:rStyle w:val="pun"/>
          <w:color w:val="666600"/>
          <w:sz w:val="27"/>
          <w:szCs w:val="27"/>
        </w:rPr>
        <w:t>.</w:t>
      </w:r>
      <w:r>
        <w:rPr>
          <w:rStyle w:val="typ"/>
          <w:color w:val="660066"/>
          <w:sz w:val="27"/>
          <w:szCs w:val="27"/>
        </w:rPr>
        <w:t>Driver</w:t>
      </w:r>
      <w:r>
        <w:rPr>
          <w:rStyle w:val="pun"/>
          <w:color w:val="666600"/>
          <w:sz w:val="27"/>
          <w:szCs w:val="27"/>
        </w:rPr>
        <w:t>());</w:t>
      </w:r>
    </w:p>
    <w:p w14:paraId="3A5C8F8E" w14:textId="24A00CB2"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com"/>
          <w:color w:val="880000"/>
          <w:sz w:val="27"/>
          <w:szCs w:val="27"/>
        </w:rPr>
        <w:t>//Getting the connection</w:t>
      </w:r>
    </w:p>
    <w:p w14:paraId="0BFC097D" w14:textId="2B13C941"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typ"/>
          <w:color w:val="660066"/>
          <w:sz w:val="27"/>
          <w:szCs w:val="27"/>
        </w:rPr>
        <w:t>String</w:t>
      </w:r>
      <w:r>
        <w:rPr>
          <w:rStyle w:val="pln"/>
          <w:color w:val="000000"/>
          <w:sz w:val="27"/>
          <w:szCs w:val="27"/>
        </w:rPr>
        <w:t xml:space="preserve"> mysqlUrl </w:t>
      </w:r>
      <w:r>
        <w:rPr>
          <w:rStyle w:val="pun"/>
          <w:color w:val="666600"/>
          <w:sz w:val="27"/>
          <w:szCs w:val="27"/>
        </w:rPr>
        <w:t>=</w:t>
      </w:r>
      <w:r>
        <w:rPr>
          <w:rStyle w:val="pln"/>
          <w:color w:val="000000"/>
          <w:sz w:val="27"/>
          <w:szCs w:val="27"/>
        </w:rPr>
        <w:t xml:space="preserve"> </w:t>
      </w:r>
      <w:r>
        <w:rPr>
          <w:rStyle w:val="str"/>
          <w:rFonts w:eastAsiaTheme="majorEastAsia"/>
          <w:color w:val="008800"/>
          <w:sz w:val="27"/>
          <w:szCs w:val="27"/>
        </w:rPr>
        <w:t>"jdbc:mysql://localhost/sampleDB"</w:t>
      </w:r>
      <w:r>
        <w:rPr>
          <w:rStyle w:val="pun"/>
          <w:color w:val="666600"/>
          <w:sz w:val="27"/>
          <w:szCs w:val="27"/>
        </w:rPr>
        <w:t>;</w:t>
      </w:r>
    </w:p>
    <w:p w14:paraId="5F04BE26" w14:textId="311C8C1F"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typ"/>
          <w:color w:val="660066"/>
          <w:sz w:val="27"/>
          <w:szCs w:val="27"/>
        </w:rPr>
        <w:t>Connection</w:t>
      </w:r>
      <w:r>
        <w:rPr>
          <w:rStyle w:val="pln"/>
          <w:color w:val="000000"/>
          <w:sz w:val="27"/>
          <w:szCs w:val="27"/>
        </w:rPr>
        <w:t xml:space="preserve"> con </w:t>
      </w:r>
      <w:r>
        <w:rPr>
          <w:rStyle w:val="pun"/>
          <w:color w:val="666600"/>
          <w:sz w:val="27"/>
          <w:szCs w:val="27"/>
        </w:rPr>
        <w:t>=</w:t>
      </w:r>
      <w:r>
        <w:rPr>
          <w:rStyle w:val="pln"/>
          <w:color w:val="000000"/>
          <w:sz w:val="27"/>
          <w:szCs w:val="27"/>
        </w:rPr>
        <w:t xml:space="preserve"> </w:t>
      </w:r>
      <w:r>
        <w:rPr>
          <w:rStyle w:val="typ"/>
          <w:color w:val="660066"/>
          <w:sz w:val="27"/>
          <w:szCs w:val="27"/>
        </w:rPr>
        <w:t>DriverManager</w:t>
      </w:r>
      <w:r>
        <w:rPr>
          <w:rStyle w:val="pun"/>
          <w:color w:val="666600"/>
          <w:sz w:val="27"/>
          <w:szCs w:val="27"/>
        </w:rPr>
        <w:t>.</w:t>
      </w:r>
      <w:r>
        <w:rPr>
          <w:rStyle w:val="pln"/>
          <w:color w:val="000000"/>
          <w:sz w:val="27"/>
          <w:szCs w:val="27"/>
        </w:rPr>
        <w:t>getConnection</w:t>
      </w:r>
      <w:r>
        <w:rPr>
          <w:rStyle w:val="pun"/>
          <w:color w:val="666600"/>
          <w:sz w:val="27"/>
          <w:szCs w:val="27"/>
        </w:rPr>
        <w:t>(</w:t>
      </w:r>
      <w:r>
        <w:rPr>
          <w:rStyle w:val="pln"/>
          <w:color w:val="000000"/>
          <w:sz w:val="27"/>
          <w:szCs w:val="27"/>
        </w:rPr>
        <w:t>mysqlUrl</w:t>
      </w:r>
      <w:r>
        <w:rPr>
          <w:rStyle w:val="pun"/>
          <w:color w:val="666600"/>
          <w:sz w:val="27"/>
          <w:szCs w:val="27"/>
        </w:rPr>
        <w:t>,</w:t>
      </w:r>
      <w:r>
        <w:rPr>
          <w:rStyle w:val="pln"/>
          <w:color w:val="000000"/>
          <w:sz w:val="27"/>
          <w:szCs w:val="27"/>
        </w:rPr>
        <w:t xml:space="preserve"> </w:t>
      </w:r>
      <w:r>
        <w:rPr>
          <w:rStyle w:val="str"/>
          <w:rFonts w:eastAsiaTheme="majorEastAsia"/>
          <w:color w:val="008800"/>
          <w:sz w:val="27"/>
          <w:szCs w:val="27"/>
        </w:rPr>
        <w:t>"root"</w:t>
      </w:r>
      <w:r>
        <w:rPr>
          <w:rStyle w:val="pun"/>
          <w:color w:val="666600"/>
          <w:sz w:val="27"/>
          <w:szCs w:val="27"/>
        </w:rPr>
        <w:t>,</w:t>
      </w:r>
      <w:r>
        <w:rPr>
          <w:rStyle w:val="pln"/>
          <w:color w:val="000000"/>
          <w:sz w:val="27"/>
          <w:szCs w:val="27"/>
        </w:rPr>
        <w:t xml:space="preserve"> </w:t>
      </w:r>
      <w:r>
        <w:rPr>
          <w:rStyle w:val="str"/>
          <w:rFonts w:eastAsiaTheme="majorEastAsia"/>
          <w:color w:val="008800"/>
          <w:sz w:val="27"/>
          <w:szCs w:val="27"/>
        </w:rPr>
        <w:t>"password"</w:t>
      </w:r>
      <w:r>
        <w:rPr>
          <w:rStyle w:val="pun"/>
          <w:color w:val="666600"/>
          <w:sz w:val="27"/>
          <w:szCs w:val="27"/>
        </w:rPr>
        <w:t>);</w:t>
      </w:r>
    </w:p>
    <w:p w14:paraId="53FFAB6B" w14:textId="2F383C02"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typ"/>
          <w:color w:val="660066"/>
          <w:sz w:val="27"/>
          <w:szCs w:val="27"/>
        </w:rPr>
        <w:t>System</w:t>
      </w:r>
      <w:r>
        <w:rPr>
          <w:rStyle w:val="pun"/>
          <w:color w:val="666600"/>
          <w:sz w:val="27"/>
          <w:szCs w:val="27"/>
        </w:rPr>
        <w:t>.</w:t>
      </w:r>
      <w:r>
        <w:rPr>
          <w:rStyle w:val="kwd"/>
          <w:color w:val="000088"/>
          <w:sz w:val="27"/>
          <w:szCs w:val="27"/>
        </w:rPr>
        <w:t>out</w:t>
      </w:r>
      <w:r>
        <w:rPr>
          <w:rStyle w:val="pun"/>
          <w:color w:val="666600"/>
          <w:sz w:val="27"/>
          <w:szCs w:val="27"/>
        </w:rPr>
        <w:t>.</w:t>
      </w:r>
      <w:r>
        <w:rPr>
          <w:rStyle w:val="pln"/>
          <w:color w:val="000000"/>
          <w:sz w:val="27"/>
          <w:szCs w:val="27"/>
        </w:rPr>
        <w:t>println</w:t>
      </w:r>
      <w:r>
        <w:rPr>
          <w:rStyle w:val="pun"/>
          <w:color w:val="666600"/>
          <w:sz w:val="27"/>
          <w:szCs w:val="27"/>
        </w:rPr>
        <w:t>(</w:t>
      </w:r>
      <w:r>
        <w:rPr>
          <w:rStyle w:val="str"/>
          <w:rFonts w:eastAsiaTheme="majorEastAsia"/>
          <w:color w:val="008800"/>
          <w:sz w:val="27"/>
          <w:szCs w:val="27"/>
        </w:rPr>
        <w:t>"Connection established......"</w:t>
      </w:r>
      <w:r>
        <w:rPr>
          <w:rStyle w:val="pun"/>
          <w:color w:val="666600"/>
          <w:sz w:val="27"/>
          <w:szCs w:val="27"/>
        </w:rPr>
        <w:t>);</w:t>
      </w:r>
    </w:p>
    <w:p w14:paraId="12600C21" w14:textId="1B62DBCA"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com"/>
          <w:color w:val="880000"/>
          <w:sz w:val="27"/>
          <w:szCs w:val="27"/>
        </w:rPr>
        <w:t>//Creating aStatement</w:t>
      </w:r>
    </w:p>
    <w:p w14:paraId="09BE02D1" w14:textId="3A969DAA"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typ"/>
          <w:color w:val="660066"/>
          <w:sz w:val="27"/>
          <w:szCs w:val="27"/>
        </w:rPr>
        <w:t>Statement</w:t>
      </w:r>
      <w:r>
        <w:rPr>
          <w:rStyle w:val="pln"/>
          <w:color w:val="000000"/>
          <w:sz w:val="27"/>
          <w:szCs w:val="27"/>
        </w:rPr>
        <w:t xml:space="preserve"> stmt </w:t>
      </w:r>
      <w:r>
        <w:rPr>
          <w:rStyle w:val="pun"/>
          <w:color w:val="666600"/>
          <w:sz w:val="27"/>
          <w:szCs w:val="27"/>
        </w:rPr>
        <w:t>=</w:t>
      </w:r>
      <w:r>
        <w:rPr>
          <w:rStyle w:val="pln"/>
          <w:color w:val="000000"/>
          <w:sz w:val="27"/>
          <w:szCs w:val="27"/>
        </w:rPr>
        <w:t xml:space="preserve"> con</w:t>
      </w:r>
      <w:r>
        <w:rPr>
          <w:rStyle w:val="pun"/>
          <w:color w:val="666600"/>
          <w:sz w:val="27"/>
          <w:szCs w:val="27"/>
        </w:rPr>
        <w:t>.</w:t>
      </w:r>
      <w:r>
        <w:rPr>
          <w:rStyle w:val="pln"/>
          <w:color w:val="000000"/>
          <w:sz w:val="27"/>
          <w:szCs w:val="27"/>
        </w:rPr>
        <w:t>createStatement</w:t>
      </w:r>
      <w:r>
        <w:rPr>
          <w:rStyle w:val="pun"/>
          <w:color w:val="666600"/>
          <w:sz w:val="27"/>
          <w:szCs w:val="27"/>
        </w:rPr>
        <w:t>();</w:t>
      </w:r>
    </w:p>
    <w:p w14:paraId="597EC193" w14:textId="3F2B4EF6"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com"/>
          <w:color w:val="880000"/>
          <w:sz w:val="27"/>
          <w:szCs w:val="27"/>
        </w:rPr>
        <w:t>//Retrieving the data</w:t>
      </w:r>
    </w:p>
    <w:p w14:paraId="6ED50056" w14:textId="7B8102CA"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typ"/>
          <w:color w:val="660066"/>
          <w:sz w:val="27"/>
          <w:szCs w:val="27"/>
        </w:rPr>
        <w:t>ResultSet</w:t>
      </w:r>
      <w:r>
        <w:rPr>
          <w:rStyle w:val="pln"/>
          <w:color w:val="000000"/>
          <w:sz w:val="27"/>
          <w:szCs w:val="27"/>
        </w:rPr>
        <w:t xml:space="preserve"> rs </w:t>
      </w:r>
      <w:r>
        <w:rPr>
          <w:rStyle w:val="pun"/>
          <w:color w:val="666600"/>
          <w:sz w:val="27"/>
          <w:szCs w:val="27"/>
        </w:rPr>
        <w:t>=</w:t>
      </w:r>
      <w:r>
        <w:rPr>
          <w:rStyle w:val="pln"/>
          <w:color w:val="000000"/>
          <w:sz w:val="27"/>
          <w:szCs w:val="27"/>
        </w:rPr>
        <w:t xml:space="preserve"> stmt</w:t>
      </w:r>
      <w:r>
        <w:rPr>
          <w:rStyle w:val="pun"/>
          <w:color w:val="666600"/>
          <w:sz w:val="27"/>
          <w:szCs w:val="27"/>
        </w:rPr>
        <w:t>.</w:t>
      </w:r>
      <w:r>
        <w:rPr>
          <w:rStyle w:val="pln"/>
          <w:color w:val="000000"/>
          <w:sz w:val="27"/>
          <w:szCs w:val="27"/>
        </w:rPr>
        <w:t>executeQuery</w:t>
      </w:r>
      <w:r>
        <w:rPr>
          <w:rStyle w:val="pun"/>
          <w:color w:val="666600"/>
          <w:sz w:val="27"/>
          <w:szCs w:val="27"/>
        </w:rPr>
        <w:t>(</w:t>
      </w:r>
      <w:r>
        <w:rPr>
          <w:rStyle w:val="str"/>
          <w:rFonts w:eastAsiaTheme="majorEastAsia"/>
          <w:color w:val="008800"/>
          <w:sz w:val="27"/>
          <w:szCs w:val="27"/>
        </w:rPr>
        <w:t>"select * from Articles"</w:t>
      </w:r>
      <w:r>
        <w:rPr>
          <w:rStyle w:val="pun"/>
          <w:color w:val="666600"/>
          <w:sz w:val="27"/>
          <w:szCs w:val="27"/>
        </w:rPr>
        <w:t>);</w:t>
      </w:r>
    </w:p>
    <w:p w14:paraId="7C7ADE92" w14:textId="1F54EDE8"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kwd"/>
          <w:color w:val="000088"/>
          <w:sz w:val="27"/>
          <w:szCs w:val="27"/>
        </w:rPr>
        <w:t>int</w:t>
      </w:r>
      <w:r>
        <w:rPr>
          <w:rStyle w:val="pln"/>
          <w:color w:val="000000"/>
          <w:sz w:val="27"/>
          <w:szCs w:val="27"/>
        </w:rPr>
        <w:t xml:space="preserve"> j </w:t>
      </w:r>
      <w:r>
        <w:rPr>
          <w:rStyle w:val="pun"/>
          <w:color w:val="666600"/>
          <w:sz w:val="27"/>
          <w:szCs w:val="27"/>
        </w:rPr>
        <w:t>=</w:t>
      </w:r>
      <w:r>
        <w:rPr>
          <w:rStyle w:val="pln"/>
          <w:color w:val="000000"/>
          <w:sz w:val="27"/>
          <w:szCs w:val="27"/>
        </w:rPr>
        <w:t xml:space="preserve"> </w:t>
      </w:r>
      <w:r>
        <w:rPr>
          <w:rStyle w:val="lit"/>
          <w:color w:val="006666"/>
          <w:sz w:val="27"/>
          <w:szCs w:val="27"/>
        </w:rPr>
        <w:t>0</w:t>
      </w:r>
      <w:r>
        <w:rPr>
          <w:rStyle w:val="pun"/>
          <w:color w:val="666600"/>
          <w:sz w:val="27"/>
          <w:szCs w:val="27"/>
        </w:rPr>
        <w:t>;</w:t>
      </w:r>
    </w:p>
    <w:p w14:paraId="10B986A5" w14:textId="18378DC3"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typ"/>
          <w:color w:val="660066"/>
          <w:sz w:val="27"/>
          <w:szCs w:val="27"/>
        </w:rPr>
        <w:t>System</w:t>
      </w:r>
      <w:r>
        <w:rPr>
          <w:rStyle w:val="pun"/>
          <w:color w:val="666600"/>
          <w:sz w:val="27"/>
          <w:szCs w:val="27"/>
        </w:rPr>
        <w:t>.</w:t>
      </w:r>
      <w:r>
        <w:rPr>
          <w:rStyle w:val="kwd"/>
          <w:color w:val="000088"/>
          <w:sz w:val="27"/>
          <w:szCs w:val="27"/>
        </w:rPr>
        <w:t>out</w:t>
      </w:r>
      <w:r>
        <w:rPr>
          <w:rStyle w:val="pun"/>
          <w:color w:val="666600"/>
          <w:sz w:val="27"/>
          <w:szCs w:val="27"/>
        </w:rPr>
        <w:t>.</w:t>
      </w:r>
      <w:r>
        <w:rPr>
          <w:rStyle w:val="pln"/>
          <w:color w:val="000000"/>
          <w:sz w:val="27"/>
          <w:szCs w:val="27"/>
        </w:rPr>
        <w:t>println</w:t>
      </w:r>
      <w:r>
        <w:rPr>
          <w:rStyle w:val="pun"/>
          <w:color w:val="666600"/>
          <w:sz w:val="27"/>
          <w:szCs w:val="27"/>
        </w:rPr>
        <w:t>(</w:t>
      </w:r>
      <w:r>
        <w:rPr>
          <w:rStyle w:val="str"/>
          <w:rFonts w:eastAsiaTheme="majorEastAsia"/>
          <w:color w:val="008800"/>
          <w:sz w:val="27"/>
          <w:szCs w:val="27"/>
        </w:rPr>
        <w:t>"Contents of the table are: "</w:t>
      </w:r>
      <w:r>
        <w:rPr>
          <w:rStyle w:val="pun"/>
          <w:color w:val="666600"/>
          <w:sz w:val="27"/>
          <w:szCs w:val="27"/>
        </w:rPr>
        <w:t>);</w:t>
      </w:r>
    </w:p>
    <w:p w14:paraId="386F284E" w14:textId="26463953"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kwd"/>
          <w:color w:val="000088"/>
          <w:sz w:val="27"/>
          <w:szCs w:val="27"/>
        </w:rPr>
        <w:t>while</w:t>
      </w:r>
      <w:r>
        <w:rPr>
          <w:rStyle w:val="pun"/>
          <w:color w:val="666600"/>
          <w:sz w:val="27"/>
          <w:szCs w:val="27"/>
        </w:rPr>
        <w:t>(</w:t>
      </w:r>
      <w:r>
        <w:rPr>
          <w:rStyle w:val="pln"/>
          <w:color w:val="000000"/>
          <w:sz w:val="27"/>
          <w:szCs w:val="27"/>
        </w:rPr>
        <w:t>rs</w:t>
      </w:r>
      <w:r>
        <w:rPr>
          <w:rStyle w:val="pun"/>
          <w:color w:val="666600"/>
          <w:sz w:val="27"/>
          <w:szCs w:val="27"/>
        </w:rPr>
        <w:t>.</w:t>
      </w:r>
      <w:r>
        <w:rPr>
          <w:rStyle w:val="kwd"/>
          <w:color w:val="000088"/>
          <w:sz w:val="27"/>
          <w:szCs w:val="27"/>
        </w:rPr>
        <w:t>next</w:t>
      </w:r>
      <w:r>
        <w:rPr>
          <w:rStyle w:val="pun"/>
          <w:color w:val="666600"/>
          <w:sz w:val="27"/>
          <w:szCs w:val="27"/>
        </w:rPr>
        <w:t>())</w:t>
      </w:r>
      <w:r>
        <w:rPr>
          <w:rStyle w:val="pln"/>
          <w:color w:val="000000"/>
          <w:sz w:val="27"/>
          <w:szCs w:val="27"/>
        </w:rPr>
        <w:t xml:space="preserve"> </w:t>
      </w:r>
      <w:r>
        <w:rPr>
          <w:rStyle w:val="pun"/>
          <w:color w:val="666600"/>
          <w:sz w:val="27"/>
          <w:szCs w:val="27"/>
        </w:rPr>
        <w:t>{</w:t>
      </w:r>
    </w:p>
    <w:p w14:paraId="1B6A134D" w14:textId="6F11E391"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800"/>
        <w:rPr>
          <w:rStyle w:val="pln"/>
          <w:color w:val="000000"/>
          <w:sz w:val="27"/>
          <w:szCs w:val="27"/>
        </w:rPr>
      </w:pPr>
      <w:r>
        <w:rPr>
          <w:rStyle w:val="typ"/>
          <w:color w:val="660066"/>
          <w:sz w:val="27"/>
          <w:szCs w:val="27"/>
        </w:rPr>
        <w:t>System</w:t>
      </w:r>
      <w:r>
        <w:rPr>
          <w:rStyle w:val="pun"/>
          <w:color w:val="666600"/>
          <w:sz w:val="27"/>
          <w:szCs w:val="27"/>
        </w:rPr>
        <w:t>.</w:t>
      </w:r>
      <w:r>
        <w:rPr>
          <w:rStyle w:val="kwd"/>
          <w:color w:val="000088"/>
          <w:sz w:val="27"/>
          <w:szCs w:val="27"/>
        </w:rPr>
        <w:t>out</w:t>
      </w:r>
      <w:r>
        <w:rPr>
          <w:rStyle w:val="pun"/>
          <w:color w:val="666600"/>
          <w:sz w:val="27"/>
          <w:szCs w:val="27"/>
        </w:rPr>
        <w:t>.</w:t>
      </w:r>
      <w:r>
        <w:rPr>
          <w:rStyle w:val="pln"/>
          <w:color w:val="000000"/>
          <w:sz w:val="27"/>
          <w:szCs w:val="27"/>
        </w:rPr>
        <w:t>println</w:t>
      </w:r>
      <w:r>
        <w:rPr>
          <w:rStyle w:val="pun"/>
          <w:color w:val="666600"/>
          <w:sz w:val="27"/>
          <w:szCs w:val="27"/>
        </w:rPr>
        <w:t>(</w:t>
      </w:r>
      <w:r>
        <w:rPr>
          <w:rStyle w:val="pln"/>
          <w:color w:val="000000"/>
          <w:sz w:val="27"/>
          <w:szCs w:val="27"/>
        </w:rPr>
        <w:t>rs</w:t>
      </w:r>
      <w:r>
        <w:rPr>
          <w:rStyle w:val="pun"/>
          <w:color w:val="666600"/>
          <w:sz w:val="27"/>
          <w:szCs w:val="27"/>
        </w:rPr>
        <w:t>.</w:t>
      </w:r>
      <w:r>
        <w:rPr>
          <w:rStyle w:val="pln"/>
          <w:color w:val="000000"/>
          <w:sz w:val="27"/>
          <w:szCs w:val="27"/>
        </w:rPr>
        <w:t>getString</w:t>
      </w:r>
      <w:r>
        <w:rPr>
          <w:rStyle w:val="pun"/>
          <w:color w:val="666600"/>
          <w:sz w:val="27"/>
          <w:szCs w:val="27"/>
        </w:rPr>
        <w:t>(</w:t>
      </w:r>
      <w:r>
        <w:rPr>
          <w:rStyle w:val="str"/>
          <w:rFonts w:eastAsiaTheme="majorEastAsia"/>
          <w:color w:val="008800"/>
          <w:sz w:val="27"/>
          <w:szCs w:val="27"/>
        </w:rPr>
        <w:t>"Name"</w:t>
      </w:r>
      <w:r>
        <w:rPr>
          <w:rStyle w:val="pun"/>
          <w:color w:val="666600"/>
          <w:sz w:val="27"/>
          <w:szCs w:val="27"/>
        </w:rPr>
        <w:t>));</w:t>
      </w:r>
    </w:p>
    <w:p w14:paraId="4F733814" w14:textId="1C541748"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800"/>
        <w:rPr>
          <w:rStyle w:val="pln"/>
          <w:color w:val="000000"/>
          <w:sz w:val="27"/>
          <w:szCs w:val="27"/>
        </w:rPr>
      </w:pPr>
      <w:r>
        <w:rPr>
          <w:rStyle w:val="typ"/>
          <w:color w:val="660066"/>
          <w:sz w:val="27"/>
          <w:szCs w:val="27"/>
        </w:rPr>
        <w:t>Clob</w:t>
      </w:r>
      <w:r>
        <w:rPr>
          <w:rStyle w:val="pln"/>
          <w:color w:val="000000"/>
          <w:sz w:val="27"/>
          <w:szCs w:val="27"/>
        </w:rPr>
        <w:t xml:space="preserve"> clob </w:t>
      </w:r>
      <w:r>
        <w:rPr>
          <w:rStyle w:val="pun"/>
          <w:color w:val="666600"/>
          <w:sz w:val="27"/>
          <w:szCs w:val="27"/>
        </w:rPr>
        <w:t>=</w:t>
      </w:r>
      <w:r>
        <w:rPr>
          <w:rStyle w:val="pln"/>
          <w:color w:val="000000"/>
          <w:sz w:val="27"/>
          <w:szCs w:val="27"/>
        </w:rPr>
        <w:t xml:space="preserve"> rs</w:t>
      </w:r>
      <w:r>
        <w:rPr>
          <w:rStyle w:val="pun"/>
          <w:color w:val="666600"/>
          <w:sz w:val="27"/>
          <w:szCs w:val="27"/>
        </w:rPr>
        <w:t>.</w:t>
      </w:r>
      <w:r>
        <w:rPr>
          <w:rStyle w:val="pln"/>
          <w:color w:val="000000"/>
          <w:sz w:val="27"/>
          <w:szCs w:val="27"/>
        </w:rPr>
        <w:t>getClob</w:t>
      </w:r>
      <w:r>
        <w:rPr>
          <w:rStyle w:val="pun"/>
          <w:color w:val="666600"/>
          <w:sz w:val="27"/>
          <w:szCs w:val="27"/>
        </w:rPr>
        <w:t>(</w:t>
      </w:r>
      <w:r>
        <w:rPr>
          <w:rStyle w:val="str"/>
          <w:rFonts w:eastAsiaTheme="majorEastAsia"/>
          <w:color w:val="008800"/>
          <w:sz w:val="27"/>
          <w:szCs w:val="27"/>
        </w:rPr>
        <w:t>"Article"</w:t>
      </w:r>
      <w:r>
        <w:rPr>
          <w:rStyle w:val="pun"/>
          <w:color w:val="666600"/>
          <w:sz w:val="27"/>
          <w:szCs w:val="27"/>
        </w:rPr>
        <w:t>);</w:t>
      </w:r>
    </w:p>
    <w:p w14:paraId="123B3F92" w14:textId="610DE452"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800"/>
        <w:rPr>
          <w:rStyle w:val="pln"/>
          <w:color w:val="000000"/>
          <w:sz w:val="27"/>
          <w:szCs w:val="27"/>
        </w:rPr>
      </w:pPr>
      <w:r>
        <w:rPr>
          <w:rStyle w:val="typ"/>
          <w:color w:val="660066"/>
          <w:sz w:val="27"/>
          <w:szCs w:val="27"/>
        </w:rPr>
        <w:t>Reader</w:t>
      </w:r>
      <w:r>
        <w:rPr>
          <w:rStyle w:val="pln"/>
          <w:color w:val="000000"/>
          <w:sz w:val="27"/>
          <w:szCs w:val="27"/>
        </w:rPr>
        <w:t xml:space="preserve"> reader </w:t>
      </w:r>
      <w:r>
        <w:rPr>
          <w:rStyle w:val="pun"/>
          <w:color w:val="666600"/>
          <w:sz w:val="27"/>
          <w:szCs w:val="27"/>
        </w:rPr>
        <w:t>=</w:t>
      </w:r>
      <w:r>
        <w:rPr>
          <w:rStyle w:val="pln"/>
          <w:color w:val="000000"/>
          <w:sz w:val="27"/>
          <w:szCs w:val="27"/>
        </w:rPr>
        <w:t xml:space="preserve"> clob</w:t>
      </w:r>
      <w:r>
        <w:rPr>
          <w:rStyle w:val="pun"/>
          <w:color w:val="666600"/>
          <w:sz w:val="27"/>
          <w:szCs w:val="27"/>
        </w:rPr>
        <w:t>.</w:t>
      </w:r>
      <w:r>
        <w:rPr>
          <w:rStyle w:val="pln"/>
          <w:color w:val="000000"/>
          <w:sz w:val="27"/>
          <w:szCs w:val="27"/>
        </w:rPr>
        <w:t>getCharacterStream</w:t>
      </w:r>
      <w:r>
        <w:rPr>
          <w:rStyle w:val="pun"/>
          <w:color w:val="666600"/>
          <w:sz w:val="27"/>
          <w:szCs w:val="27"/>
        </w:rPr>
        <w:t>();</w:t>
      </w:r>
    </w:p>
    <w:p w14:paraId="06027186" w14:textId="6CFCFC59"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800"/>
        <w:rPr>
          <w:rStyle w:val="pln"/>
          <w:color w:val="000000"/>
          <w:sz w:val="27"/>
          <w:szCs w:val="27"/>
        </w:rPr>
      </w:pPr>
      <w:r>
        <w:rPr>
          <w:rStyle w:val="typ"/>
          <w:color w:val="660066"/>
          <w:sz w:val="27"/>
          <w:szCs w:val="27"/>
        </w:rPr>
        <w:t>String</w:t>
      </w:r>
      <w:r>
        <w:rPr>
          <w:rStyle w:val="pln"/>
          <w:color w:val="000000"/>
          <w:sz w:val="27"/>
          <w:szCs w:val="27"/>
        </w:rPr>
        <w:t xml:space="preserve"> filePath </w:t>
      </w:r>
      <w:r>
        <w:rPr>
          <w:rStyle w:val="pun"/>
          <w:color w:val="666600"/>
          <w:sz w:val="27"/>
          <w:szCs w:val="27"/>
        </w:rPr>
        <w:t>=</w:t>
      </w:r>
      <w:r>
        <w:rPr>
          <w:rStyle w:val="pln"/>
          <w:color w:val="000000"/>
          <w:sz w:val="27"/>
          <w:szCs w:val="27"/>
        </w:rPr>
        <w:t xml:space="preserve"> </w:t>
      </w:r>
      <w:r>
        <w:rPr>
          <w:rStyle w:val="str"/>
          <w:rFonts w:eastAsiaTheme="majorEastAsia"/>
          <w:color w:val="008800"/>
          <w:sz w:val="27"/>
          <w:szCs w:val="27"/>
        </w:rPr>
        <w:t>"E:\Data\clob_output"</w:t>
      </w:r>
      <w:r>
        <w:rPr>
          <w:rStyle w:val="pun"/>
          <w:color w:val="666600"/>
          <w:sz w:val="27"/>
          <w:szCs w:val="27"/>
        </w:rPr>
        <w:t>+</w:t>
      </w:r>
      <w:r>
        <w:rPr>
          <w:rStyle w:val="pln"/>
          <w:color w:val="000000"/>
          <w:sz w:val="27"/>
          <w:szCs w:val="27"/>
        </w:rPr>
        <w:t>j</w:t>
      </w:r>
      <w:r>
        <w:rPr>
          <w:rStyle w:val="pun"/>
          <w:color w:val="666600"/>
          <w:sz w:val="27"/>
          <w:szCs w:val="27"/>
        </w:rPr>
        <w:t>+</w:t>
      </w:r>
      <w:r>
        <w:rPr>
          <w:rStyle w:val="str"/>
          <w:rFonts w:eastAsiaTheme="majorEastAsia"/>
          <w:color w:val="008800"/>
          <w:sz w:val="27"/>
          <w:szCs w:val="27"/>
        </w:rPr>
        <w:t>".txt"</w:t>
      </w:r>
      <w:r>
        <w:rPr>
          <w:rStyle w:val="pun"/>
          <w:color w:val="666600"/>
          <w:sz w:val="27"/>
          <w:szCs w:val="27"/>
        </w:rPr>
        <w:t>;</w:t>
      </w:r>
    </w:p>
    <w:p w14:paraId="26C9DEF9" w14:textId="4069C503"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800"/>
        <w:rPr>
          <w:rStyle w:val="pln"/>
          <w:color w:val="000000"/>
          <w:sz w:val="27"/>
          <w:szCs w:val="27"/>
        </w:rPr>
      </w:pPr>
      <w:r>
        <w:rPr>
          <w:rStyle w:val="typ"/>
          <w:color w:val="660066"/>
          <w:sz w:val="27"/>
          <w:szCs w:val="27"/>
        </w:rPr>
        <w:t>FileWriter</w:t>
      </w:r>
      <w:r>
        <w:rPr>
          <w:rStyle w:val="pln"/>
          <w:color w:val="000000"/>
          <w:sz w:val="27"/>
          <w:szCs w:val="27"/>
        </w:rPr>
        <w:t xml:space="preserve"> writer </w:t>
      </w:r>
      <w:r>
        <w:rPr>
          <w:rStyle w:val="pun"/>
          <w:color w:val="666600"/>
          <w:sz w:val="27"/>
          <w:szCs w:val="27"/>
        </w:rPr>
        <w:t>=</w:t>
      </w:r>
      <w:r>
        <w:rPr>
          <w:rStyle w:val="pln"/>
          <w:color w:val="000000"/>
          <w:sz w:val="27"/>
          <w:szCs w:val="27"/>
        </w:rPr>
        <w:t xml:space="preserve"> </w:t>
      </w:r>
      <w:r>
        <w:rPr>
          <w:rStyle w:val="kwd"/>
          <w:color w:val="000088"/>
          <w:sz w:val="27"/>
          <w:szCs w:val="27"/>
        </w:rPr>
        <w:t>new</w:t>
      </w:r>
      <w:r>
        <w:rPr>
          <w:rStyle w:val="pln"/>
          <w:color w:val="000000"/>
          <w:sz w:val="27"/>
          <w:szCs w:val="27"/>
        </w:rPr>
        <w:t xml:space="preserve"> </w:t>
      </w:r>
      <w:r>
        <w:rPr>
          <w:rStyle w:val="typ"/>
          <w:color w:val="660066"/>
          <w:sz w:val="27"/>
          <w:szCs w:val="27"/>
        </w:rPr>
        <w:t>FileWriter</w:t>
      </w:r>
      <w:r>
        <w:rPr>
          <w:rStyle w:val="pun"/>
          <w:color w:val="666600"/>
          <w:sz w:val="27"/>
          <w:szCs w:val="27"/>
        </w:rPr>
        <w:t>(</w:t>
      </w:r>
      <w:r>
        <w:rPr>
          <w:rStyle w:val="pln"/>
          <w:color w:val="000000"/>
          <w:sz w:val="27"/>
          <w:szCs w:val="27"/>
        </w:rPr>
        <w:t>filePath</w:t>
      </w:r>
      <w:r>
        <w:rPr>
          <w:rStyle w:val="pun"/>
          <w:color w:val="666600"/>
          <w:sz w:val="27"/>
          <w:szCs w:val="27"/>
        </w:rPr>
        <w:t>);</w:t>
      </w:r>
    </w:p>
    <w:p w14:paraId="297BC043" w14:textId="34B7E679"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800"/>
        <w:rPr>
          <w:rStyle w:val="pln"/>
          <w:color w:val="000000"/>
          <w:sz w:val="27"/>
          <w:szCs w:val="27"/>
        </w:rPr>
      </w:pPr>
      <w:r>
        <w:rPr>
          <w:rStyle w:val="kwd"/>
          <w:color w:val="000088"/>
          <w:sz w:val="27"/>
          <w:szCs w:val="27"/>
        </w:rPr>
        <w:t>int</w:t>
      </w:r>
      <w:r>
        <w:rPr>
          <w:rStyle w:val="pln"/>
          <w:color w:val="000000"/>
          <w:sz w:val="27"/>
          <w:szCs w:val="27"/>
        </w:rPr>
        <w:t xml:space="preserve"> i</w:t>
      </w:r>
      <w:r>
        <w:rPr>
          <w:rStyle w:val="pun"/>
          <w:color w:val="666600"/>
          <w:sz w:val="27"/>
          <w:szCs w:val="27"/>
        </w:rPr>
        <w:t>;</w:t>
      </w:r>
    </w:p>
    <w:p w14:paraId="0B8BA0F6" w14:textId="0E117665"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800"/>
        <w:rPr>
          <w:rStyle w:val="pln"/>
          <w:color w:val="000000"/>
          <w:sz w:val="27"/>
          <w:szCs w:val="27"/>
        </w:rPr>
      </w:pPr>
      <w:r>
        <w:rPr>
          <w:rStyle w:val="kwd"/>
          <w:color w:val="000088"/>
          <w:sz w:val="27"/>
          <w:szCs w:val="27"/>
        </w:rPr>
        <w:t>while</w:t>
      </w:r>
      <w:r>
        <w:rPr>
          <w:rStyle w:val="pln"/>
          <w:color w:val="000000"/>
          <w:sz w:val="27"/>
          <w:szCs w:val="27"/>
        </w:rPr>
        <w:t xml:space="preserve"> </w:t>
      </w:r>
      <w:r>
        <w:rPr>
          <w:rStyle w:val="pun"/>
          <w:color w:val="666600"/>
          <w:sz w:val="27"/>
          <w:szCs w:val="27"/>
        </w:rPr>
        <w:t>((</w:t>
      </w:r>
      <w:r>
        <w:rPr>
          <w:rStyle w:val="pln"/>
          <w:color w:val="000000"/>
          <w:sz w:val="27"/>
          <w:szCs w:val="27"/>
        </w:rPr>
        <w:t xml:space="preserve">i </w:t>
      </w:r>
      <w:r>
        <w:rPr>
          <w:rStyle w:val="pun"/>
          <w:color w:val="666600"/>
          <w:sz w:val="27"/>
          <w:szCs w:val="27"/>
        </w:rPr>
        <w:t>=</w:t>
      </w:r>
      <w:r>
        <w:rPr>
          <w:rStyle w:val="pln"/>
          <w:color w:val="000000"/>
          <w:sz w:val="27"/>
          <w:szCs w:val="27"/>
        </w:rPr>
        <w:t xml:space="preserve"> reader</w:t>
      </w:r>
      <w:r>
        <w:rPr>
          <w:rStyle w:val="pun"/>
          <w:color w:val="666600"/>
          <w:sz w:val="27"/>
          <w:szCs w:val="27"/>
        </w:rPr>
        <w:t>.</w:t>
      </w:r>
      <w:r>
        <w:rPr>
          <w:rStyle w:val="pln"/>
          <w:color w:val="000000"/>
          <w:sz w:val="27"/>
          <w:szCs w:val="27"/>
        </w:rPr>
        <w:t>read</w:t>
      </w:r>
      <w:r>
        <w:rPr>
          <w:rStyle w:val="pun"/>
          <w:color w:val="666600"/>
          <w:sz w:val="27"/>
          <w:szCs w:val="27"/>
        </w:rPr>
        <w:t>())!=-</w:t>
      </w:r>
      <w:r>
        <w:rPr>
          <w:rStyle w:val="lit"/>
          <w:color w:val="006666"/>
          <w:sz w:val="27"/>
          <w:szCs w:val="27"/>
        </w:rPr>
        <w:t>1</w:t>
      </w:r>
      <w:r>
        <w:rPr>
          <w:rStyle w:val="pun"/>
          <w:color w:val="666600"/>
          <w:sz w:val="27"/>
          <w:szCs w:val="27"/>
        </w:rPr>
        <w:t>)</w:t>
      </w:r>
      <w:r>
        <w:rPr>
          <w:rStyle w:val="pln"/>
          <w:color w:val="000000"/>
          <w:sz w:val="27"/>
          <w:szCs w:val="27"/>
        </w:rPr>
        <w:t xml:space="preserve"> </w:t>
      </w:r>
      <w:r>
        <w:rPr>
          <w:rStyle w:val="pun"/>
          <w:color w:val="666600"/>
          <w:sz w:val="27"/>
          <w:szCs w:val="27"/>
        </w:rPr>
        <w:t>{</w:t>
      </w:r>
    </w:p>
    <w:p w14:paraId="06AAAFF3" w14:textId="4EF7AA4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2520"/>
        <w:rPr>
          <w:rStyle w:val="pln"/>
          <w:color w:val="000000"/>
          <w:sz w:val="27"/>
          <w:szCs w:val="27"/>
        </w:rPr>
      </w:pPr>
      <w:r>
        <w:rPr>
          <w:rStyle w:val="pln"/>
          <w:color w:val="000000"/>
          <w:sz w:val="27"/>
          <w:szCs w:val="27"/>
        </w:rPr>
        <w:t>writer</w:t>
      </w:r>
      <w:r>
        <w:rPr>
          <w:rStyle w:val="pun"/>
          <w:color w:val="666600"/>
          <w:sz w:val="27"/>
          <w:szCs w:val="27"/>
        </w:rPr>
        <w:t>.</w:t>
      </w:r>
      <w:r>
        <w:rPr>
          <w:rStyle w:val="pln"/>
          <w:color w:val="000000"/>
          <w:sz w:val="27"/>
          <w:szCs w:val="27"/>
        </w:rPr>
        <w:t>write</w:t>
      </w:r>
      <w:r>
        <w:rPr>
          <w:rStyle w:val="pun"/>
          <w:color w:val="666600"/>
          <w:sz w:val="27"/>
          <w:szCs w:val="27"/>
        </w:rPr>
        <w:t>(</w:t>
      </w:r>
      <w:r>
        <w:rPr>
          <w:rStyle w:val="pln"/>
          <w:color w:val="000000"/>
          <w:sz w:val="27"/>
          <w:szCs w:val="27"/>
        </w:rPr>
        <w:t>i</w:t>
      </w:r>
      <w:r>
        <w:rPr>
          <w:rStyle w:val="pun"/>
          <w:color w:val="666600"/>
          <w:sz w:val="27"/>
          <w:szCs w:val="27"/>
        </w:rPr>
        <w:t>);</w:t>
      </w:r>
    </w:p>
    <w:p w14:paraId="5D2CA1B1" w14:textId="0E4C385E"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800"/>
        <w:rPr>
          <w:rStyle w:val="pln"/>
          <w:color w:val="000000"/>
          <w:sz w:val="27"/>
          <w:szCs w:val="27"/>
        </w:rPr>
      </w:pPr>
      <w:r>
        <w:rPr>
          <w:rStyle w:val="pun"/>
          <w:color w:val="666600"/>
          <w:sz w:val="27"/>
          <w:szCs w:val="27"/>
        </w:rPr>
        <w:t>}</w:t>
      </w:r>
    </w:p>
    <w:p w14:paraId="1443E7C8" w14:textId="1D1B2812"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800"/>
        <w:rPr>
          <w:rStyle w:val="pln"/>
          <w:color w:val="000000"/>
          <w:sz w:val="27"/>
          <w:szCs w:val="27"/>
        </w:rPr>
      </w:pPr>
      <w:r>
        <w:rPr>
          <w:rStyle w:val="pln"/>
          <w:color w:val="000000"/>
          <w:sz w:val="27"/>
          <w:szCs w:val="27"/>
        </w:rPr>
        <w:t>writer</w:t>
      </w:r>
      <w:r>
        <w:rPr>
          <w:rStyle w:val="pun"/>
          <w:color w:val="666600"/>
          <w:sz w:val="27"/>
          <w:szCs w:val="27"/>
        </w:rPr>
        <w:t>.</w:t>
      </w:r>
      <w:r>
        <w:rPr>
          <w:rStyle w:val="pln"/>
          <w:color w:val="000000"/>
          <w:sz w:val="27"/>
          <w:szCs w:val="27"/>
        </w:rPr>
        <w:t>close</w:t>
      </w:r>
      <w:r>
        <w:rPr>
          <w:rStyle w:val="pun"/>
          <w:color w:val="666600"/>
          <w:sz w:val="27"/>
          <w:szCs w:val="27"/>
        </w:rPr>
        <w:t>();</w:t>
      </w:r>
    </w:p>
    <w:p w14:paraId="0C1FAD64" w14:textId="35DCFDAD"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800"/>
        <w:rPr>
          <w:rStyle w:val="pln"/>
          <w:color w:val="000000"/>
          <w:sz w:val="27"/>
          <w:szCs w:val="27"/>
        </w:rPr>
      </w:pPr>
      <w:r>
        <w:rPr>
          <w:rStyle w:val="typ"/>
          <w:color w:val="660066"/>
          <w:sz w:val="27"/>
          <w:szCs w:val="27"/>
        </w:rPr>
        <w:t>System</w:t>
      </w:r>
      <w:r>
        <w:rPr>
          <w:rStyle w:val="pun"/>
          <w:color w:val="666600"/>
          <w:sz w:val="27"/>
          <w:szCs w:val="27"/>
        </w:rPr>
        <w:t>.</w:t>
      </w:r>
      <w:r>
        <w:rPr>
          <w:rStyle w:val="kwd"/>
          <w:color w:val="000088"/>
          <w:sz w:val="27"/>
          <w:szCs w:val="27"/>
        </w:rPr>
        <w:t>out</w:t>
      </w:r>
      <w:r>
        <w:rPr>
          <w:rStyle w:val="pun"/>
          <w:color w:val="666600"/>
          <w:sz w:val="27"/>
          <w:szCs w:val="27"/>
        </w:rPr>
        <w:t>.</w:t>
      </w:r>
      <w:r>
        <w:rPr>
          <w:rStyle w:val="pln"/>
          <w:color w:val="000000"/>
          <w:sz w:val="27"/>
          <w:szCs w:val="27"/>
        </w:rPr>
        <w:t>println</w:t>
      </w:r>
      <w:r>
        <w:rPr>
          <w:rStyle w:val="pun"/>
          <w:color w:val="666600"/>
          <w:sz w:val="27"/>
          <w:szCs w:val="27"/>
        </w:rPr>
        <w:t>(</w:t>
      </w:r>
      <w:r>
        <w:rPr>
          <w:rStyle w:val="pln"/>
          <w:color w:val="000000"/>
          <w:sz w:val="27"/>
          <w:szCs w:val="27"/>
        </w:rPr>
        <w:t>filePath</w:t>
      </w:r>
      <w:r>
        <w:rPr>
          <w:rStyle w:val="pun"/>
          <w:color w:val="666600"/>
          <w:sz w:val="27"/>
          <w:szCs w:val="27"/>
        </w:rPr>
        <w:t>);</w:t>
      </w:r>
    </w:p>
    <w:p w14:paraId="364B7E9D" w14:textId="79FCA618"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800"/>
        <w:rPr>
          <w:rStyle w:val="pln"/>
          <w:color w:val="000000"/>
          <w:sz w:val="27"/>
          <w:szCs w:val="27"/>
        </w:rPr>
      </w:pPr>
      <w:r>
        <w:rPr>
          <w:rStyle w:val="pln"/>
          <w:color w:val="000000"/>
          <w:sz w:val="27"/>
          <w:szCs w:val="27"/>
        </w:rPr>
        <w:lastRenderedPageBreak/>
        <w:t>j</w:t>
      </w:r>
      <w:r>
        <w:rPr>
          <w:rStyle w:val="pun"/>
          <w:color w:val="666600"/>
          <w:sz w:val="27"/>
          <w:szCs w:val="27"/>
        </w:rPr>
        <w:t>++;</w:t>
      </w:r>
    </w:p>
    <w:p w14:paraId="09452A1A" w14:textId="6C7CD529"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1080"/>
        <w:rPr>
          <w:rStyle w:val="pln"/>
          <w:color w:val="000000"/>
          <w:sz w:val="27"/>
          <w:szCs w:val="27"/>
        </w:rPr>
      </w:pPr>
      <w:r>
        <w:rPr>
          <w:rStyle w:val="pun"/>
          <w:color w:val="666600"/>
          <w:sz w:val="27"/>
          <w:szCs w:val="27"/>
        </w:rPr>
        <w:t>}</w:t>
      </w:r>
    </w:p>
    <w:p w14:paraId="3D6CCB7C" w14:textId="0C0A7C36"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rStyle w:val="pln"/>
          <w:color w:val="000000"/>
          <w:sz w:val="27"/>
          <w:szCs w:val="27"/>
        </w:rPr>
      </w:pPr>
      <w:r>
        <w:rPr>
          <w:rStyle w:val="pun"/>
          <w:color w:val="666600"/>
          <w:sz w:val="27"/>
          <w:szCs w:val="27"/>
        </w:rPr>
        <w:t>}</w:t>
      </w:r>
    </w:p>
    <w:p w14:paraId="11C73C0D" w14:textId="77777777" w:rsidR="00D43719" w:rsidRDefault="00D43719" w:rsidP="00D460BB">
      <w:pPr>
        <w:pStyle w:val="HTMLPreformatted"/>
        <w:pBdr>
          <w:top w:val="single" w:sz="6" w:space="2" w:color="888888"/>
          <w:left w:val="single" w:sz="6" w:space="2" w:color="888888"/>
          <w:bottom w:val="single" w:sz="6" w:space="2" w:color="888888"/>
          <w:right w:val="single" w:sz="6" w:space="2" w:color="888888"/>
        </w:pBdr>
        <w:shd w:val="clear" w:color="auto" w:fill="EEEEEE"/>
        <w:ind w:left="360"/>
        <w:rPr>
          <w:color w:val="000000"/>
          <w:sz w:val="27"/>
          <w:szCs w:val="27"/>
        </w:rPr>
      </w:pPr>
      <w:r>
        <w:rPr>
          <w:rStyle w:val="pun"/>
          <w:color w:val="666600"/>
          <w:sz w:val="27"/>
          <w:szCs w:val="27"/>
        </w:rPr>
        <w:t>}</w:t>
      </w:r>
    </w:p>
    <w:p w14:paraId="235776B2" w14:textId="77777777" w:rsidR="00D43719" w:rsidRDefault="00D43719" w:rsidP="00D460BB">
      <w:pPr>
        <w:pStyle w:val="Heading3"/>
        <w:ind w:left="360"/>
        <w:rPr>
          <w:rFonts w:ascii="Verdana" w:hAnsi="Verdana"/>
          <w:color w:val="auto"/>
          <w:sz w:val="30"/>
          <w:szCs w:val="30"/>
        </w:rPr>
      </w:pPr>
      <w:r>
        <w:rPr>
          <w:rFonts w:ascii="Verdana" w:hAnsi="Verdana"/>
          <w:b/>
          <w:bCs/>
          <w:sz w:val="30"/>
          <w:szCs w:val="30"/>
        </w:rPr>
        <w:t>Output</w:t>
      </w:r>
    </w:p>
    <w:p w14:paraId="6D715870" w14:textId="77777777" w:rsidR="00D43719" w:rsidRDefault="00D43719" w:rsidP="00D460BB">
      <w:pPr>
        <w:pStyle w:val="HTMLPreformatted"/>
        <w:spacing w:line="360" w:lineRule="atLeast"/>
        <w:ind w:left="360"/>
        <w:rPr>
          <w:rFonts w:ascii="inherit" w:hAnsi="inherit"/>
          <w:color w:val="000000"/>
          <w:sz w:val="23"/>
          <w:szCs w:val="23"/>
        </w:rPr>
      </w:pPr>
      <w:r>
        <w:rPr>
          <w:rFonts w:ascii="inherit" w:hAnsi="inherit"/>
          <w:color w:val="000000"/>
          <w:sz w:val="23"/>
          <w:szCs w:val="23"/>
        </w:rPr>
        <w:t>Connection established......</w:t>
      </w:r>
    </w:p>
    <w:p w14:paraId="305AAF5C" w14:textId="77777777" w:rsidR="00D43719" w:rsidRDefault="00D43719" w:rsidP="00D460BB">
      <w:pPr>
        <w:pStyle w:val="HTMLPreformatted"/>
        <w:spacing w:line="360" w:lineRule="atLeast"/>
        <w:ind w:left="360"/>
        <w:rPr>
          <w:rFonts w:ascii="inherit" w:hAnsi="inherit"/>
          <w:color w:val="000000"/>
          <w:sz w:val="23"/>
          <w:szCs w:val="23"/>
        </w:rPr>
      </w:pPr>
      <w:r>
        <w:rPr>
          <w:rFonts w:ascii="inherit" w:hAnsi="inherit"/>
          <w:color w:val="000000"/>
          <w:sz w:val="23"/>
          <w:szCs w:val="23"/>
        </w:rPr>
        <w:t>Contents of the table are:</w:t>
      </w:r>
    </w:p>
    <w:p w14:paraId="22061AD7" w14:textId="77777777" w:rsidR="00D43719" w:rsidRDefault="00D43719" w:rsidP="00D460BB">
      <w:pPr>
        <w:pStyle w:val="HTMLPreformatted"/>
        <w:spacing w:line="360" w:lineRule="atLeast"/>
        <w:ind w:left="360"/>
        <w:rPr>
          <w:rFonts w:ascii="inherit" w:hAnsi="inherit"/>
          <w:color w:val="000000"/>
          <w:sz w:val="23"/>
          <w:szCs w:val="23"/>
        </w:rPr>
      </w:pPr>
      <w:r>
        <w:rPr>
          <w:rFonts w:ascii="inherit" w:hAnsi="inherit"/>
          <w:color w:val="000000"/>
          <w:sz w:val="23"/>
          <w:szCs w:val="23"/>
        </w:rPr>
        <w:t>article1</w:t>
      </w:r>
    </w:p>
    <w:p w14:paraId="5F406958" w14:textId="77777777" w:rsidR="00D43719" w:rsidRDefault="00D43719" w:rsidP="00D460BB">
      <w:pPr>
        <w:pStyle w:val="HTMLPreformatted"/>
        <w:spacing w:line="360" w:lineRule="atLeast"/>
        <w:ind w:left="360"/>
        <w:rPr>
          <w:rFonts w:ascii="inherit" w:hAnsi="inherit"/>
          <w:color w:val="000000"/>
          <w:sz w:val="23"/>
          <w:szCs w:val="23"/>
        </w:rPr>
      </w:pPr>
      <w:r>
        <w:rPr>
          <w:rFonts w:ascii="inherit" w:hAnsi="inherit"/>
          <w:color w:val="000000"/>
          <w:sz w:val="23"/>
          <w:szCs w:val="23"/>
        </w:rPr>
        <w:t>E:\Data\clob_output0.txt</w:t>
      </w:r>
    </w:p>
    <w:p w14:paraId="45163A7F" w14:textId="77777777" w:rsidR="00D43719" w:rsidRDefault="00D43719" w:rsidP="00D460BB">
      <w:pPr>
        <w:pStyle w:val="HTMLPreformatted"/>
        <w:spacing w:line="360" w:lineRule="atLeast"/>
        <w:ind w:left="360"/>
        <w:rPr>
          <w:rFonts w:ascii="inherit" w:hAnsi="inherit"/>
          <w:color w:val="000000"/>
          <w:sz w:val="23"/>
          <w:szCs w:val="23"/>
        </w:rPr>
      </w:pPr>
      <w:r>
        <w:rPr>
          <w:rFonts w:ascii="inherit" w:hAnsi="inherit"/>
          <w:color w:val="000000"/>
          <w:sz w:val="23"/>
          <w:szCs w:val="23"/>
        </w:rPr>
        <w:t>article2</w:t>
      </w:r>
    </w:p>
    <w:p w14:paraId="00CEF8B3" w14:textId="77777777" w:rsidR="00D43719" w:rsidRDefault="00D43719" w:rsidP="00D460BB">
      <w:pPr>
        <w:pStyle w:val="HTMLPreformatted"/>
        <w:spacing w:line="360" w:lineRule="atLeast"/>
        <w:ind w:left="360"/>
        <w:rPr>
          <w:rFonts w:ascii="inherit" w:hAnsi="inherit"/>
          <w:color w:val="000000"/>
          <w:sz w:val="23"/>
          <w:szCs w:val="23"/>
        </w:rPr>
      </w:pPr>
      <w:r>
        <w:rPr>
          <w:rFonts w:ascii="inherit" w:hAnsi="inherit"/>
          <w:color w:val="000000"/>
          <w:sz w:val="23"/>
          <w:szCs w:val="23"/>
        </w:rPr>
        <w:t>E:\Data\clob_output1.txt</w:t>
      </w:r>
    </w:p>
    <w:p w14:paraId="1F27A759" w14:textId="77777777" w:rsidR="00D43719" w:rsidRDefault="00D43719" w:rsidP="00D460BB">
      <w:pPr>
        <w:pStyle w:val="HTMLPreformatted"/>
        <w:spacing w:line="360" w:lineRule="atLeast"/>
        <w:ind w:left="360"/>
        <w:rPr>
          <w:rFonts w:ascii="inherit" w:hAnsi="inherit"/>
          <w:color w:val="000000"/>
          <w:sz w:val="23"/>
          <w:szCs w:val="23"/>
        </w:rPr>
      </w:pPr>
      <w:r>
        <w:rPr>
          <w:rFonts w:ascii="inherit" w:hAnsi="inherit"/>
          <w:color w:val="000000"/>
          <w:sz w:val="23"/>
          <w:szCs w:val="23"/>
        </w:rPr>
        <w:t>article3</w:t>
      </w:r>
    </w:p>
    <w:p w14:paraId="4F4BBD46" w14:textId="77777777" w:rsidR="00D43719" w:rsidRDefault="00D43719" w:rsidP="00D460BB">
      <w:pPr>
        <w:pStyle w:val="HTMLPreformatted"/>
        <w:spacing w:line="360" w:lineRule="atLeast"/>
        <w:ind w:left="360"/>
        <w:rPr>
          <w:rFonts w:ascii="inherit" w:hAnsi="inherit"/>
          <w:color w:val="000000"/>
          <w:sz w:val="23"/>
          <w:szCs w:val="23"/>
        </w:rPr>
      </w:pPr>
      <w:r>
        <w:rPr>
          <w:rFonts w:ascii="inherit" w:hAnsi="inherit"/>
          <w:color w:val="000000"/>
          <w:sz w:val="23"/>
          <w:szCs w:val="23"/>
        </w:rPr>
        <w:t>E:\Data\clob_output2.txt</w:t>
      </w:r>
    </w:p>
    <w:p w14:paraId="1D262D4D" w14:textId="77777777" w:rsidR="00D43719" w:rsidRDefault="00D43719" w:rsidP="00D460BB">
      <w:pPr>
        <w:rPr>
          <w:lang w:eastAsia="en-IN"/>
        </w:rPr>
      </w:pPr>
    </w:p>
    <w:p w14:paraId="79024B54" w14:textId="77777777" w:rsidR="00790CA2" w:rsidRDefault="00790CA2" w:rsidP="00D460BB">
      <w:pPr>
        <w:rPr>
          <w:lang w:eastAsia="en-IN"/>
        </w:rPr>
      </w:pPr>
    </w:p>
    <w:p w14:paraId="5C3F1D90" w14:textId="77777777" w:rsidR="00790CA2" w:rsidRDefault="00790CA2" w:rsidP="00D460BB">
      <w:pPr>
        <w:pStyle w:val="Heading1"/>
        <w:spacing w:before="0" w:after="450" w:line="288" w:lineRule="atLeast"/>
        <w:ind w:left="360"/>
        <w:jc w:val="center"/>
        <w:rPr>
          <w:rFonts w:ascii="inherit" w:hAnsi="inherit"/>
          <w:sz w:val="63"/>
          <w:szCs w:val="63"/>
        </w:rPr>
      </w:pPr>
      <w:r>
        <w:rPr>
          <w:rFonts w:ascii="inherit" w:hAnsi="inherit"/>
          <w:b/>
          <w:bCs/>
          <w:sz w:val="63"/>
          <w:szCs w:val="63"/>
        </w:rPr>
        <w:t>Store File In Database Using JDBC</w:t>
      </w:r>
    </w:p>
    <w:p w14:paraId="7C5DF6C6" w14:textId="77777777" w:rsidR="00790CA2" w:rsidRDefault="00790CA2" w:rsidP="00D460BB">
      <w:pPr>
        <w:pStyle w:val="NormalWeb"/>
        <w:spacing w:before="0" w:beforeAutospacing="0" w:after="360" w:afterAutospacing="0" w:line="480" w:lineRule="auto"/>
        <w:ind w:left="360"/>
        <w:rPr>
          <w:rFonts w:ascii="Verdana" w:hAnsi="Verdana"/>
          <w:color w:val="000000"/>
          <w:sz w:val="26"/>
          <w:szCs w:val="26"/>
        </w:rPr>
      </w:pPr>
      <w:r>
        <w:rPr>
          <w:rFonts w:ascii="Verdana" w:hAnsi="Verdana"/>
          <w:color w:val="000000"/>
          <w:sz w:val="26"/>
          <w:szCs w:val="26"/>
        </w:rPr>
        <w:t>PreparedStatement provides the facility to store and retrieve the file in the database using JDBC.</w:t>
      </w:r>
    </w:p>
    <w:p w14:paraId="3BD1057D" w14:textId="77777777" w:rsidR="00790CA2" w:rsidRDefault="00790CA2" w:rsidP="00D460BB">
      <w:pPr>
        <w:pStyle w:val="Heading2"/>
        <w:spacing w:before="0" w:after="300" w:line="288" w:lineRule="atLeast"/>
        <w:ind w:left="360"/>
        <w:rPr>
          <w:rFonts w:ascii="inherit" w:hAnsi="inherit"/>
          <w:color w:val="000000"/>
          <w:sz w:val="53"/>
          <w:szCs w:val="53"/>
        </w:rPr>
      </w:pPr>
      <w:r>
        <w:rPr>
          <w:rFonts w:ascii="inherit" w:hAnsi="inherit"/>
          <w:b/>
          <w:bCs/>
          <w:color w:val="000000"/>
          <w:sz w:val="53"/>
          <w:szCs w:val="53"/>
        </w:rPr>
        <w:t>PreparedStatement methods to store file:</w:t>
      </w:r>
    </w:p>
    <w:p w14:paraId="5CCC541D" w14:textId="77777777" w:rsidR="00790CA2" w:rsidRDefault="00790CA2" w:rsidP="00D460BB">
      <w:pPr>
        <w:pStyle w:val="NormalWeb"/>
        <w:spacing w:before="0" w:beforeAutospacing="0" w:after="360" w:afterAutospacing="0" w:line="480" w:lineRule="auto"/>
        <w:ind w:left="360"/>
        <w:rPr>
          <w:rFonts w:ascii="Verdana" w:hAnsi="Verdana"/>
          <w:color w:val="000000"/>
          <w:sz w:val="26"/>
          <w:szCs w:val="26"/>
        </w:rPr>
      </w:pPr>
      <w:r>
        <w:rPr>
          <w:rStyle w:val="Strong"/>
          <w:rFonts w:ascii="Verdana" w:eastAsiaTheme="majorEastAsia" w:hAnsi="Verdana"/>
          <w:color w:val="000000"/>
          <w:sz w:val="26"/>
          <w:szCs w:val="26"/>
        </w:rPr>
        <w:t>1. public void setBinaryStream(int paramIndex,InputStream stream)   throws SQLException </w:t>
      </w:r>
    </w:p>
    <w:p w14:paraId="25C3D638" w14:textId="77777777" w:rsidR="00790CA2" w:rsidRDefault="00790CA2" w:rsidP="00D460BB">
      <w:pPr>
        <w:pStyle w:val="NormalWeb"/>
        <w:spacing w:before="0" w:beforeAutospacing="0" w:after="360" w:afterAutospacing="0" w:line="480" w:lineRule="auto"/>
        <w:ind w:left="360"/>
        <w:rPr>
          <w:rFonts w:ascii="Verdana" w:hAnsi="Verdana"/>
          <w:color w:val="000000"/>
          <w:sz w:val="26"/>
          <w:szCs w:val="26"/>
        </w:rPr>
      </w:pPr>
      <w:r>
        <w:rPr>
          <w:rStyle w:val="Strong"/>
          <w:rFonts w:ascii="Verdana" w:eastAsiaTheme="majorEastAsia" w:hAnsi="Verdana"/>
          <w:color w:val="000000"/>
          <w:sz w:val="26"/>
          <w:szCs w:val="26"/>
        </w:rPr>
        <w:lastRenderedPageBreak/>
        <w:t>2. public void setBinaryStream(int paramIndex,InputStream stream,long length)  throws SQLException  </w:t>
      </w:r>
    </w:p>
    <w:p w14:paraId="64FDFB95" w14:textId="77777777" w:rsidR="00790CA2" w:rsidRDefault="00790CA2" w:rsidP="00D460BB">
      <w:pPr>
        <w:pStyle w:val="Heading2"/>
        <w:spacing w:before="0" w:after="300" w:line="288" w:lineRule="atLeast"/>
        <w:ind w:left="360"/>
        <w:rPr>
          <w:rFonts w:ascii="inherit" w:hAnsi="inherit"/>
          <w:color w:val="000000"/>
          <w:sz w:val="53"/>
          <w:szCs w:val="53"/>
        </w:rPr>
      </w:pPr>
      <w:r>
        <w:rPr>
          <w:rFonts w:ascii="inherit" w:hAnsi="inherit"/>
          <w:b/>
          <w:bCs/>
          <w:color w:val="000000"/>
          <w:sz w:val="53"/>
          <w:szCs w:val="53"/>
        </w:rPr>
        <w:t>Example:</w:t>
      </w:r>
    </w:p>
    <w:p w14:paraId="7EA969C7" w14:textId="77777777" w:rsidR="00790CA2" w:rsidRDefault="00790CA2" w:rsidP="00D460BB">
      <w:pPr>
        <w:pStyle w:val="NormalWeb"/>
        <w:spacing w:before="0" w:beforeAutospacing="0" w:after="360" w:afterAutospacing="0" w:line="480" w:lineRule="auto"/>
        <w:ind w:left="360"/>
        <w:rPr>
          <w:rFonts w:ascii="Verdana" w:hAnsi="Verdana"/>
          <w:color w:val="000000"/>
          <w:sz w:val="26"/>
          <w:szCs w:val="26"/>
        </w:rPr>
      </w:pPr>
      <w:r>
        <w:rPr>
          <w:rStyle w:val="Strong"/>
          <w:rFonts w:ascii="Verdana" w:eastAsiaTheme="majorEastAsia" w:hAnsi="Verdana"/>
          <w:color w:val="000000"/>
          <w:sz w:val="26"/>
          <w:szCs w:val="26"/>
        </w:rPr>
        <w:t>JDBCTest.java</w:t>
      </w:r>
    </w:p>
    <w:tbl>
      <w:tblPr>
        <w:tblW w:w="10977" w:type="dxa"/>
        <w:tblCellMar>
          <w:left w:w="0" w:type="dxa"/>
          <w:right w:w="0" w:type="dxa"/>
        </w:tblCellMar>
        <w:tblLook w:val="04A0" w:firstRow="1" w:lastRow="0" w:firstColumn="1" w:lastColumn="0" w:noHBand="0" w:noVBand="1"/>
      </w:tblPr>
      <w:tblGrid>
        <w:gridCol w:w="10977"/>
      </w:tblGrid>
      <w:tr w:rsidR="00790CA2" w14:paraId="6463AC81" w14:textId="77777777" w:rsidTr="00790CA2">
        <w:tc>
          <w:tcPr>
            <w:tcW w:w="10977" w:type="dxa"/>
            <w:tcBorders>
              <w:top w:val="nil"/>
              <w:left w:val="nil"/>
              <w:bottom w:val="nil"/>
              <w:right w:val="nil"/>
            </w:tcBorders>
            <w:shd w:val="clear" w:color="auto" w:fill="EEEEEE"/>
            <w:hideMark/>
          </w:tcPr>
          <w:p w14:paraId="444BF1A7" w14:textId="77777777" w:rsidR="00790CA2" w:rsidRDefault="00790CA2" w:rsidP="00D460BB">
            <w:pPr>
              <w:pStyle w:val="HTMLPreformatted"/>
              <w:pBdr>
                <w:left w:val="single" w:sz="24" w:space="3" w:color="2B9D38"/>
              </w:pBdr>
              <w:shd w:val="clear" w:color="auto" w:fill="FFFBFB"/>
              <w:ind w:left="360"/>
              <w:rPr>
                <w:sz w:val="27"/>
                <w:szCs w:val="27"/>
              </w:rPr>
            </w:pPr>
            <w:r>
              <w:rPr>
                <w:b/>
                <w:bCs/>
                <w:color w:val="000000"/>
                <w:sz w:val="27"/>
                <w:szCs w:val="27"/>
              </w:rPr>
              <w:t>import</w:t>
            </w:r>
            <w:r>
              <w:rPr>
                <w:sz w:val="27"/>
                <w:szCs w:val="27"/>
              </w:rPr>
              <w:t xml:space="preserve"> </w:t>
            </w:r>
            <w:r>
              <w:rPr>
                <w:color w:val="006699"/>
                <w:sz w:val="27"/>
                <w:szCs w:val="27"/>
              </w:rPr>
              <w:t>java.io.File</w:t>
            </w:r>
            <w:r>
              <w:rPr>
                <w:color w:val="339933"/>
                <w:sz w:val="27"/>
                <w:szCs w:val="27"/>
              </w:rPr>
              <w:t>;</w:t>
            </w:r>
          </w:p>
          <w:p w14:paraId="30825EF9" w14:textId="77777777" w:rsidR="00790CA2" w:rsidRDefault="00790CA2" w:rsidP="00D460BB">
            <w:pPr>
              <w:pStyle w:val="HTMLPreformatted"/>
              <w:pBdr>
                <w:left w:val="single" w:sz="24" w:space="3" w:color="2B9D38"/>
              </w:pBdr>
              <w:shd w:val="clear" w:color="auto" w:fill="FFFBFB"/>
              <w:ind w:left="360"/>
              <w:rPr>
                <w:sz w:val="27"/>
                <w:szCs w:val="27"/>
              </w:rPr>
            </w:pPr>
            <w:r>
              <w:rPr>
                <w:b/>
                <w:bCs/>
                <w:color w:val="000000"/>
                <w:sz w:val="27"/>
                <w:szCs w:val="27"/>
              </w:rPr>
              <w:t>import</w:t>
            </w:r>
            <w:r>
              <w:rPr>
                <w:sz w:val="27"/>
                <w:szCs w:val="27"/>
              </w:rPr>
              <w:t xml:space="preserve"> </w:t>
            </w:r>
            <w:r>
              <w:rPr>
                <w:color w:val="006699"/>
                <w:sz w:val="27"/>
                <w:szCs w:val="27"/>
              </w:rPr>
              <w:t>java.io.FileReader</w:t>
            </w:r>
            <w:r>
              <w:rPr>
                <w:color w:val="339933"/>
                <w:sz w:val="27"/>
                <w:szCs w:val="27"/>
              </w:rPr>
              <w:t>;</w:t>
            </w:r>
          </w:p>
          <w:p w14:paraId="14823EFE" w14:textId="77777777" w:rsidR="00790CA2" w:rsidRDefault="00790CA2" w:rsidP="00D460BB">
            <w:pPr>
              <w:pStyle w:val="HTMLPreformatted"/>
              <w:pBdr>
                <w:left w:val="single" w:sz="24" w:space="3" w:color="2B9D38"/>
              </w:pBdr>
              <w:shd w:val="clear" w:color="auto" w:fill="FFFBFB"/>
              <w:ind w:left="360"/>
              <w:rPr>
                <w:sz w:val="27"/>
                <w:szCs w:val="27"/>
              </w:rPr>
            </w:pPr>
            <w:r>
              <w:rPr>
                <w:b/>
                <w:bCs/>
                <w:color w:val="000000"/>
                <w:sz w:val="27"/>
                <w:szCs w:val="27"/>
              </w:rPr>
              <w:t>import</w:t>
            </w:r>
            <w:r>
              <w:rPr>
                <w:sz w:val="27"/>
                <w:szCs w:val="27"/>
              </w:rPr>
              <w:t xml:space="preserve"> </w:t>
            </w:r>
            <w:r>
              <w:rPr>
                <w:color w:val="006699"/>
                <w:sz w:val="27"/>
                <w:szCs w:val="27"/>
              </w:rPr>
              <w:t>java.sql.Connection</w:t>
            </w:r>
            <w:r>
              <w:rPr>
                <w:color w:val="339933"/>
                <w:sz w:val="27"/>
                <w:szCs w:val="27"/>
              </w:rPr>
              <w:t>;</w:t>
            </w:r>
          </w:p>
          <w:p w14:paraId="63B74327" w14:textId="77777777" w:rsidR="00790CA2" w:rsidRDefault="00790CA2" w:rsidP="00D460BB">
            <w:pPr>
              <w:pStyle w:val="HTMLPreformatted"/>
              <w:pBdr>
                <w:left w:val="single" w:sz="24" w:space="3" w:color="2B9D38"/>
              </w:pBdr>
              <w:shd w:val="clear" w:color="auto" w:fill="FFFBFB"/>
              <w:ind w:left="360"/>
              <w:rPr>
                <w:sz w:val="27"/>
                <w:szCs w:val="27"/>
              </w:rPr>
            </w:pPr>
            <w:r>
              <w:rPr>
                <w:b/>
                <w:bCs/>
                <w:color w:val="000000"/>
                <w:sz w:val="27"/>
                <w:szCs w:val="27"/>
              </w:rPr>
              <w:t>import</w:t>
            </w:r>
            <w:r>
              <w:rPr>
                <w:sz w:val="27"/>
                <w:szCs w:val="27"/>
              </w:rPr>
              <w:t xml:space="preserve"> </w:t>
            </w:r>
            <w:r>
              <w:rPr>
                <w:color w:val="006699"/>
                <w:sz w:val="27"/>
                <w:szCs w:val="27"/>
              </w:rPr>
              <w:t>java.sql.PreparedStatement</w:t>
            </w:r>
            <w:r>
              <w:rPr>
                <w:color w:val="339933"/>
                <w:sz w:val="27"/>
                <w:szCs w:val="27"/>
              </w:rPr>
              <w:t>;</w:t>
            </w:r>
          </w:p>
          <w:p w14:paraId="089827CE" w14:textId="77777777" w:rsidR="00790CA2" w:rsidRDefault="00790CA2" w:rsidP="00D460BB">
            <w:pPr>
              <w:pStyle w:val="HTMLPreformatted"/>
              <w:pBdr>
                <w:left w:val="single" w:sz="24" w:space="3" w:color="2B9D38"/>
              </w:pBdr>
              <w:shd w:val="clear" w:color="auto" w:fill="FFFBFB"/>
              <w:ind w:left="360"/>
              <w:rPr>
                <w:sz w:val="27"/>
                <w:szCs w:val="27"/>
              </w:rPr>
            </w:pPr>
            <w:r>
              <w:rPr>
                <w:b/>
                <w:bCs/>
                <w:color w:val="000000"/>
                <w:sz w:val="27"/>
                <w:szCs w:val="27"/>
              </w:rPr>
              <w:t>import</w:t>
            </w:r>
            <w:r>
              <w:rPr>
                <w:sz w:val="27"/>
                <w:szCs w:val="27"/>
              </w:rPr>
              <w:t xml:space="preserve"> </w:t>
            </w:r>
            <w:r>
              <w:rPr>
                <w:color w:val="006699"/>
                <w:sz w:val="27"/>
                <w:szCs w:val="27"/>
              </w:rPr>
              <w:t>com.w3spoint.util.JDBCUtil</w:t>
            </w:r>
            <w:r>
              <w:rPr>
                <w:color w:val="339933"/>
                <w:sz w:val="27"/>
                <w:szCs w:val="27"/>
              </w:rPr>
              <w:t>;</w:t>
            </w:r>
          </w:p>
          <w:p w14:paraId="503BCE3F" w14:textId="094BCFE7" w:rsidR="00790CA2" w:rsidRDefault="00790CA2" w:rsidP="00D460BB">
            <w:pPr>
              <w:pStyle w:val="HTMLPreformatted"/>
              <w:pBdr>
                <w:left w:val="single" w:sz="24" w:space="3" w:color="2B9D38"/>
              </w:pBdr>
              <w:shd w:val="clear" w:color="auto" w:fill="FFFBFB"/>
              <w:ind w:left="165"/>
              <w:rPr>
                <w:sz w:val="27"/>
                <w:szCs w:val="27"/>
              </w:rPr>
            </w:pPr>
          </w:p>
          <w:p w14:paraId="21641A82" w14:textId="77777777" w:rsidR="00790CA2" w:rsidRDefault="00790CA2" w:rsidP="00D460BB">
            <w:pPr>
              <w:pStyle w:val="HTMLPreformatted"/>
              <w:pBdr>
                <w:left w:val="single" w:sz="24" w:space="3" w:color="2B9D38"/>
              </w:pBdr>
              <w:shd w:val="clear" w:color="auto" w:fill="FFFBFB"/>
              <w:ind w:left="360"/>
              <w:rPr>
                <w:b/>
                <w:bCs/>
                <w:i/>
                <w:iCs/>
                <w:color w:val="008000"/>
                <w:sz w:val="27"/>
                <w:szCs w:val="27"/>
              </w:rPr>
            </w:pPr>
            <w:r>
              <w:rPr>
                <w:b/>
                <w:bCs/>
                <w:i/>
                <w:iCs/>
                <w:color w:val="008000"/>
                <w:sz w:val="27"/>
                <w:szCs w:val="27"/>
              </w:rPr>
              <w:t>/**</w:t>
            </w:r>
          </w:p>
          <w:p w14:paraId="1859BBFB" w14:textId="38AD7137" w:rsidR="00790CA2" w:rsidRDefault="00790CA2" w:rsidP="00D460BB">
            <w:pPr>
              <w:pStyle w:val="HTMLPreformatted"/>
              <w:pBdr>
                <w:left w:val="single" w:sz="24" w:space="3" w:color="2B9D38"/>
              </w:pBdr>
              <w:shd w:val="clear" w:color="auto" w:fill="FFFBFB"/>
              <w:ind w:left="3240"/>
              <w:rPr>
                <w:b/>
                <w:bCs/>
                <w:i/>
                <w:iCs/>
                <w:color w:val="008000"/>
                <w:sz w:val="27"/>
                <w:szCs w:val="27"/>
              </w:rPr>
            </w:pPr>
            <w:r>
              <w:rPr>
                <w:b/>
                <w:bCs/>
                <w:i/>
                <w:iCs/>
                <w:color w:val="008000"/>
                <w:sz w:val="27"/>
                <w:szCs w:val="27"/>
              </w:rPr>
              <w:t>This class is used to store a file in DB.</w:t>
            </w:r>
          </w:p>
          <w:p w14:paraId="458D3BFD" w14:textId="096D2CB4" w:rsidR="00790CA2" w:rsidRDefault="00790CA2" w:rsidP="00D460BB">
            <w:pPr>
              <w:pStyle w:val="HTMLPreformatted"/>
              <w:pBdr>
                <w:left w:val="single" w:sz="24" w:space="3" w:color="2B9D38"/>
              </w:pBdr>
              <w:shd w:val="clear" w:color="auto" w:fill="FFFBFB"/>
              <w:ind w:left="3240"/>
              <w:rPr>
                <w:b/>
                <w:bCs/>
                <w:i/>
                <w:iCs/>
                <w:color w:val="008000"/>
                <w:sz w:val="27"/>
                <w:szCs w:val="27"/>
              </w:rPr>
            </w:pPr>
            <w:r>
              <w:rPr>
                <w:b/>
                <w:bCs/>
                <w:i/>
                <w:iCs/>
                <w:color w:val="008000"/>
                <w:sz w:val="27"/>
                <w:szCs w:val="27"/>
              </w:rPr>
              <w:t>@author w3spoint</w:t>
            </w:r>
          </w:p>
          <w:p w14:paraId="56432E67" w14:textId="3C58B501" w:rsidR="00790CA2" w:rsidRDefault="00790CA2" w:rsidP="00D460BB">
            <w:pPr>
              <w:pStyle w:val="HTMLPreformatted"/>
              <w:pBdr>
                <w:left w:val="single" w:sz="24" w:space="3" w:color="2B9D38"/>
              </w:pBdr>
              <w:shd w:val="clear" w:color="auto" w:fill="FFFBFB"/>
              <w:ind w:left="360"/>
              <w:rPr>
                <w:sz w:val="27"/>
                <w:szCs w:val="27"/>
              </w:rPr>
            </w:pPr>
            <w:r>
              <w:rPr>
                <w:b/>
                <w:bCs/>
                <w:i/>
                <w:iCs/>
                <w:color w:val="008000"/>
                <w:sz w:val="27"/>
                <w:szCs w:val="27"/>
              </w:rPr>
              <w:t>*/</w:t>
            </w:r>
          </w:p>
          <w:p w14:paraId="6A5808EC" w14:textId="77777777" w:rsidR="00790CA2" w:rsidRDefault="00790CA2" w:rsidP="00D460BB">
            <w:pPr>
              <w:pStyle w:val="HTMLPreformatted"/>
              <w:pBdr>
                <w:left w:val="single" w:sz="24" w:space="3" w:color="2B9D38"/>
              </w:pBdr>
              <w:shd w:val="clear" w:color="auto" w:fill="FFFBFB"/>
              <w:ind w:left="360"/>
              <w:rPr>
                <w:sz w:val="27"/>
                <w:szCs w:val="27"/>
              </w:rPr>
            </w:pPr>
            <w:r>
              <w:rPr>
                <w:b/>
                <w:bCs/>
                <w:color w:val="000000"/>
                <w:sz w:val="27"/>
                <w:szCs w:val="27"/>
              </w:rPr>
              <w:t>public</w:t>
            </w:r>
            <w:r>
              <w:rPr>
                <w:sz w:val="27"/>
                <w:szCs w:val="27"/>
              </w:rPr>
              <w:t xml:space="preserve"> </w:t>
            </w:r>
            <w:r>
              <w:rPr>
                <w:b/>
                <w:bCs/>
                <w:color w:val="000000"/>
                <w:sz w:val="27"/>
                <w:szCs w:val="27"/>
              </w:rPr>
              <w:t>class</w:t>
            </w:r>
            <w:r>
              <w:rPr>
                <w:sz w:val="27"/>
                <w:szCs w:val="27"/>
              </w:rPr>
              <w:t xml:space="preserve"> JDBCTest </w:t>
            </w:r>
            <w:r>
              <w:rPr>
                <w:color w:val="009900"/>
                <w:sz w:val="27"/>
                <w:szCs w:val="27"/>
              </w:rPr>
              <w:t>{</w:t>
            </w:r>
          </w:p>
          <w:p w14:paraId="4E5B27F7" w14:textId="3224C95F" w:rsidR="00790CA2" w:rsidRDefault="00790CA2" w:rsidP="00D460BB">
            <w:pPr>
              <w:pStyle w:val="HTMLPreformatted"/>
              <w:pBdr>
                <w:left w:val="single" w:sz="24" w:space="3" w:color="2B9D38"/>
              </w:pBdr>
              <w:shd w:val="clear" w:color="auto" w:fill="FFFBFB"/>
              <w:ind w:left="1080"/>
              <w:rPr>
                <w:sz w:val="27"/>
                <w:szCs w:val="27"/>
              </w:rPr>
            </w:pPr>
            <w:r>
              <w:rPr>
                <w:b/>
                <w:bCs/>
                <w:color w:val="000000"/>
                <w:sz w:val="27"/>
                <w:szCs w:val="27"/>
              </w:rPr>
              <w:t>public</w:t>
            </w:r>
            <w:r>
              <w:rPr>
                <w:sz w:val="27"/>
                <w:szCs w:val="27"/>
              </w:rPr>
              <w:t xml:space="preserve"> </w:t>
            </w:r>
            <w:r>
              <w:rPr>
                <w:b/>
                <w:bCs/>
                <w:color w:val="000000"/>
                <w:sz w:val="27"/>
                <w:szCs w:val="27"/>
              </w:rPr>
              <w:t>static</w:t>
            </w:r>
            <w:r>
              <w:rPr>
                <w:sz w:val="27"/>
                <w:szCs w:val="27"/>
              </w:rPr>
              <w:t xml:space="preserve"> </w:t>
            </w:r>
            <w:r>
              <w:rPr>
                <w:b/>
                <w:bCs/>
                <w:color w:val="000066"/>
                <w:sz w:val="27"/>
                <w:szCs w:val="27"/>
              </w:rPr>
              <w:t>void</w:t>
            </w:r>
            <w:r>
              <w:rPr>
                <w:sz w:val="27"/>
                <w:szCs w:val="27"/>
              </w:rPr>
              <w:t xml:space="preserve"> main</w:t>
            </w:r>
            <w:r>
              <w:rPr>
                <w:color w:val="009900"/>
                <w:sz w:val="27"/>
                <w:szCs w:val="27"/>
              </w:rPr>
              <w:t>(</w:t>
            </w:r>
            <w:r>
              <w:rPr>
                <w:color w:val="003399"/>
                <w:sz w:val="27"/>
                <w:szCs w:val="27"/>
              </w:rPr>
              <w:t>String</w:t>
            </w:r>
            <w:r>
              <w:rPr>
                <w:sz w:val="27"/>
                <w:szCs w:val="27"/>
              </w:rPr>
              <w:t xml:space="preserve"> args</w:t>
            </w:r>
            <w:r>
              <w:rPr>
                <w:color w:val="009900"/>
                <w:sz w:val="27"/>
                <w:szCs w:val="27"/>
              </w:rPr>
              <w:t>[]){</w:t>
            </w:r>
          </w:p>
          <w:p w14:paraId="1A190D98" w14:textId="484E0B77" w:rsidR="00790CA2" w:rsidRDefault="00790CA2" w:rsidP="00D460BB">
            <w:pPr>
              <w:pStyle w:val="HTMLPreformatted"/>
              <w:pBdr>
                <w:left w:val="single" w:sz="24" w:space="3" w:color="2B9D38"/>
              </w:pBdr>
              <w:shd w:val="clear" w:color="auto" w:fill="FFFBFB"/>
              <w:ind w:left="2520"/>
              <w:rPr>
                <w:sz w:val="27"/>
                <w:szCs w:val="27"/>
              </w:rPr>
            </w:pPr>
            <w:r>
              <w:rPr>
                <w:color w:val="003399"/>
                <w:sz w:val="27"/>
                <w:szCs w:val="27"/>
              </w:rPr>
              <w:t>Connection</w:t>
            </w:r>
            <w:r>
              <w:rPr>
                <w:sz w:val="27"/>
                <w:szCs w:val="27"/>
              </w:rPr>
              <w:t xml:space="preserve"> conn </w:t>
            </w:r>
            <w:r>
              <w:rPr>
                <w:color w:val="339933"/>
                <w:sz w:val="27"/>
                <w:szCs w:val="27"/>
              </w:rPr>
              <w:t>=</w:t>
            </w:r>
            <w:r>
              <w:rPr>
                <w:sz w:val="27"/>
                <w:szCs w:val="27"/>
              </w:rPr>
              <w:t xml:space="preserve"> </w:t>
            </w:r>
            <w:r>
              <w:rPr>
                <w:b/>
                <w:bCs/>
                <w:color w:val="000066"/>
                <w:sz w:val="27"/>
                <w:szCs w:val="27"/>
              </w:rPr>
              <w:t>null</w:t>
            </w:r>
            <w:r>
              <w:rPr>
                <w:color w:val="339933"/>
                <w:sz w:val="27"/>
                <w:szCs w:val="27"/>
              </w:rPr>
              <w:t>;</w:t>
            </w:r>
          </w:p>
          <w:p w14:paraId="4E2B320C" w14:textId="751AB8C8" w:rsidR="00790CA2" w:rsidRDefault="00790CA2" w:rsidP="00D460BB">
            <w:pPr>
              <w:pStyle w:val="HTMLPreformatted"/>
              <w:pBdr>
                <w:left w:val="single" w:sz="24" w:space="3" w:color="2B9D38"/>
              </w:pBdr>
              <w:shd w:val="clear" w:color="auto" w:fill="FFFBFB"/>
              <w:ind w:left="2520"/>
              <w:rPr>
                <w:sz w:val="27"/>
                <w:szCs w:val="27"/>
              </w:rPr>
            </w:pPr>
            <w:r>
              <w:rPr>
                <w:color w:val="003399"/>
                <w:sz w:val="27"/>
                <w:szCs w:val="27"/>
              </w:rPr>
              <w:t>PreparedStatement</w:t>
            </w:r>
            <w:r>
              <w:rPr>
                <w:sz w:val="27"/>
                <w:szCs w:val="27"/>
              </w:rPr>
              <w:t xml:space="preserve"> preparedStatement </w:t>
            </w:r>
            <w:r>
              <w:rPr>
                <w:color w:val="339933"/>
                <w:sz w:val="27"/>
                <w:szCs w:val="27"/>
              </w:rPr>
              <w:t>=</w:t>
            </w:r>
            <w:r>
              <w:rPr>
                <w:sz w:val="27"/>
                <w:szCs w:val="27"/>
              </w:rPr>
              <w:t xml:space="preserve"> </w:t>
            </w:r>
            <w:r>
              <w:rPr>
                <w:b/>
                <w:bCs/>
                <w:color w:val="000066"/>
                <w:sz w:val="27"/>
                <w:szCs w:val="27"/>
              </w:rPr>
              <w:t>null</w:t>
            </w:r>
            <w:r>
              <w:rPr>
                <w:color w:val="339933"/>
                <w:sz w:val="27"/>
                <w:szCs w:val="27"/>
              </w:rPr>
              <w:t>;</w:t>
            </w:r>
          </w:p>
          <w:p w14:paraId="6A2BC82E" w14:textId="1D2FC7B8" w:rsidR="00790CA2" w:rsidRDefault="00790CA2" w:rsidP="00D460BB">
            <w:pPr>
              <w:pStyle w:val="HTMLPreformatted"/>
              <w:pBdr>
                <w:left w:val="single" w:sz="24" w:space="3" w:color="2B9D38"/>
              </w:pBdr>
              <w:shd w:val="clear" w:color="auto" w:fill="FFFBFB"/>
              <w:ind w:left="165"/>
              <w:rPr>
                <w:sz w:val="27"/>
                <w:szCs w:val="27"/>
              </w:rPr>
            </w:pPr>
          </w:p>
          <w:p w14:paraId="2CAB740A" w14:textId="4D0DA972" w:rsidR="00790CA2" w:rsidRDefault="00790CA2" w:rsidP="00D460BB">
            <w:pPr>
              <w:pStyle w:val="HTMLPreformatted"/>
              <w:pBdr>
                <w:left w:val="single" w:sz="24" w:space="3" w:color="2B9D38"/>
              </w:pBdr>
              <w:shd w:val="clear" w:color="auto" w:fill="FFFBFB"/>
              <w:ind w:left="2520"/>
              <w:rPr>
                <w:sz w:val="27"/>
                <w:szCs w:val="27"/>
              </w:rPr>
            </w:pPr>
            <w:r>
              <w:rPr>
                <w:color w:val="003399"/>
                <w:sz w:val="27"/>
                <w:szCs w:val="27"/>
              </w:rPr>
              <w:t>String</w:t>
            </w:r>
            <w:r>
              <w:rPr>
                <w:sz w:val="27"/>
                <w:szCs w:val="27"/>
              </w:rPr>
              <w:t xml:space="preserve"> createTableQuery </w:t>
            </w:r>
            <w:r>
              <w:rPr>
                <w:color w:val="339933"/>
                <w:sz w:val="27"/>
                <w:szCs w:val="27"/>
              </w:rPr>
              <w:t>=</w:t>
            </w:r>
            <w:r>
              <w:rPr>
                <w:sz w:val="27"/>
                <w:szCs w:val="27"/>
              </w:rPr>
              <w:t xml:space="preserve"> </w:t>
            </w:r>
            <w:r>
              <w:rPr>
                <w:color w:val="0000FF"/>
                <w:sz w:val="27"/>
                <w:szCs w:val="27"/>
              </w:rPr>
              <w:t>"create table FILESTORE("</w:t>
            </w:r>
          </w:p>
          <w:p w14:paraId="488F699E" w14:textId="202A5ED2" w:rsidR="00790CA2" w:rsidRDefault="00790CA2" w:rsidP="00D460BB">
            <w:pPr>
              <w:pStyle w:val="HTMLPreformatted"/>
              <w:pBdr>
                <w:left w:val="single" w:sz="24" w:space="3" w:color="2B9D38"/>
              </w:pBdr>
              <w:shd w:val="clear" w:color="auto" w:fill="FFFBFB"/>
              <w:ind w:left="3240"/>
              <w:rPr>
                <w:sz w:val="27"/>
                <w:szCs w:val="27"/>
              </w:rPr>
            </w:pPr>
            <w:r>
              <w:rPr>
                <w:color w:val="339933"/>
                <w:sz w:val="27"/>
                <w:szCs w:val="27"/>
              </w:rPr>
              <w:t>+</w:t>
            </w:r>
            <w:r>
              <w:rPr>
                <w:sz w:val="27"/>
                <w:szCs w:val="27"/>
              </w:rPr>
              <w:t xml:space="preserve"> </w:t>
            </w:r>
            <w:r>
              <w:rPr>
                <w:color w:val="0000FF"/>
                <w:sz w:val="27"/>
                <w:szCs w:val="27"/>
              </w:rPr>
              <w:t>"FILE_ID NUMBER(5) NOT NULL, "</w:t>
            </w:r>
          </w:p>
          <w:p w14:paraId="40D39EE7" w14:textId="1484610E" w:rsidR="00790CA2" w:rsidRDefault="00790CA2" w:rsidP="00D460BB">
            <w:pPr>
              <w:pStyle w:val="HTMLPreformatted"/>
              <w:pBdr>
                <w:left w:val="single" w:sz="24" w:space="3" w:color="2B9D38"/>
              </w:pBdr>
              <w:shd w:val="clear" w:color="auto" w:fill="FFFBFB"/>
              <w:ind w:left="3240"/>
              <w:rPr>
                <w:sz w:val="27"/>
                <w:szCs w:val="27"/>
              </w:rPr>
            </w:pPr>
            <w:r>
              <w:rPr>
                <w:color w:val="339933"/>
                <w:sz w:val="27"/>
                <w:szCs w:val="27"/>
              </w:rPr>
              <w:t>+</w:t>
            </w:r>
            <w:r>
              <w:rPr>
                <w:sz w:val="27"/>
                <w:szCs w:val="27"/>
              </w:rPr>
              <w:t xml:space="preserve"> </w:t>
            </w:r>
            <w:r>
              <w:rPr>
                <w:color w:val="0000FF"/>
                <w:sz w:val="27"/>
                <w:szCs w:val="27"/>
              </w:rPr>
              <w:t>"NAME CLOB NOT NULL, "</w:t>
            </w:r>
          </w:p>
          <w:p w14:paraId="1183C8DB" w14:textId="358C037E" w:rsidR="00790CA2" w:rsidRDefault="00790CA2" w:rsidP="00D460BB">
            <w:pPr>
              <w:pStyle w:val="HTMLPreformatted"/>
              <w:pBdr>
                <w:left w:val="single" w:sz="24" w:space="3" w:color="2B9D38"/>
              </w:pBdr>
              <w:shd w:val="clear" w:color="auto" w:fill="FFFBFB"/>
              <w:ind w:left="3240"/>
              <w:rPr>
                <w:sz w:val="27"/>
                <w:szCs w:val="27"/>
              </w:rPr>
            </w:pPr>
            <w:r>
              <w:rPr>
                <w:color w:val="339933"/>
                <w:sz w:val="27"/>
                <w:szCs w:val="27"/>
              </w:rPr>
              <w:t>+</w:t>
            </w:r>
            <w:r>
              <w:rPr>
                <w:sz w:val="27"/>
                <w:szCs w:val="27"/>
              </w:rPr>
              <w:t xml:space="preserve"> </w:t>
            </w:r>
            <w:r>
              <w:rPr>
                <w:color w:val="0000FF"/>
                <w:sz w:val="27"/>
                <w:szCs w:val="27"/>
              </w:rPr>
              <w:t>"PRIMARY KEY (FILE_ID) )"</w:t>
            </w:r>
            <w:r>
              <w:rPr>
                <w:color w:val="339933"/>
                <w:sz w:val="27"/>
                <w:szCs w:val="27"/>
              </w:rPr>
              <w:t>;</w:t>
            </w:r>
          </w:p>
          <w:p w14:paraId="07BD313C" w14:textId="576ED575" w:rsidR="00790CA2" w:rsidRDefault="00790CA2" w:rsidP="00D460BB">
            <w:pPr>
              <w:pStyle w:val="HTMLPreformatted"/>
              <w:pBdr>
                <w:left w:val="single" w:sz="24" w:space="3" w:color="2B9D38"/>
              </w:pBdr>
              <w:shd w:val="clear" w:color="auto" w:fill="FFFBFB"/>
              <w:ind w:left="165"/>
              <w:rPr>
                <w:sz w:val="27"/>
                <w:szCs w:val="27"/>
              </w:rPr>
            </w:pPr>
          </w:p>
          <w:p w14:paraId="00167CB4" w14:textId="51FFDDCB" w:rsidR="00790CA2" w:rsidRDefault="00790CA2" w:rsidP="00D460BB">
            <w:pPr>
              <w:pStyle w:val="HTMLPreformatted"/>
              <w:pBdr>
                <w:left w:val="single" w:sz="24" w:space="3" w:color="2B9D38"/>
              </w:pBdr>
              <w:shd w:val="clear" w:color="auto" w:fill="FFFBFB"/>
              <w:ind w:left="2520"/>
              <w:rPr>
                <w:sz w:val="27"/>
                <w:szCs w:val="27"/>
              </w:rPr>
            </w:pPr>
            <w:r>
              <w:rPr>
                <w:b/>
                <w:bCs/>
                <w:color w:val="000000"/>
                <w:sz w:val="27"/>
                <w:szCs w:val="27"/>
              </w:rPr>
              <w:t>try</w:t>
            </w:r>
            <w:r>
              <w:rPr>
                <w:color w:val="009900"/>
                <w:sz w:val="27"/>
                <w:szCs w:val="27"/>
              </w:rPr>
              <w:t>{</w:t>
            </w:r>
            <w:r>
              <w:rPr>
                <w:sz w:val="27"/>
                <w:szCs w:val="27"/>
              </w:rPr>
              <w:tab/>
            </w:r>
            <w:r>
              <w:rPr>
                <w:sz w:val="27"/>
                <w:szCs w:val="27"/>
              </w:rPr>
              <w:tab/>
            </w:r>
            <w:r>
              <w:rPr>
                <w:sz w:val="27"/>
                <w:szCs w:val="27"/>
              </w:rPr>
              <w:tab/>
            </w:r>
          </w:p>
          <w:p w14:paraId="79BAB7D0" w14:textId="5FEC8AFD" w:rsidR="00790CA2" w:rsidRDefault="00790CA2" w:rsidP="00D460BB">
            <w:pPr>
              <w:pStyle w:val="HTMLPreformatted"/>
              <w:pBdr>
                <w:left w:val="single" w:sz="24" w:space="3" w:color="2B9D38"/>
              </w:pBdr>
              <w:shd w:val="clear" w:color="auto" w:fill="FFFBFB"/>
              <w:ind w:left="3240"/>
              <w:rPr>
                <w:sz w:val="27"/>
                <w:szCs w:val="27"/>
              </w:rPr>
            </w:pPr>
            <w:r>
              <w:rPr>
                <w:i/>
                <w:iCs/>
                <w:color w:val="666666"/>
                <w:sz w:val="27"/>
                <w:szCs w:val="27"/>
              </w:rPr>
              <w:t>//get connection</w:t>
            </w:r>
          </w:p>
          <w:p w14:paraId="0B2AB023" w14:textId="109CE860" w:rsidR="00790CA2" w:rsidRDefault="00790CA2" w:rsidP="00D460BB">
            <w:pPr>
              <w:pStyle w:val="HTMLPreformatted"/>
              <w:pBdr>
                <w:left w:val="single" w:sz="24" w:space="3" w:color="2B9D38"/>
              </w:pBdr>
              <w:shd w:val="clear" w:color="auto" w:fill="FFFBFB"/>
              <w:ind w:left="3240"/>
              <w:rPr>
                <w:sz w:val="27"/>
                <w:szCs w:val="27"/>
              </w:rPr>
            </w:pPr>
            <w:r>
              <w:rPr>
                <w:sz w:val="27"/>
                <w:szCs w:val="27"/>
              </w:rPr>
              <w:t xml:space="preserve">conn </w:t>
            </w:r>
            <w:r>
              <w:rPr>
                <w:color w:val="339933"/>
                <w:sz w:val="27"/>
                <w:szCs w:val="27"/>
              </w:rPr>
              <w:t>=</w:t>
            </w:r>
            <w:r>
              <w:rPr>
                <w:sz w:val="27"/>
                <w:szCs w:val="27"/>
              </w:rPr>
              <w:t xml:space="preserve"> JDBCUtil.</w:t>
            </w:r>
            <w:r>
              <w:rPr>
                <w:color w:val="006633"/>
                <w:sz w:val="27"/>
                <w:szCs w:val="27"/>
              </w:rPr>
              <w:t>getConnection</w:t>
            </w:r>
            <w:r>
              <w:rPr>
                <w:color w:val="009900"/>
                <w:sz w:val="27"/>
                <w:szCs w:val="27"/>
              </w:rPr>
              <w:t>()</w:t>
            </w:r>
            <w:r>
              <w:rPr>
                <w:color w:val="339933"/>
                <w:sz w:val="27"/>
                <w:szCs w:val="27"/>
              </w:rPr>
              <w:t>;</w:t>
            </w:r>
          </w:p>
          <w:p w14:paraId="7FB3DC7E" w14:textId="6E8B63E5" w:rsidR="00790CA2" w:rsidRDefault="00790CA2" w:rsidP="00D460BB">
            <w:pPr>
              <w:pStyle w:val="HTMLPreformatted"/>
              <w:pBdr>
                <w:left w:val="single" w:sz="24" w:space="3" w:color="2B9D38"/>
              </w:pBdr>
              <w:shd w:val="clear" w:color="auto" w:fill="FFFBFB"/>
              <w:ind w:left="165"/>
              <w:rPr>
                <w:sz w:val="27"/>
                <w:szCs w:val="27"/>
              </w:rPr>
            </w:pPr>
          </w:p>
          <w:p w14:paraId="321ECD4D" w14:textId="74842ACB" w:rsidR="00790CA2" w:rsidRDefault="00790CA2" w:rsidP="00D460BB">
            <w:pPr>
              <w:pStyle w:val="HTMLPreformatted"/>
              <w:pBdr>
                <w:left w:val="single" w:sz="24" w:space="3" w:color="2B9D38"/>
              </w:pBdr>
              <w:shd w:val="clear" w:color="auto" w:fill="FFFBFB"/>
              <w:ind w:left="3240"/>
              <w:rPr>
                <w:sz w:val="27"/>
                <w:szCs w:val="27"/>
              </w:rPr>
            </w:pPr>
            <w:r>
              <w:rPr>
                <w:i/>
                <w:iCs/>
                <w:color w:val="666666"/>
                <w:sz w:val="27"/>
                <w:szCs w:val="27"/>
              </w:rPr>
              <w:t>//create preparedStatement</w:t>
            </w:r>
          </w:p>
          <w:p w14:paraId="62B6E2CE" w14:textId="0D6AAF73" w:rsidR="00790CA2" w:rsidRDefault="00790CA2" w:rsidP="00D460BB">
            <w:pPr>
              <w:pStyle w:val="HTMLPreformatted"/>
              <w:pBdr>
                <w:left w:val="single" w:sz="24" w:space="3" w:color="2B9D38"/>
              </w:pBdr>
              <w:shd w:val="clear" w:color="auto" w:fill="FFFBFB"/>
              <w:ind w:left="3240"/>
              <w:rPr>
                <w:sz w:val="27"/>
                <w:szCs w:val="27"/>
              </w:rPr>
            </w:pPr>
            <w:r>
              <w:rPr>
                <w:sz w:val="27"/>
                <w:szCs w:val="27"/>
              </w:rPr>
              <w:t xml:space="preserve">preparedStatement </w:t>
            </w:r>
            <w:r>
              <w:rPr>
                <w:color w:val="339933"/>
                <w:sz w:val="27"/>
                <w:szCs w:val="27"/>
              </w:rPr>
              <w:t>=</w:t>
            </w:r>
            <w:r>
              <w:rPr>
                <w:sz w:val="27"/>
                <w:szCs w:val="27"/>
              </w:rPr>
              <w:t xml:space="preserve"> </w:t>
            </w:r>
          </w:p>
          <w:p w14:paraId="1D27DEE4" w14:textId="50D99270" w:rsidR="00790CA2" w:rsidRDefault="00790CA2" w:rsidP="00D460BB">
            <w:pPr>
              <w:pStyle w:val="HTMLPreformatted"/>
              <w:pBdr>
                <w:left w:val="single" w:sz="24" w:space="3" w:color="2B9D38"/>
              </w:pBdr>
              <w:shd w:val="clear" w:color="auto" w:fill="FFFBFB"/>
              <w:ind w:left="3960"/>
              <w:rPr>
                <w:sz w:val="27"/>
                <w:szCs w:val="27"/>
              </w:rPr>
            </w:pPr>
            <w:r>
              <w:rPr>
                <w:sz w:val="27"/>
                <w:szCs w:val="27"/>
              </w:rPr>
              <w:t>conn.</w:t>
            </w:r>
            <w:r>
              <w:rPr>
                <w:color w:val="006633"/>
                <w:sz w:val="27"/>
                <w:szCs w:val="27"/>
              </w:rPr>
              <w:t>prepareStatement</w:t>
            </w:r>
            <w:r>
              <w:rPr>
                <w:color w:val="009900"/>
                <w:sz w:val="27"/>
                <w:szCs w:val="27"/>
              </w:rPr>
              <w:t>(</w:t>
            </w:r>
            <w:r>
              <w:rPr>
                <w:sz w:val="27"/>
                <w:szCs w:val="27"/>
              </w:rPr>
              <w:t>createTableQuery</w:t>
            </w:r>
            <w:r>
              <w:rPr>
                <w:color w:val="009900"/>
                <w:sz w:val="27"/>
                <w:szCs w:val="27"/>
              </w:rPr>
              <w:t>)</w:t>
            </w:r>
            <w:r>
              <w:rPr>
                <w:color w:val="339933"/>
                <w:sz w:val="27"/>
                <w:szCs w:val="27"/>
              </w:rPr>
              <w:t>;</w:t>
            </w:r>
          </w:p>
          <w:p w14:paraId="1D9E9371" w14:textId="45D3AD5A" w:rsidR="00790CA2" w:rsidRDefault="00790CA2" w:rsidP="00D460BB">
            <w:pPr>
              <w:pStyle w:val="HTMLPreformatted"/>
              <w:pBdr>
                <w:left w:val="single" w:sz="24" w:space="3" w:color="2B9D38"/>
              </w:pBdr>
              <w:shd w:val="clear" w:color="auto" w:fill="FFFBFB"/>
              <w:ind w:left="165"/>
              <w:rPr>
                <w:sz w:val="27"/>
                <w:szCs w:val="27"/>
              </w:rPr>
            </w:pPr>
          </w:p>
          <w:p w14:paraId="678B1BE2" w14:textId="64AE274A" w:rsidR="00790CA2" w:rsidRDefault="00790CA2" w:rsidP="00D460BB">
            <w:pPr>
              <w:pStyle w:val="HTMLPreformatted"/>
              <w:pBdr>
                <w:left w:val="single" w:sz="24" w:space="3" w:color="2B9D38"/>
              </w:pBdr>
              <w:shd w:val="clear" w:color="auto" w:fill="FFFBFB"/>
              <w:ind w:left="3240"/>
              <w:rPr>
                <w:sz w:val="27"/>
                <w:szCs w:val="27"/>
              </w:rPr>
            </w:pPr>
            <w:r>
              <w:rPr>
                <w:i/>
                <w:iCs/>
                <w:color w:val="666666"/>
                <w:sz w:val="27"/>
                <w:szCs w:val="27"/>
              </w:rPr>
              <w:t>//execute query for create table</w:t>
            </w:r>
          </w:p>
          <w:p w14:paraId="5EB99207" w14:textId="08263AAC" w:rsidR="00790CA2" w:rsidRDefault="00790CA2" w:rsidP="00D460BB">
            <w:pPr>
              <w:pStyle w:val="HTMLPreformatted"/>
              <w:pBdr>
                <w:left w:val="single" w:sz="24" w:space="3" w:color="2B9D38"/>
              </w:pBdr>
              <w:shd w:val="clear" w:color="auto" w:fill="FFFBFB"/>
              <w:ind w:left="3240"/>
              <w:rPr>
                <w:sz w:val="27"/>
                <w:szCs w:val="27"/>
              </w:rPr>
            </w:pPr>
            <w:r>
              <w:rPr>
                <w:sz w:val="27"/>
                <w:szCs w:val="27"/>
              </w:rPr>
              <w:t>preparedStatement.</w:t>
            </w:r>
            <w:r>
              <w:rPr>
                <w:color w:val="006633"/>
                <w:sz w:val="27"/>
                <w:szCs w:val="27"/>
              </w:rPr>
              <w:t>execute</w:t>
            </w:r>
            <w:r>
              <w:rPr>
                <w:color w:val="009900"/>
                <w:sz w:val="27"/>
                <w:szCs w:val="27"/>
              </w:rPr>
              <w:t>()</w:t>
            </w:r>
            <w:r>
              <w:rPr>
                <w:color w:val="339933"/>
                <w:sz w:val="27"/>
                <w:szCs w:val="27"/>
              </w:rPr>
              <w:t>;</w:t>
            </w:r>
          </w:p>
          <w:p w14:paraId="10240A16" w14:textId="3DA58478" w:rsidR="00790CA2" w:rsidRDefault="00790CA2" w:rsidP="00D460BB">
            <w:pPr>
              <w:pStyle w:val="HTMLPreformatted"/>
              <w:pBdr>
                <w:left w:val="single" w:sz="24" w:space="3" w:color="2B9D38"/>
              </w:pBdr>
              <w:shd w:val="clear" w:color="auto" w:fill="FFFBFB"/>
              <w:ind w:left="3240"/>
              <w:rPr>
                <w:sz w:val="27"/>
                <w:szCs w:val="27"/>
              </w:rPr>
            </w:pPr>
            <w:r>
              <w:rPr>
                <w:color w:val="003399"/>
                <w:sz w:val="27"/>
                <w:szCs w:val="27"/>
              </w:rPr>
              <w:t>System</w:t>
            </w:r>
            <w:r>
              <w:rPr>
                <w:sz w:val="27"/>
                <w:szCs w:val="27"/>
              </w:rPr>
              <w:t>.</w:t>
            </w:r>
            <w:r>
              <w:rPr>
                <w:color w:val="006633"/>
                <w:sz w:val="27"/>
                <w:szCs w:val="27"/>
              </w:rPr>
              <w:t>out</w:t>
            </w:r>
            <w:r>
              <w:rPr>
                <w:sz w:val="27"/>
                <w:szCs w:val="27"/>
              </w:rPr>
              <w:t>.</w:t>
            </w:r>
            <w:r>
              <w:rPr>
                <w:color w:val="006633"/>
                <w:sz w:val="27"/>
                <w:szCs w:val="27"/>
              </w:rPr>
              <w:t>println</w:t>
            </w:r>
            <w:r>
              <w:rPr>
                <w:color w:val="009900"/>
                <w:sz w:val="27"/>
                <w:szCs w:val="27"/>
              </w:rPr>
              <w:t>(</w:t>
            </w:r>
            <w:r>
              <w:rPr>
                <w:color w:val="0000FF"/>
                <w:sz w:val="27"/>
                <w:szCs w:val="27"/>
              </w:rPr>
              <w:t>"Table created successfully."</w:t>
            </w:r>
            <w:r>
              <w:rPr>
                <w:color w:val="009900"/>
                <w:sz w:val="27"/>
                <w:szCs w:val="27"/>
              </w:rPr>
              <w:t>)</w:t>
            </w:r>
            <w:r>
              <w:rPr>
                <w:color w:val="339933"/>
                <w:sz w:val="27"/>
                <w:szCs w:val="27"/>
              </w:rPr>
              <w:t>;</w:t>
            </w:r>
          </w:p>
          <w:p w14:paraId="51A3A4EA" w14:textId="11D7BAFA" w:rsidR="00790CA2" w:rsidRDefault="00790CA2" w:rsidP="00D460BB">
            <w:pPr>
              <w:pStyle w:val="HTMLPreformatted"/>
              <w:pBdr>
                <w:left w:val="single" w:sz="24" w:space="3" w:color="2B9D38"/>
              </w:pBdr>
              <w:shd w:val="clear" w:color="auto" w:fill="FFFBFB"/>
              <w:ind w:left="165"/>
              <w:rPr>
                <w:sz w:val="27"/>
                <w:szCs w:val="27"/>
              </w:rPr>
            </w:pPr>
          </w:p>
          <w:p w14:paraId="0DFA8452" w14:textId="1C2CB1F5" w:rsidR="00790CA2" w:rsidRDefault="00790CA2" w:rsidP="00D460BB">
            <w:pPr>
              <w:pStyle w:val="HTMLPreformatted"/>
              <w:pBdr>
                <w:left w:val="single" w:sz="24" w:space="3" w:color="2B9D38"/>
              </w:pBdr>
              <w:shd w:val="clear" w:color="auto" w:fill="FFFBFB"/>
              <w:ind w:left="3240"/>
              <w:rPr>
                <w:sz w:val="27"/>
                <w:szCs w:val="27"/>
              </w:rPr>
            </w:pPr>
            <w:r>
              <w:rPr>
                <w:color w:val="003399"/>
                <w:sz w:val="27"/>
                <w:szCs w:val="27"/>
              </w:rPr>
              <w:t>String</w:t>
            </w:r>
            <w:r>
              <w:rPr>
                <w:sz w:val="27"/>
                <w:szCs w:val="27"/>
              </w:rPr>
              <w:t xml:space="preserve"> storeFileQuery </w:t>
            </w:r>
            <w:r>
              <w:rPr>
                <w:color w:val="339933"/>
                <w:sz w:val="27"/>
                <w:szCs w:val="27"/>
              </w:rPr>
              <w:t>=</w:t>
            </w:r>
            <w:r>
              <w:rPr>
                <w:sz w:val="27"/>
                <w:szCs w:val="27"/>
              </w:rPr>
              <w:t xml:space="preserve"> </w:t>
            </w:r>
            <w:r>
              <w:rPr>
                <w:color w:val="0000FF"/>
                <w:sz w:val="27"/>
                <w:szCs w:val="27"/>
              </w:rPr>
              <w:t>"insert into FILESTORE "</w:t>
            </w:r>
          </w:p>
          <w:p w14:paraId="5EB2F310" w14:textId="79B3D320" w:rsidR="00790CA2" w:rsidRDefault="00790CA2" w:rsidP="00D460BB">
            <w:pPr>
              <w:pStyle w:val="HTMLPreformatted"/>
              <w:pBdr>
                <w:left w:val="single" w:sz="24" w:space="3" w:color="2B9D38"/>
              </w:pBdr>
              <w:shd w:val="clear" w:color="auto" w:fill="FFFBFB"/>
              <w:ind w:left="3960"/>
              <w:rPr>
                <w:sz w:val="27"/>
                <w:szCs w:val="27"/>
              </w:rPr>
            </w:pPr>
            <w:r>
              <w:rPr>
                <w:color w:val="339933"/>
                <w:sz w:val="27"/>
                <w:szCs w:val="27"/>
              </w:rPr>
              <w:t>+</w:t>
            </w:r>
            <w:r>
              <w:rPr>
                <w:sz w:val="27"/>
                <w:szCs w:val="27"/>
              </w:rPr>
              <w:t xml:space="preserve"> </w:t>
            </w:r>
            <w:r>
              <w:rPr>
                <w:color w:val="0000FF"/>
                <w:sz w:val="27"/>
                <w:szCs w:val="27"/>
              </w:rPr>
              <w:t>"values (?,?)"</w:t>
            </w:r>
            <w:r>
              <w:rPr>
                <w:color w:val="339933"/>
                <w:sz w:val="27"/>
                <w:szCs w:val="27"/>
              </w:rPr>
              <w:t>;</w:t>
            </w:r>
          </w:p>
          <w:p w14:paraId="12238C46" w14:textId="02B76BA3" w:rsidR="00790CA2" w:rsidRDefault="00790CA2" w:rsidP="00D460BB">
            <w:pPr>
              <w:pStyle w:val="HTMLPreformatted"/>
              <w:pBdr>
                <w:left w:val="single" w:sz="24" w:space="3" w:color="2B9D38"/>
              </w:pBdr>
              <w:shd w:val="clear" w:color="auto" w:fill="FFFBFB"/>
              <w:ind w:left="3240"/>
              <w:rPr>
                <w:sz w:val="27"/>
                <w:szCs w:val="27"/>
              </w:rPr>
            </w:pPr>
            <w:r>
              <w:rPr>
                <w:sz w:val="27"/>
                <w:szCs w:val="27"/>
              </w:rPr>
              <w:t xml:space="preserve">preparedStatement </w:t>
            </w:r>
            <w:r>
              <w:rPr>
                <w:color w:val="339933"/>
                <w:sz w:val="27"/>
                <w:szCs w:val="27"/>
              </w:rPr>
              <w:t>=</w:t>
            </w:r>
            <w:r>
              <w:rPr>
                <w:sz w:val="27"/>
                <w:szCs w:val="27"/>
              </w:rPr>
              <w:t xml:space="preserve"> </w:t>
            </w:r>
          </w:p>
          <w:p w14:paraId="78C91CA3" w14:textId="51A90D2D" w:rsidR="00790CA2" w:rsidRDefault="00790CA2" w:rsidP="00D460BB">
            <w:pPr>
              <w:pStyle w:val="HTMLPreformatted"/>
              <w:pBdr>
                <w:left w:val="single" w:sz="24" w:space="3" w:color="2B9D38"/>
              </w:pBdr>
              <w:shd w:val="clear" w:color="auto" w:fill="FFFBFB"/>
              <w:ind w:left="3960"/>
              <w:rPr>
                <w:sz w:val="27"/>
                <w:szCs w:val="27"/>
              </w:rPr>
            </w:pPr>
            <w:r>
              <w:rPr>
                <w:sz w:val="27"/>
                <w:szCs w:val="27"/>
              </w:rPr>
              <w:t>conn.</w:t>
            </w:r>
            <w:r>
              <w:rPr>
                <w:color w:val="006633"/>
                <w:sz w:val="27"/>
                <w:szCs w:val="27"/>
              </w:rPr>
              <w:t>prepareStatement</w:t>
            </w:r>
            <w:r>
              <w:rPr>
                <w:color w:val="009900"/>
                <w:sz w:val="27"/>
                <w:szCs w:val="27"/>
              </w:rPr>
              <w:t>(</w:t>
            </w:r>
            <w:r>
              <w:rPr>
                <w:sz w:val="27"/>
                <w:szCs w:val="27"/>
              </w:rPr>
              <w:t>storeFileQuery</w:t>
            </w:r>
            <w:r>
              <w:rPr>
                <w:color w:val="009900"/>
                <w:sz w:val="27"/>
                <w:szCs w:val="27"/>
              </w:rPr>
              <w:t>)</w:t>
            </w:r>
            <w:r>
              <w:rPr>
                <w:color w:val="339933"/>
                <w:sz w:val="27"/>
                <w:szCs w:val="27"/>
              </w:rPr>
              <w:t>;</w:t>
            </w:r>
          </w:p>
          <w:p w14:paraId="565C96CB" w14:textId="5D6B63B2" w:rsidR="00790CA2" w:rsidRDefault="00790CA2" w:rsidP="00D460BB">
            <w:pPr>
              <w:pStyle w:val="HTMLPreformatted"/>
              <w:pBdr>
                <w:left w:val="single" w:sz="24" w:space="3" w:color="2B9D38"/>
              </w:pBdr>
              <w:shd w:val="clear" w:color="auto" w:fill="FFFBFB"/>
              <w:ind w:left="165"/>
              <w:rPr>
                <w:sz w:val="27"/>
                <w:szCs w:val="27"/>
              </w:rPr>
            </w:pPr>
          </w:p>
          <w:p w14:paraId="3911D412" w14:textId="7BDC872A" w:rsidR="00790CA2" w:rsidRDefault="00790CA2" w:rsidP="00D460BB">
            <w:pPr>
              <w:pStyle w:val="HTMLPreformatted"/>
              <w:pBdr>
                <w:left w:val="single" w:sz="24" w:space="3" w:color="2B9D38"/>
              </w:pBdr>
              <w:shd w:val="clear" w:color="auto" w:fill="FFFBFB"/>
              <w:ind w:left="3240"/>
              <w:rPr>
                <w:sz w:val="27"/>
                <w:szCs w:val="27"/>
              </w:rPr>
            </w:pPr>
            <w:r>
              <w:rPr>
                <w:i/>
                <w:iCs/>
                <w:color w:val="666666"/>
                <w:sz w:val="27"/>
                <w:szCs w:val="27"/>
              </w:rPr>
              <w:t>//Read source file</w:t>
            </w:r>
          </w:p>
          <w:p w14:paraId="7C0186B6" w14:textId="563A5EDA" w:rsidR="00790CA2" w:rsidRDefault="00790CA2" w:rsidP="00D460BB">
            <w:pPr>
              <w:pStyle w:val="HTMLPreformatted"/>
              <w:pBdr>
                <w:left w:val="single" w:sz="24" w:space="3" w:color="2B9D38"/>
              </w:pBdr>
              <w:shd w:val="clear" w:color="auto" w:fill="FFFBFB"/>
              <w:ind w:left="3240"/>
              <w:rPr>
                <w:sz w:val="27"/>
                <w:szCs w:val="27"/>
              </w:rPr>
            </w:pPr>
            <w:r>
              <w:rPr>
                <w:color w:val="003399"/>
                <w:sz w:val="27"/>
                <w:szCs w:val="27"/>
              </w:rPr>
              <w:t>File</w:t>
            </w:r>
            <w:r>
              <w:rPr>
                <w:sz w:val="27"/>
                <w:szCs w:val="27"/>
              </w:rPr>
              <w:t xml:space="preserve"> file </w:t>
            </w:r>
            <w:r>
              <w:rPr>
                <w:color w:val="339933"/>
                <w:sz w:val="27"/>
                <w:szCs w:val="27"/>
              </w:rPr>
              <w:t>=</w:t>
            </w:r>
            <w:r>
              <w:rPr>
                <w:sz w:val="27"/>
                <w:szCs w:val="27"/>
              </w:rPr>
              <w:t xml:space="preserve"> </w:t>
            </w:r>
            <w:r>
              <w:rPr>
                <w:b/>
                <w:bCs/>
                <w:color w:val="000000"/>
                <w:sz w:val="27"/>
                <w:szCs w:val="27"/>
              </w:rPr>
              <w:t>new</w:t>
            </w:r>
            <w:r>
              <w:rPr>
                <w:sz w:val="27"/>
                <w:szCs w:val="27"/>
              </w:rPr>
              <w:t xml:space="preserve"> </w:t>
            </w:r>
            <w:r>
              <w:rPr>
                <w:color w:val="003399"/>
                <w:sz w:val="27"/>
                <w:szCs w:val="27"/>
              </w:rPr>
              <w:t>File</w:t>
            </w:r>
            <w:r>
              <w:rPr>
                <w:color w:val="009900"/>
                <w:sz w:val="27"/>
                <w:szCs w:val="27"/>
              </w:rPr>
              <w:t>(</w:t>
            </w:r>
            <w:r>
              <w:rPr>
                <w:color w:val="0000FF"/>
                <w:sz w:val="27"/>
                <w:szCs w:val="27"/>
              </w:rPr>
              <w:t>"F:</w:t>
            </w:r>
            <w:r>
              <w:rPr>
                <w:b/>
                <w:bCs/>
                <w:color w:val="000099"/>
                <w:sz w:val="27"/>
                <w:szCs w:val="27"/>
              </w:rPr>
              <w:t>\\</w:t>
            </w:r>
            <w:r>
              <w:rPr>
                <w:color w:val="0000FF"/>
                <w:sz w:val="27"/>
                <w:szCs w:val="27"/>
              </w:rPr>
              <w:t>test.txt"</w:t>
            </w:r>
            <w:r>
              <w:rPr>
                <w:color w:val="009900"/>
                <w:sz w:val="27"/>
                <w:szCs w:val="27"/>
              </w:rPr>
              <w:t>)</w:t>
            </w:r>
            <w:r>
              <w:rPr>
                <w:color w:val="339933"/>
                <w:sz w:val="27"/>
                <w:szCs w:val="27"/>
              </w:rPr>
              <w:t>;</w:t>
            </w:r>
            <w:r>
              <w:rPr>
                <w:sz w:val="27"/>
                <w:szCs w:val="27"/>
              </w:rPr>
              <w:t xml:space="preserve">  </w:t>
            </w:r>
          </w:p>
          <w:p w14:paraId="6199DB97" w14:textId="1855B022" w:rsidR="00790CA2" w:rsidRDefault="00790CA2" w:rsidP="00D460BB">
            <w:pPr>
              <w:pStyle w:val="HTMLPreformatted"/>
              <w:pBdr>
                <w:left w:val="single" w:sz="24" w:space="3" w:color="2B9D38"/>
              </w:pBdr>
              <w:shd w:val="clear" w:color="auto" w:fill="FFFBFB"/>
              <w:ind w:left="3240"/>
              <w:rPr>
                <w:sz w:val="27"/>
                <w:szCs w:val="27"/>
              </w:rPr>
            </w:pPr>
            <w:r>
              <w:rPr>
                <w:color w:val="003399"/>
                <w:sz w:val="27"/>
                <w:szCs w:val="27"/>
              </w:rPr>
              <w:t>FileReader</w:t>
            </w:r>
            <w:r>
              <w:rPr>
                <w:sz w:val="27"/>
                <w:szCs w:val="27"/>
              </w:rPr>
              <w:t xml:space="preserve"> fileReader </w:t>
            </w:r>
            <w:r>
              <w:rPr>
                <w:color w:val="339933"/>
                <w:sz w:val="27"/>
                <w:szCs w:val="27"/>
              </w:rPr>
              <w:t>=</w:t>
            </w:r>
            <w:r>
              <w:rPr>
                <w:sz w:val="27"/>
                <w:szCs w:val="27"/>
              </w:rPr>
              <w:t xml:space="preserve"> </w:t>
            </w:r>
            <w:r>
              <w:rPr>
                <w:b/>
                <w:bCs/>
                <w:color w:val="000000"/>
                <w:sz w:val="27"/>
                <w:szCs w:val="27"/>
              </w:rPr>
              <w:t>new</w:t>
            </w:r>
            <w:r>
              <w:rPr>
                <w:sz w:val="27"/>
                <w:szCs w:val="27"/>
              </w:rPr>
              <w:t xml:space="preserve"> </w:t>
            </w:r>
            <w:r>
              <w:rPr>
                <w:color w:val="003399"/>
                <w:sz w:val="27"/>
                <w:szCs w:val="27"/>
              </w:rPr>
              <w:t>FileReader</w:t>
            </w:r>
            <w:r>
              <w:rPr>
                <w:color w:val="009900"/>
                <w:sz w:val="27"/>
                <w:szCs w:val="27"/>
              </w:rPr>
              <w:t>(</w:t>
            </w:r>
            <w:r>
              <w:rPr>
                <w:sz w:val="27"/>
                <w:szCs w:val="27"/>
              </w:rPr>
              <w:t>file</w:t>
            </w:r>
            <w:r>
              <w:rPr>
                <w:color w:val="009900"/>
                <w:sz w:val="27"/>
                <w:szCs w:val="27"/>
              </w:rPr>
              <w:t>)</w:t>
            </w:r>
            <w:r>
              <w:rPr>
                <w:color w:val="339933"/>
                <w:sz w:val="27"/>
                <w:szCs w:val="27"/>
              </w:rPr>
              <w:t>;</w:t>
            </w:r>
            <w:r>
              <w:rPr>
                <w:sz w:val="27"/>
                <w:szCs w:val="27"/>
              </w:rPr>
              <w:t xml:space="preserve">  </w:t>
            </w:r>
          </w:p>
          <w:p w14:paraId="668A2A36" w14:textId="2A52C126" w:rsidR="00790CA2" w:rsidRDefault="00790CA2" w:rsidP="00D460BB">
            <w:pPr>
              <w:pStyle w:val="HTMLPreformatted"/>
              <w:pBdr>
                <w:left w:val="single" w:sz="24" w:space="3" w:color="2B9D38"/>
              </w:pBdr>
              <w:shd w:val="clear" w:color="auto" w:fill="FFFBFB"/>
              <w:ind w:left="165"/>
              <w:rPr>
                <w:sz w:val="27"/>
                <w:szCs w:val="27"/>
              </w:rPr>
            </w:pPr>
          </w:p>
          <w:p w14:paraId="5D824B35" w14:textId="43C89C81" w:rsidR="00790CA2" w:rsidRDefault="00790CA2" w:rsidP="00D460BB">
            <w:pPr>
              <w:pStyle w:val="HTMLPreformatted"/>
              <w:pBdr>
                <w:left w:val="single" w:sz="24" w:space="3" w:color="2B9D38"/>
              </w:pBdr>
              <w:shd w:val="clear" w:color="auto" w:fill="FFFBFB"/>
              <w:ind w:left="3240"/>
              <w:rPr>
                <w:sz w:val="27"/>
                <w:szCs w:val="27"/>
              </w:rPr>
            </w:pPr>
            <w:r>
              <w:rPr>
                <w:sz w:val="27"/>
                <w:szCs w:val="27"/>
              </w:rPr>
              <w:t>preparedStatement.</w:t>
            </w:r>
            <w:r>
              <w:rPr>
                <w:color w:val="006633"/>
                <w:sz w:val="27"/>
                <w:szCs w:val="27"/>
              </w:rPr>
              <w:t>setInt</w:t>
            </w:r>
            <w:r>
              <w:rPr>
                <w:color w:val="009900"/>
                <w:sz w:val="27"/>
                <w:szCs w:val="27"/>
              </w:rPr>
              <w:t>(</w:t>
            </w:r>
            <w:r>
              <w:rPr>
                <w:color w:val="CC66CC"/>
                <w:sz w:val="27"/>
                <w:szCs w:val="27"/>
              </w:rPr>
              <w:t>1</w:t>
            </w:r>
            <w:r>
              <w:rPr>
                <w:sz w:val="27"/>
                <w:szCs w:val="27"/>
              </w:rPr>
              <w:t>,</w:t>
            </w:r>
            <w:r>
              <w:rPr>
                <w:color w:val="CC66CC"/>
                <w:sz w:val="27"/>
                <w:szCs w:val="27"/>
              </w:rPr>
              <w:t>2</w:t>
            </w:r>
            <w:r>
              <w:rPr>
                <w:color w:val="009900"/>
                <w:sz w:val="27"/>
                <w:szCs w:val="27"/>
              </w:rPr>
              <w:t>)</w:t>
            </w:r>
            <w:r>
              <w:rPr>
                <w:color w:val="339933"/>
                <w:sz w:val="27"/>
                <w:szCs w:val="27"/>
              </w:rPr>
              <w:t>;</w:t>
            </w:r>
            <w:r>
              <w:rPr>
                <w:sz w:val="27"/>
                <w:szCs w:val="27"/>
              </w:rPr>
              <w:t xml:space="preserve">  </w:t>
            </w:r>
          </w:p>
          <w:p w14:paraId="6A8C182D" w14:textId="0228E891" w:rsidR="00790CA2" w:rsidRDefault="00790CA2" w:rsidP="00D460BB">
            <w:pPr>
              <w:pStyle w:val="HTMLPreformatted"/>
              <w:pBdr>
                <w:left w:val="single" w:sz="24" w:space="3" w:color="2B9D38"/>
              </w:pBdr>
              <w:shd w:val="clear" w:color="auto" w:fill="FFFBFB"/>
              <w:ind w:left="3240"/>
              <w:rPr>
                <w:sz w:val="27"/>
                <w:szCs w:val="27"/>
              </w:rPr>
            </w:pPr>
            <w:r>
              <w:rPr>
                <w:sz w:val="27"/>
                <w:szCs w:val="27"/>
              </w:rPr>
              <w:t>preparedStatement.</w:t>
            </w:r>
            <w:r>
              <w:rPr>
                <w:color w:val="006633"/>
                <w:sz w:val="27"/>
                <w:szCs w:val="27"/>
              </w:rPr>
              <w:t>setCharacterStream</w:t>
            </w:r>
            <w:r>
              <w:rPr>
                <w:color w:val="009900"/>
                <w:sz w:val="27"/>
                <w:szCs w:val="27"/>
              </w:rPr>
              <w:t>(</w:t>
            </w:r>
            <w:r>
              <w:rPr>
                <w:color w:val="CC66CC"/>
                <w:sz w:val="27"/>
                <w:szCs w:val="27"/>
              </w:rPr>
              <w:t>2</w:t>
            </w:r>
            <w:r>
              <w:rPr>
                <w:sz w:val="27"/>
                <w:szCs w:val="27"/>
              </w:rPr>
              <w:t>,</w:t>
            </w:r>
          </w:p>
          <w:p w14:paraId="1B887414" w14:textId="766EC522" w:rsidR="00790CA2" w:rsidRDefault="00790CA2" w:rsidP="00D460BB">
            <w:pPr>
              <w:pStyle w:val="HTMLPreformatted"/>
              <w:pBdr>
                <w:left w:val="single" w:sz="24" w:space="3" w:color="2B9D38"/>
              </w:pBdr>
              <w:shd w:val="clear" w:color="auto" w:fill="FFFBFB"/>
              <w:ind w:left="5400"/>
              <w:rPr>
                <w:sz w:val="27"/>
                <w:szCs w:val="27"/>
              </w:rPr>
            </w:pPr>
            <w:r>
              <w:rPr>
                <w:sz w:val="27"/>
                <w:szCs w:val="27"/>
              </w:rPr>
              <w:t>fileReader,</w:t>
            </w:r>
            <w:r>
              <w:rPr>
                <w:color w:val="009900"/>
                <w:sz w:val="27"/>
                <w:szCs w:val="27"/>
              </w:rPr>
              <w:t>(</w:t>
            </w:r>
            <w:r>
              <w:rPr>
                <w:b/>
                <w:bCs/>
                <w:color w:val="000066"/>
                <w:sz w:val="27"/>
                <w:szCs w:val="27"/>
              </w:rPr>
              <w:t>int</w:t>
            </w:r>
            <w:r>
              <w:rPr>
                <w:color w:val="009900"/>
                <w:sz w:val="27"/>
                <w:szCs w:val="27"/>
              </w:rPr>
              <w:t>)</w:t>
            </w:r>
            <w:r>
              <w:rPr>
                <w:sz w:val="27"/>
                <w:szCs w:val="27"/>
              </w:rPr>
              <w:t>file.</w:t>
            </w:r>
            <w:r>
              <w:rPr>
                <w:color w:val="006633"/>
                <w:sz w:val="27"/>
                <w:szCs w:val="27"/>
              </w:rPr>
              <w:t>length</w:t>
            </w:r>
            <w:r>
              <w:rPr>
                <w:color w:val="009900"/>
                <w:sz w:val="27"/>
                <w:szCs w:val="27"/>
              </w:rPr>
              <w:t>())</w:t>
            </w:r>
            <w:r>
              <w:rPr>
                <w:color w:val="339933"/>
                <w:sz w:val="27"/>
                <w:szCs w:val="27"/>
              </w:rPr>
              <w:t>;</w:t>
            </w:r>
            <w:r>
              <w:rPr>
                <w:sz w:val="27"/>
                <w:szCs w:val="27"/>
              </w:rPr>
              <w:t xml:space="preserve">  </w:t>
            </w:r>
          </w:p>
          <w:p w14:paraId="5CD9F529" w14:textId="128DADFB" w:rsidR="00790CA2" w:rsidRDefault="00790CA2" w:rsidP="00D460BB">
            <w:pPr>
              <w:pStyle w:val="HTMLPreformatted"/>
              <w:pBdr>
                <w:left w:val="single" w:sz="24" w:space="3" w:color="2B9D38"/>
              </w:pBdr>
              <w:shd w:val="clear" w:color="auto" w:fill="FFFBFB"/>
              <w:ind w:left="165"/>
              <w:rPr>
                <w:sz w:val="27"/>
                <w:szCs w:val="27"/>
              </w:rPr>
            </w:pPr>
          </w:p>
          <w:p w14:paraId="309F1431" w14:textId="60582DB4" w:rsidR="00790CA2" w:rsidRDefault="00790CA2" w:rsidP="00D460BB">
            <w:pPr>
              <w:pStyle w:val="HTMLPreformatted"/>
              <w:pBdr>
                <w:left w:val="single" w:sz="24" w:space="3" w:color="2B9D38"/>
              </w:pBdr>
              <w:shd w:val="clear" w:color="auto" w:fill="FFFBFB"/>
              <w:ind w:left="3240"/>
              <w:rPr>
                <w:sz w:val="27"/>
                <w:szCs w:val="27"/>
              </w:rPr>
            </w:pPr>
            <w:r>
              <w:rPr>
                <w:sz w:val="27"/>
                <w:szCs w:val="27"/>
              </w:rPr>
              <w:t>preparedStatement.</w:t>
            </w:r>
            <w:r>
              <w:rPr>
                <w:color w:val="006633"/>
                <w:sz w:val="27"/>
                <w:szCs w:val="27"/>
              </w:rPr>
              <w:t>executeUpdate</w:t>
            </w:r>
            <w:r>
              <w:rPr>
                <w:color w:val="009900"/>
                <w:sz w:val="27"/>
                <w:szCs w:val="27"/>
              </w:rPr>
              <w:t>()</w:t>
            </w:r>
            <w:r>
              <w:rPr>
                <w:color w:val="339933"/>
                <w:sz w:val="27"/>
                <w:szCs w:val="27"/>
              </w:rPr>
              <w:t>;</w:t>
            </w:r>
            <w:r>
              <w:rPr>
                <w:sz w:val="27"/>
                <w:szCs w:val="27"/>
              </w:rPr>
              <w:t xml:space="preserve"> </w:t>
            </w:r>
          </w:p>
          <w:p w14:paraId="61D65DA9" w14:textId="31DE4315" w:rsidR="00790CA2" w:rsidRDefault="00790CA2" w:rsidP="00D460BB">
            <w:pPr>
              <w:pStyle w:val="HTMLPreformatted"/>
              <w:pBdr>
                <w:left w:val="single" w:sz="24" w:space="3" w:color="2B9D38"/>
              </w:pBdr>
              <w:shd w:val="clear" w:color="auto" w:fill="FFFBFB"/>
              <w:ind w:left="3240"/>
              <w:rPr>
                <w:sz w:val="27"/>
                <w:szCs w:val="27"/>
              </w:rPr>
            </w:pPr>
            <w:r>
              <w:rPr>
                <w:color w:val="003399"/>
                <w:sz w:val="27"/>
                <w:szCs w:val="27"/>
              </w:rPr>
              <w:t>System</w:t>
            </w:r>
            <w:r>
              <w:rPr>
                <w:sz w:val="27"/>
                <w:szCs w:val="27"/>
              </w:rPr>
              <w:t>.</w:t>
            </w:r>
            <w:r>
              <w:rPr>
                <w:color w:val="006633"/>
                <w:sz w:val="27"/>
                <w:szCs w:val="27"/>
              </w:rPr>
              <w:t>out</w:t>
            </w:r>
            <w:r>
              <w:rPr>
                <w:sz w:val="27"/>
                <w:szCs w:val="27"/>
              </w:rPr>
              <w:t>.</w:t>
            </w:r>
            <w:r>
              <w:rPr>
                <w:color w:val="006633"/>
                <w:sz w:val="27"/>
                <w:szCs w:val="27"/>
              </w:rPr>
              <w:t>println</w:t>
            </w:r>
            <w:r>
              <w:rPr>
                <w:color w:val="009900"/>
                <w:sz w:val="27"/>
                <w:szCs w:val="27"/>
              </w:rPr>
              <w:t>(</w:t>
            </w:r>
            <w:r>
              <w:rPr>
                <w:color w:val="0000FF"/>
                <w:sz w:val="27"/>
                <w:szCs w:val="27"/>
              </w:rPr>
              <w:t>"File stored successfully."</w:t>
            </w:r>
            <w:r>
              <w:rPr>
                <w:color w:val="009900"/>
                <w:sz w:val="27"/>
                <w:szCs w:val="27"/>
              </w:rPr>
              <w:t>)</w:t>
            </w:r>
            <w:r>
              <w:rPr>
                <w:color w:val="339933"/>
                <w:sz w:val="27"/>
                <w:szCs w:val="27"/>
              </w:rPr>
              <w:t>;</w:t>
            </w:r>
          </w:p>
          <w:p w14:paraId="77D40FA2" w14:textId="36C05DA9" w:rsidR="00790CA2" w:rsidRDefault="00790CA2" w:rsidP="00D460BB">
            <w:pPr>
              <w:pStyle w:val="HTMLPreformatted"/>
              <w:pBdr>
                <w:left w:val="single" w:sz="24" w:space="3" w:color="2B9D38"/>
              </w:pBdr>
              <w:shd w:val="clear" w:color="auto" w:fill="FFFBFB"/>
              <w:ind w:left="165"/>
              <w:rPr>
                <w:sz w:val="27"/>
                <w:szCs w:val="27"/>
              </w:rPr>
            </w:pPr>
          </w:p>
          <w:p w14:paraId="1D68A1A1" w14:textId="0CD5FEDB" w:rsidR="00790CA2" w:rsidRDefault="00790CA2" w:rsidP="00D460BB">
            <w:pPr>
              <w:pStyle w:val="HTMLPreformatted"/>
              <w:pBdr>
                <w:left w:val="single" w:sz="24" w:space="3" w:color="2B9D38"/>
              </w:pBdr>
              <w:shd w:val="clear" w:color="auto" w:fill="FFFBFB"/>
              <w:ind w:left="3240"/>
              <w:rPr>
                <w:sz w:val="27"/>
                <w:szCs w:val="27"/>
              </w:rPr>
            </w:pPr>
            <w:r>
              <w:rPr>
                <w:i/>
                <w:iCs/>
                <w:color w:val="666666"/>
                <w:sz w:val="27"/>
                <w:szCs w:val="27"/>
              </w:rPr>
              <w:t>//close connection</w:t>
            </w:r>
          </w:p>
          <w:p w14:paraId="520D66FE" w14:textId="089EBE9A" w:rsidR="00790CA2" w:rsidRDefault="00790CA2" w:rsidP="00D460BB">
            <w:pPr>
              <w:pStyle w:val="HTMLPreformatted"/>
              <w:pBdr>
                <w:left w:val="single" w:sz="24" w:space="3" w:color="2B9D38"/>
              </w:pBdr>
              <w:shd w:val="clear" w:color="auto" w:fill="FFFBFB"/>
              <w:ind w:left="3240"/>
              <w:rPr>
                <w:sz w:val="27"/>
                <w:szCs w:val="27"/>
              </w:rPr>
            </w:pPr>
            <w:r>
              <w:rPr>
                <w:sz w:val="27"/>
                <w:szCs w:val="27"/>
              </w:rPr>
              <w:t>preparedStatement.</w:t>
            </w:r>
            <w:r>
              <w:rPr>
                <w:color w:val="006633"/>
                <w:sz w:val="27"/>
                <w:szCs w:val="27"/>
              </w:rPr>
              <w:t>close</w:t>
            </w:r>
            <w:r>
              <w:rPr>
                <w:color w:val="009900"/>
                <w:sz w:val="27"/>
                <w:szCs w:val="27"/>
              </w:rPr>
              <w:t>()</w:t>
            </w:r>
            <w:r>
              <w:rPr>
                <w:color w:val="339933"/>
                <w:sz w:val="27"/>
                <w:szCs w:val="27"/>
              </w:rPr>
              <w:t>;</w:t>
            </w:r>
          </w:p>
          <w:p w14:paraId="6734FF61" w14:textId="4D02BF69" w:rsidR="00790CA2" w:rsidRDefault="00790CA2" w:rsidP="00D460BB">
            <w:pPr>
              <w:pStyle w:val="HTMLPreformatted"/>
              <w:pBdr>
                <w:left w:val="single" w:sz="24" w:space="3" w:color="2B9D38"/>
              </w:pBdr>
              <w:shd w:val="clear" w:color="auto" w:fill="FFFBFB"/>
              <w:ind w:left="3240"/>
              <w:rPr>
                <w:sz w:val="27"/>
                <w:szCs w:val="27"/>
              </w:rPr>
            </w:pPr>
            <w:r>
              <w:rPr>
                <w:sz w:val="27"/>
                <w:szCs w:val="27"/>
              </w:rPr>
              <w:t>conn.</w:t>
            </w:r>
            <w:r>
              <w:rPr>
                <w:color w:val="006633"/>
                <w:sz w:val="27"/>
                <w:szCs w:val="27"/>
              </w:rPr>
              <w:t>close</w:t>
            </w:r>
            <w:r>
              <w:rPr>
                <w:color w:val="009900"/>
                <w:sz w:val="27"/>
                <w:szCs w:val="27"/>
              </w:rPr>
              <w:t>()</w:t>
            </w:r>
            <w:r>
              <w:rPr>
                <w:color w:val="339933"/>
                <w:sz w:val="27"/>
                <w:szCs w:val="27"/>
              </w:rPr>
              <w:t>;</w:t>
            </w:r>
          </w:p>
          <w:p w14:paraId="773615A9" w14:textId="7D75F216" w:rsidR="00790CA2" w:rsidRDefault="00790CA2" w:rsidP="00D460BB">
            <w:pPr>
              <w:pStyle w:val="HTMLPreformatted"/>
              <w:pBdr>
                <w:left w:val="single" w:sz="24" w:space="3" w:color="2B9D38"/>
              </w:pBdr>
              <w:shd w:val="clear" w:color="auto" w:fill="FFFBFB"/>
              <w:ind w:left="2520"/>
              <w:rPr>
                <w:sz w:val="27"/>
                <w:szCs w:val="27"/>
              </w:rPr>
            </w:pPr>
            <w:r>
              <w:rPr>
                <w:color w:val="009900"/>
                <w:sz w:val="27"/>
                <w:szCs w:val="27"/>
              </w:rPr>
              <w:t>}</w:t>
            </w:r>
            <w:r>
              <w:rPr>
                <w:b/>
                <w:bCs/>
                <w:color w:val="000000"/>
                <w:sz w:val="27"/>
                <w:szCs w:val="27"/>
              </w:rPr>
              <w:t>catch</w:t>
            </w:r>
            <w:r>
              <w:rPr>
                <w:color w:val="009900"/>
                <w:sz w:val="27"/>
                <w:szCs w:val="27"/>
              </w:rPr>
              <w:t>(</w:t>
            </w:r>
            <w:r>
              <w:rPr>
                <w:color w:val="003399"/>
                <w:sz w:val="27"/>
                <w:szCs w:val="27"/>
              </w:rPr>
              <w:t>Exception</w:t>
            </w:r>
            <w:r>
              <w:rPr>
                <w:sz w:val="27"/>
                <w:szCs w:val="27"/>
              </w:rPr>
              <w:t xml:space="preserve"> e</w:t>
            </w:r>
            <w:r>
              <w:rPr>
                <w:color w:val="009900"/>
                <w:sz w:val="27"/>
                <w:szCs w:val="27"/>
              </w:rPr>
              <w:t>){</w:t>
            </w:r>
          </w:p>
          <w:p w14:paraId="70E9E409" w14:textId="30D5391E" w:rsidR="00790CA2" w:rsidRDefault="00790CA2" w:rsidP="00D460BB">
            <w:pPr>
              <w:pStyle w:val="HTMLPreformatted"/>
              <w:pBdr>
                <w:left w:val="single" w:sz="24" w:space="3" w:color="2B9D38"/>
              </w:pBdr>
              <w:shd w:val="clear" w:color="auto" w:fill="FFFBFB"/>
              <w:ind w:left="3240"/>
              <w:rPr>
                <w:sz w:val="27"/>
                <w:szCs w:val="27"/>
              </w:rPr>
            </w:pPr>
            <w:r>
              <w:rPr>
                <w:sz w:val="27"/>
                <w:szCs w:val="27"/>
              </w:rPr>
              <w:t>e.</w:t>
            </w:r>
            <w:r>
              <w:rPr>
                <w:color w:val="006633"/>
                <w:sz w:val="27"/>
                <w:szCs w:val="27"/>
              </w:rPr>
              <w:t>printStackTrace</w:t>
            </w:r>
            <w:r>
              <w:rPr>
                <w:color w:val="009900"/>
                <w:sz w:val="27"/>
                <w:szCs w:val="27"/>
              </w:rPr>
              <w:t>()</w:t>
            </w:r>
            <w:r>
              <w:rPr>
                <w:color w:val="339933"/>
                <w:sz w:val="27"/>
                <w:szCs w:val="27"/>
              </w:rPr>
              <w:t>;</w:t>
            </w:r>
          </w:p>
          <w:p w14:paraId="57DE1FFC" w14:textId="7EFD08F0" w:rsidR="00790CA2" w:rsidRDefault="00790CA2" w:rsidP="00D460BB">
            <w:pPr>
              <w:pStyle w:val="HTMLPreformatted"/>
              <w:pBdr>
                <w:left w:val="single" w:sz="24" w:space="3" w:color="2B9D38"/>
              </w:pBdr>
              <w:shd w:val="clear" w:color="auto" w:fill="FFFBFB"/>
              <w:ind w:left="2520"/>
              <w:rPr>
                <w:sz w:val="27"/>
                <w:szCs w:val="27"/>
              </w:rPr>
            </w:pPr>
            <w:r>
              <w:rPr>
                <w:color w:val="009900"/>
                <w:sz w:val="27"/>
                <w:szCs w:val="27"/>
              </w:rPr>
              <w:t>}</w:t>
            </w:r>
          </w:p>
          <w:p w14:paraId="7F7DE3FB" w14:textId="4C4CE59C" w:rsidR="00790CA2" w:rsidRDefault="00790CA2" w:rsidP="00D460BB">
            <w:pPr>
              <w:pStyle w:val="HTMLPreformatted"/>
              <w:pBdr>
                <w:left w:val="single" w:sz="24" w:space="3" w:color="2B9D38"/>
              </w:pBdr>
              <w:shd w:val="clear" w:color="auto" w:fill="FFFBFB"/>
              <w:ind w:left="1080"/>
              <w:rPr>
                <w:sz w:val="27"/>
                <w:szCs w:val="27"/>
              </w:rPr>
            </w:pPr>
            <w:r>
              <w:rPr>
                <w:color w:val="009900"/>
                <w:sz w:val="27"/>
                <w:szCs w:val="27"/>
              </w:rPr>
              <w:t>}</w:t>
            </w:r>
            <w:r>
              <w:rPr>
                <w:sz w:val="27"/>
                <w:szCs w:val="27"/>
              </w:rPr>
              <w:tab/>
            </w:r>
          </w:p>
          <w:p w14:paraId="1BA0016E" w14:textId="77777777" w:rsidR="00790CA2" w:rsidRDefault="00790CA2" w:rsidP="00D460BB">
            <w:pPr>
              <w:pStyle w:val="HTMLPreformatted"/>
              <w:pBdr>
                <w:left w:val="single" w:sz="24" w:space="3" w:color="2B9D38"/>
              </w:pBdr>
              <w:shd w:val="clear" w:color="auto" w:fill="FFFBFB"/>
              <w:ind w:left="360"/>
              <w:rPr>
                <w:sz w:val="27"/>
                <w:szCs w:val="27"/>
              </w:rPr>
            </w:pPr>
            <w:r>
              <w:rPr>
                <w:color w:val="009900"/>
                <w:sz w:val="27"/>
                <w:szCs w:val="27"/>
              </w:rPr>
              <w:t>}</w:t>
            </w:r>
          </w:p>
        </w:tc>
      </w:tr>
    </w:tbl>
    <w:p w14:paraId="5EDDBF02" w14:textId="77777777" w:rsidR="00790CA2" w:rsidRDefault="00790CA2" w:rsidP="00D460BB">
      <w:pPr>
        <w:pStyle w:val="NormalWeb"/>
        <w:spacing w:before="0" w:beforeAutospacing="0" w:after="360" w:afterAutospacing="0" w:line="480" w:lineRule="auto"/>
        <w:ind w:left="360"/>
        <w:rPr>
          <w:rFonts w:ascii="Verdana" w:hAnsi="Verdana"/>
          <w:color w:val="000000"/>
          <w:sz w:val="26"/>
          <w:szCs w:val="26"/>
        </w:rPr>
      </w:pPr>
      <w:r>
        <w:rPr>
          <w:rStyle w:val="Strong"/>
          <w:rFonts w:ascii="Verdana" w:eastAsiaTheme="majorEastAsia" w:hAnsi="Verdana"/>
          <w:color w:val="000000"/>
          <w:sz w:val="26"/>
          <w:szCs w:val="26"/>
        </w:rPr>
        <w:lastRenderedPageBreak/>
        <w:t>JDBCUtil.java</w:t>
      </w:r>
    </w:p>
    <w:tbl>
      <w:tblPr>
        <w:tblW w:w="11018" w:type="dxa"/>
        <w:tblCellMar>
          <w:left w:w="0" w:type="dxa"/>
          <w:right w:w="0" w:type="dxa"/>
        </w:tblCellMar>
        <w:tblLook w:val="04A0" w:firstRow="1" w:lastRow="0" w:firstColumn="1" w:lastColumn="0" w:noHBand="0" w:noVBand="1"/>
      </w:tblPr>
      <w:tblGrid>
        <w:gridCol w:w="11018"/>
      </w:tblGrid>
      <w:tr w:rsidR="00790CA2" w14:paraId="634046C8" w14:textId="77777777" w:rsidTr="00790CA2">
        <w:tc>
          <w:tcPr>
            <w:tcW w:w="11018" w:type="dxa"/>
            <w:tcBorders>
              <w:top w:val="nil"/>
              <w:left w:val="nil"/>
              <w:bottom w:val="nil"/>
              <w:right w:val="nil"/>
            </w:tcBorders>
            <w:shd w:val="clear" w:color="auto" w:fill="EEEEEE"/>
            <w:hideMark/>
          </w:tcPr>
          <w:p w14:paraId="7BF58A03" w14:textId="77777777" w:rsidR="00790CA2" w:rsidRDefault="00790CA2" w:rsidP="00D460BB">
            <w:pPr>
              <w:pStyle w:val="HTMLPreformatted"/>
              <w:pBdr>
                <w:left w:val="single" w:sz="24" w:space="3" w:color="2B9D38"/>
              </w:pBdr>
              <w:shd w:val="clear" w:color="auto" w:fill="FFFBFB"/>
              <w:ind w:left="360"/>
              <w:rPr>
                <w:sz w:val="27"/>
                <w:szCs w:val="27"/>
              </w:rPr>
            </w:pPr>
            <w:r>
              <w:rPr>
                <w:b/>
                <w:bCs/>
                <w:color w:val="000000"/>
                <w:sz w:val="27"/>
                <w:szCs w:val="27"/>
              </w:rPr>
              <w:t>import</w:t>
            </w:r>
            <w:r>
              <w:rPr>
                <w:sz w:val="27"/>
                <w:szCs w:val="27"/>
              </w:rPr>
              <w:t xml:space="preserve"> </w:t>
            </w:r>
            <w:r>
              <w:rPr>
                <w:color w:val="006699"/>
                <w:sz w:val="27"/>
                <w:szCs w:val="27"/>
              </w:rPr>
              <w:t>java.sql.Connection</w:t>
            </w:r>
            <w:r>
              <w:rPr>
                <w:color w:val="339933"/>
                <w:sz w:val="27"/>
                <w:szCs w:val="27"/>
              </w:rPr>
              <w:t>;</w:t>
            </w:r>
          </w:p>
          <w:p w14:paraId="15BC9093" w14:textId="77777777" w:rsidR="00790CA2" w:rsidRDefault="00790CA2" w:rsidP="00D460BB">
            <w:pPr>
              <w:pStyle w:val="HTMLPreformatted"/>
              <w:pBdr>
                <w:left w:val="single" w:sz="24" w:space="3" w:color="2B9D38"/>
              </w:pBdr>
              <w:shd w:val="clear" w:color="auto" w:fill="FFFBFB"/>
              <w:ind w:left="360"/>
              <w:rPr>
                <w:sz w:val="27"/>
                <w:szCs w:val="27"/>
              </w:rPr>
            </w:pPr>
            <w:r>
              <w:rPr>
                <w:b/>
                <w:bCs/>
                <w:color w:val="000000"/>
                <w:sz w:val="27"/>
                <w:szCs w:val="27"/>
              </w:rPr>
              <w:t>import</w:t>
            </w:r>
            <w:r>
              <w:rPr>
                <w:sz w:val="27"/>
                <w:szCs w:val="27"/>
              </w:rPr>
              <w:t xml:space="preserve"> </w:t>
            </w:r>
            <w:r>
              <w:rPr>
                <w:color w:val="006699"/>
                <w:sz w:val="27"/>
                <w:szCs w:val="27"/>
              </w:rPr>
              <w:t>java.sql.DriverManager</w:t>
            </w:r>
            <w:r>
              <w:rPr>
                <w:color w:val="339933"/>
                <w:sz w:val="27"/>
                <w:szCs w:val="27"/>
              </w:rPr>
              <w:t>;</w:t>
            </w:r>
          </w:p>
          <w:p w14:paraId="7E031810" w14:textId="3D11666B" w:rsidR="00790CA2" w:rsidRDefault="00790CA2" w:rsidP="00D460BB">
            <w:pPr>
              <w:pStyle w:val="HTMLPreformatted"/>
              <w:pBdr>
                <w:left w:val="single" w:sz="24" w:space="3" w:color="2B9D38"/>
              </w:pBdr>
              <w:shd w:val="clear" w:color="auto" w:fill="FFFBFB"/>
              <w:ind w:left="165"/>
              <w:rPr>
                <w:sz w:val="27"/>
                <w:szCs w:val="27"/>
              </w:rPr>
            </w:pPr>
          </w:p>
          <w:p w14:paraId="57BF14A6" w14:textId="77777777" w:rsidR="00790CA2" w:rsidRDefault="00790CA2" w:rsidP="00D460BB">
            <w:pPr>
              <w:pStyle w:val="HTMLPreformatted"/>
              <w:pBdr>
                <w:left w:val="single" w:sz="24" w:space="3" w:color="2B9D38"/>
              </w:pBdr>
              <w:shd w:val="clear" w:color="auto" w:fill="FFFBFB"/>
              <w:ind w:left="360"/>
              <w:rPr>
                <w:b/>
                <w:bCs/>
                <w:i/>
                <w:iCs/>
                <w:color w:val="008000"/>
                <w:sz w:val="27"/>
                <w:szCs w:val="27"/>
              </w:rPr>
            </w:pPr>
            <w:r>
              <w:rPr>
                <w:b/>
                <w:bCs/>
                <w:i/>
                <w:iCs/>
                <w:color w:val="008000"/>
                <w:sz w:val="27"/>
                <w:szCs w:val="27"/>
              </w:rPr>
              <w:t>/**</w:t>
            </w:r>
          </w:p>
          <w:p w14:paraId="58880170" w14:textId="1FEA8D2B" w:rsidR="00790CA2" w:rsidRDefault="00790CA2" w:rsidP="00D460BB">
            <w:pPr>
              <w:pStyle w:val="HTMLPreformatted"/>
              <w:pBdr>
                <w:left w:val="single" w:sz="24" w:space="3" w:color="2B9D38"/>
              </w:pBdr>
              <w:shd w:val="clear" w:color="auto" w:fill="FFFBFB"/>
              <w:ind w:left="3240"/>
              <w:rPr>
                <w:b/>
                <w:bCs/>
                <w:i/>
                <w:iCs/>
                <w:color w:val="008000"/>
                <w:sz w:val="27"/>
                <w:szCs w:val="27"/>
              </w:rPr>
            </w:pPr>
            <w:r>
              <w:rPr>
                <w:b/>
                <w:bCs/>
                <w:i/>
                <w:iCs/>
                <w:color w:val="008000"/>
                <w:sz w:val="27"/>
                <w:szCs w:val="27"/>
              </w:rPr>
              <w:t>This is a utility class for JDBC connection.</w:t>
            </w:r>
          </w:p>
          <w:p w14:paraId="74AC1D6C" w14:textId="34F5948E" w:rsidR="00790CA2" w:rsidRDefault="00790CA2" w:rsidP="00D460BB">
            <w:pPr>
              <w:pStyle w:val="HTMLPreformatted"/>
              <w:pBdr>
                <w:left w:val="single" w:sz="24" w:space="3" w:color="2B9D38"/>
              </w:pBdr>
              <w:shd w:val="clear" w:color="auto" w:fill="FFFBFB"/>
              <w:ind w:left="3240"/>
              <w:rPr>
                <w:b/>
                <w:bCs/>
                <w:i/>
                <w:iCs/>
                <w:color w:val="008000"/>
                <w:sz w:val="27"/>
                <w:szCs w:val="27"/>
              </w:rPr>
            </w:pPr>
            <w:r>
              <w:rPr>
                <w:b/>
                <w:bCs/>
                <w:i/>
                <w:iCs/>
                <w:color w:val="008000"/>
                <w:sz w:val="27"/>
                <w:szCs w:val="27"/>
              </w:rPr>
              <w:t>@author w3spoint</w:t>
            </w:r>
          </w:p>
          <w:p w14:paraId="09F19C1E" w14:textId="4C50EBA5" w:rsidR="00790CA2" w:rsidRDefault="00790CA2" w:rsidP="00D460BB">
            <w:pPr>
              <w:pStyle w:val="HTMLPreformatted"/>
              <w:pBdr>
                <w:left w:val="single" w:sz="24" w:space="3" w:color="2B9D38"/>
              </w:pBdr>
              <w:shd w:val="clear" w:color="auto" w:fill="FFFBFB"/>
              <w:ind w:left="360"/>
              <w:rPr>
                <w:sz w:val="27"/>
                <w:szCs w:val="27"/>
              </w:rPr>
            </w:pPr>
            <w:r>
              <w:rPr>
                <w:b/>
                <w:bCs/>
                <w:i/>
                <w:iCs/>
                <w:color w:val="008000"/>
                <w:sz w:val="27"/>
                <w:szCs w:val="27"/>
              </w:rPr>
              <w:t>*/</w:t>
            </w:r>
          </w:p>
          <w:p w14:paraId="14FEE353" w14:textId="77777777" w:rsidR="00790CA2" w:rsidRDefault="00790CA2" w:rsidP="00D460BB">
            <w:pPr>
              <w:pStyle w:val="HTMLPreformatted"/>
              <w:pBdr>
                <w:left w:val="single" w:sz="24" w:space="3" w:color="2B9D38"/>
              </w:pBdr>
              <w:shd w:val="clear" w:color="auto" w:fill="FFFBFB"/>
              <w:ind w:left="360"/>
              <w:rPr>
                <w:sz w:val="27"/>
                <w:szCs w:val="27"/>
              </w:rPr>
            </w:pPr>
            <w:r>
              <w:rPr>
                <w:b/>
                <w:bCs/>
                <w:color w:val="000000"/>
                <w:sz w:val="27"/>
                <w:szCs w:val="27"/>
              </w:rPr>
              <w:t>public</w:t>
            </w:r>
            <w:r>
              <w:rPr>
                <w:sz w:val="27"/>
                <w:szCs w:val="27"/>
              </w:rPr>
              <w:t xml:space="preserve"> </w:t>
            </w:r>
            <w:r>
              <w:rPr>
                <w:b/>
                <w:bCs/>
                <w:color w:val="000000"/>
                <w:sz w:val="27"/>
                <w:szCs w:val="27"/>
              </w:rPr>
              <w:t>class</w:t>
            </w:r>
            <w:r>
              <w:rPr>
                <w:sz w:val="27"/>
                <w:szCs w:val="27"/>
              </w:rPr>
              <w:t xml:space="preserve"> JDBCUtil </w:t>
            </w:r>
            <w:r>
              <w:rPr>
                <w:color w:val="009900"/>
                <w:sz w:val="27"/>
                <w:szCs w:val="27"/>
              </w:rPr>
              <w:t>{</w:t>
            </w:r>
          </w:p>
          <w:p w14:paraId="11639204" w14:textId="576CED89" w:rsidR="00790CA2" w:rsidRDefault="00790CA2" w:rsidP="00D460BB">
            <w:pPr>
              <w:pStyle w:val="HTMLPreformatted"/>
              <w:pBdr>
                <w:left w:val="single" w:sz="24" w:space="3" w:color="2B9D38"/>
              </w:pBdr>
              <w:shd w:val="clear" w:color="auto" w:fill="FFFBFB"/>
              <w:ind w:left="1080"/>
              <w:rPr>
                <w:sz w:val="27"/>
                <w:szCs w:val="27"/>
              </w:rPr>
            </w:pPr>
            <w:r>
              <w:rPr>
                <w:i/>
                <w:iCs/>
                <w:color w:val="666666"/>
                <w:sz w:val="27"/>
                <w:szCs w:val="27"/>
              </w:rPr>
              <w:t>//JDBC and database properties.</w:t>
            </w:r>
          </w:p>
          <w:p w14:paraId="33E55309" w14:textId="08E17D62" w:rsidR="00790CA2" w:rsidRDefault="00790CA2" w:rsidP="00D460BB">
            <w:pPr>
              <w:pStyle w:val="HTMLPreformatted"/>
              <w:pBdr>
                <w:left w:val="single" w:sz="24" w:space="3" w:color="2B9D38"/>
              </w:pBdr>
              <w:shd w:val="clear" w:color="auto" w:fill="FFFBFB"/>
              <w:ind w:left="1080"/>
              <w:rPr>
                <w:sz w:val="27"/>
                <w:szCs w:val="27"/>
              </w:rPr>
            </w:pPr>
            <w:r>
              <w:rPr>
                <w:b/>
                <w:bCs/>
                <w:color w:val="000000"/>
                <w:sz w:val="27"/>
                <w:szCs w:val="27"/>
              </w:rPr>
              <w:t>private</w:t>
            </w:r>
            <w:r>
              <w:rPr>
                <w:sz w:val="27"/>
                <w:szCs w:val="27"/>
              </w:rPr>
              <w:t xml:space="preserve"> </w:t>
            </w:r>
            <w:r>
              <w:rPr>
                <w:b/>
                <w:bCs/>
                <w:color w:val="000000"/>
                <w:sz w:val="27"/>
                <w:szCs w:val="27"/>
              </w:rPr>
              <w:t>static</w:t>
            </w:r>
            <w:r>
              <w:rPr>
                <w:sz w:val="27"/>
                <w:szCs w:val="27"/>
              </w:rPr>
              <w:t xml:space="preserve"> </w:t>
            </w:r>
            <w:r>
              <w:rPr>
                <w:b/>
                <w:bCs/>
                <w:color w:val="000000"/>
                <w:sz w:val="27"/>
                <w:szCs w:val="27"/>
              </w:rPr>
              <w:t>final</w:t>
            </w:r>
            <w:r>
              <w:rPr>
                <w:sz w:val="27"/>
                <w:szCs w:val="27"/>
              </w:rPr>
              <w:t xml:space="preserve"> </w:t>
            </w:r>
            <w:r>
              <w:rPr>
                <w:color w:val="003399"/>
                <w:sz w:val="27"/>
                <w:szCs w:val="27"/>
              </w:rPr>
              <w:t>String</w:t>
            </w:r>
            <w:r>
              <w:rPr>
                <w:sz w:val="27"/>
                <w:szCs w:val="27"/>
              </w:rPr>
              <w:t xml:space="preserve"> DB_DRIVER </w:t>
            </w:r>
            <w:r>
              <w:rPr>
                <w:color w:val="339933"/>
                <w:sz w:val="27"/>
                <w:szCs w:val="27"/>
              </w:rPr>
              <w:t>=</w:t>
            </w:r>
            <w:r>
              <w:rPr>
                <w:sz w:val="27"/>
                <w:szCs w:val="27"/>
              </w:rPr>
              <w:t xml:space="preserve"> </w:t>
            </w:r>
          </w:p>
          <w:p w14:paraId="7FAF40DB" w14:textId="4D93DF8F" w:rsidR="00790CA2" w:rsidRDefault="00790CA2" w:rsidP="00D460BB">
            <w:pPr>
              <w:pStyle w:val="HTMLPreformatted"/>
              <w:pBdr>
                <w:left w:val="single" w:sz="24" w:space="3" w:color="2B9D38"/>
              </w:pBdr>
              <w:shd w:val="clear" w:color="auto" w:fill="FFFBFB"/>
              <w:ind w:left="3960"/>
              <w:rPr>
                <w:sz w:val="27"/>
                <w:szCs w:val="27"/>
              </w:rPr>
            </w:pPr>
            <w:r>
              <w:rPr>
                <w:color w:val="0000FF"/>
                <w:sz w:val="27"/>
                <w:szCs w:val="27"/>
              </w:rPr>
              <w:t>"oracle.jdbc.driver.OracleDriver"</w:t>
            </w:r>
            <w:r>
              <w:rPr>
                <w:color w:val="339933"/>
                <w:sz w:val="27"/>
                <w:szCs w:val="27"/>
              </w:rPr>
              <w:t>;</w:t>
            </w:r>
          </w:p>
          <w:p w14:paraId="0158016E" w14:textId="3CF44B50" w:rsidR="00790CA2" w:rsidRDefault="00790CA2" w:rsidP="00D460BB">
            <w:pPr>
              <w:pStyle w:val="HTMLPreformatted"/>
              <w:pBdr>
                <w:left w:val="single" w:sz="24" w:space="3" w:color="2B9D38"/>
              </w:pBdr>
              <w:shd w:val="clear" w:color="auto" w:fill="FFFBFB"/>
              <w:ind w:left="1080"/>
              <w:rPr>
                <w:sz w:val="27"/>
                <w:szCs w:val="27"/>
              </w:rPr>
            </w:pPr>
            <w:r>
              <w:rPr>
                <w:b/>
                <w:bCs/>
                <w:color w:val="000000"/>
                <w:sz w:val="27"/>
                <w:szCs w:val="27"/>
              </w:rPr>
              <w:t>private</w:t>
            </w:r>
            <w:r>
              <w:rPr>
                <w:sz w:val="27"/>
                <w:szCs w:val="27"/>
              </w:rPr>
              <w:t xml:space="preserve"> </w:t>
            </w:r>
            <w:r>
              <w:rPr>
                <w:b/>
                <w:bCs/>
                <w:color w:val="000000"/>
                <w:sz w:val="27"/>
                <w:szCs w:val="27"/>
              </w:rPr>
              <w:t>static</w:t>
            </w:r>
            <w:r>
              <w:rPr>
                <w:sz w:val="27"/>
                <w:szCs w:val="27"/>
              </w:rPr>
              <w:t xml:space="preserve"> </w:t>
            </w:r>
            <w:r>
              <w:rPr>
                <w:b/>
                <w:bCs/>
                <w:color w:val="000000"/>
                <w:sz w:val="27"/>
                <w:szCs w:val="27"/>
              </w:rPr>
              <w:t>final</w:t>
            </w:r>
            <w:r>
              <w:rPr>
                <w:sz w:val="27"/>
                <w:szCs w:val="27"/>
              </w:rPr>
              <w:t xml:space="preserve"> </w:t>
            </w:r>
            <w:r>
              <w:rPr>
                <w:color w:val="003399"/>
                <w:sz w:val="27"/>
                <w:szCs w:val="27"/>
              </w:rPr>
              <w:t>String</w:t>
            </w:r>
            <w:r>
              <w:rPr>
                <w:sz w:val="27"/>
                <w:szCs w:val="27"/>
              </w:rPr>
              <w:t xml:space="preserve"> DB_URL </w:t>
            </w:r>
            <w:r>
              <w:rPr>
                <w:color w:val="339933"/>
                <w:sz w:val="27"/>
                <w:szCs w:val="27"/>
              </w:rPr>
              <w:t>=</w:t>
            </w:r>
            <w:r>
              <w:rPr>
                <w:sz w:val="27"/>
                <w:szCs w:val="27"/>
              </w:rPr>
              <w:t xml:space="preserve"> </w:t>
            </w:r>
          </w:p>
          <w:p w14:paraId="283B93C8" w14:textId="02FA1827" w:rsidR="00790CA2" w:rsidRDefault="00790CA2" w:rsidP="00D460BB">
            <w:pPr>
              <w:pStyle w:val="HTMLPreformatted"/>
              <w:pBdr>
                <w:left w:val="single" w:sz="24" w:space="3" w:color="2B9D38"/>
              </w:pBdr>
              <w:shd w:val="clear" w:color="auto" w:fill="FFFBFB"/>
              <w:ind w:left="3240"/>
              <w:rPr>
                <w:sz w:val="27"/>
                <w:szCs w:val="27"/>
              </w:rPr>
            </w:pPr>
            <w:r>
              <w:rPr>
                <w:color w:val="0000FF"/>
                <w:sz w:val="27"/>
                <w:szCs w:val="27"/>
              </w:rPr>
              <w:t>"jdbc:oracle:thin:@localhost:1521:XE"</w:t>
            </w:r>
            <w:r>
              <w:rPr>
                <w:color w:val="339933"/>
                <w:sz w:val="27"/>
                <w:szCs w:val="27"/>
              </w:rPr>
              <w:t>;</w:t>
            </w:r>
          </w:p>
          <w:p w14:paraId="10A129B1" w14:textId="4F7D4CB6" w:rsidR="00790CA2" w:rsidRDefault="00790CA2" w:rsidP="00D460BB">
            <w:pPr>
              <w:pStyle w:val="HTMLPreformatted"/>
              <w:pBdr>
                <w:left w:val="single" w:sz="24" w:space="3" w:color="2B9D38"/>
              </w:pBdr>
              <w:shd w:val="clear" w:color="auto" w:fill="FFFBFB"/>
              <w:ind w:left="1080"/>
              <w:rPr>
                <w:sz w:val="27"/>
                <w:szCs w:val="27"/>
              </w:rPr>
            </w:pPr>
            <w:r>
              <w:rPr>
                <w:b/>
                <w:bCs/>
                <w:color w:val="000000"/>
                <w:sz w:val="27"/>
                <w:szCs w:val="27"/>
              </w:rPr>
              <w:t>private</w:t>
            </w:r>
            <w:r>
              <w:rPr>
                <w:sz w:val="27"/>
                <w:szCs w:val="27"/>
              </w:rPr>
              <w:t xml:space="preserve"> </w:t>
            </w:r>
            <w:r>
              <w:rPr>
                <w:b/>
                <w:bCs/>
                <w:color w:val="000000"/>
                <w:sz w:val="27"/>
                <w:szCs w:val="27"/>
              </w:rPr>
              <w:t>static</w:t>
            </w:r>
            <w:r>
              <w:rPr>
                <w:sz w:val="27"/>
                <w:szCs w:val="27"/>
              </w:rPr>
              <w:t xml:space="preserve"> </w:t>
            </w:r>
            <w:r>
              <w:rPr>
                <w:b/>
                <w:bCs/>
                <w:color w:val="000000"/>
                <w:sz w:val="27"/>
                <w:szCs w:val="27"/>
              </w:rPr>
              <w:t>final</w:t>
            </w:r>
            <w:r>
              <w:rPr>
                <w:sz w:val="27"/>
                <w:szCs w:val="27"/>
              </w:rPr>
              <w:t xml:space="preserve"> </w:t>
            </w:r>
            <w:r>
              <w:rPr>
                <w:color w:val="003399"/>
                <w:sz w:val="27"/>
                <w:szCs w:val="27"/>
              </w:rPr>
              <w:t>String</w:t>
            </w:r>
            <w:r>
              <w:rPr>
                <w:sz w:val="27"/>
                <w:szCs w:val="27"/>
              </w:rPr>
              <w:t xml:space="preserve"> DB_USERNAME </w:t>
            </w:r>
            <w:r>
              <w:rPr>
                <w:color w:val="339933"/>
                <w:sz w:val="27"/>
                <w:szCs w:val="27"/>
              </w:rPr>
              <w:t>=</w:t>
            </w:r>
            <w:r>
              <w:rPr>
                <w:sz w:val="27"/>
                <w:szCs w:val="27"/>
              </w:rPr>
              <w:t xml:space="preserve"> </w:t>
            </w:r>
            <w:r>
              <w:rPr>
                <w:color w:val="0000FF"/>
                <w:sz w:val="27"/>
                <w:szCs w:val="27"/>
              </w:rPr>
              <w:t>"system"</w:t>
            </w:r>
            <w:r>
              <w:rPr>
                <w:color w:val="339933"/>
                <w:sz w:val="27"/>
                <w:szCs w:val="27"/>
              </w:rPr>
              <w:t>;</w:t>
            </w:r>
          </w:p>
          <w:p w14:paraId="11C9159A" w14:textId="14F4B2F8" w:rsidR="00790CA2" w:rsidRDefault="00790CA2" w:rsidP="00D460BB">
            <w:pPr>
              <w:pStyle w:val="HTMLPreformatted"/>
              <w:pBdr>
                <w:left w:val="single" w:sz="24" w:space="3" w:color="2B9D38"/>
              </w:pBdr>
              <w:shd w:val="clear" w:color="auto" w:fill="FFFBFB"/>
              <w:ind w:left="1080"/>
              <w:rPr>
                <w:sz w:val="27"/>
                <w:szCs w:val="27"/>
              </w:rPr>
            </w:pPr>
            <w:r>
              <w:rPr>
                <w:b/>
                <w:bCs/>
                <w:color w:val="000000"/>
                <w:sz w:val="27"/>
                <w:szCs w:val="27"/>
              </w:rPr>
              <w:t>private</w:t>
            </w:r>
            <w:r>
              <w:rPr>
                <w:sz w:val="27"/>
                <w:szCs w:val="27"/>
              </w:rPr>
              <w:t xml:space="preserve"> </w:t>
            </w:r>
            <w:r>
              <w:rPr>
                <w:b/>
                <w:bCs/>
                <w:color w:val="000000"/>
                <w:sz w:val="27"/>
                <w:szCs w:val="27"/>
              </w:rPr>
              <w:t>static</w:t>
            </w:r>
            <w:r>
              <w:rPr>
                <w:sz w:val="27"/>
                <w:szCs w:val="27"/>
              </w:rPr>
              <w:t xml:space="preserve"> </w:t>
            </w:r>
            <w:r>
              <w:rPr>
                <w:b/>
                <w:bCs/>
                <w:color w:val="000000"/>
                <w:sz w:val="27"/>
                <w:szCs w:val="27"/>
              </w:rPr>
              <w:t>final</w:t>
            </w:r>
            <w:r>
              <w:rPr>
                <w:sz w:val="27"/>
                <w:szCs w:val="27"/>
              </w:rPr>
              <w:t xml:space="preserve"> </w:t>
            </w:r>
            <w:r>
              <w:rPr>
                <w:color w:val="003399"/>
                <w:sz w:val="27"/>
                <w:szCs w:val="27"/>
              </w:rPr>
              <w:t>String</w:t>
            </w:r>
            <w:r>
              <w:rPr>
                <w:sz w:val="27"/>
                <w:szCs w:val="27"/>
              </w:rPr>
              <w:t xml:space="preserve"> DB_PASSWORD </w:t>
            </w:r>
            <w:r>
              <w:rPr>
                <w:color w:val="339933"/>
                <w:sz w:val="27"/>
                <w:szCs w:val="27"/>
              </w:rPr>
              <w:t>=</w:t>
            </w:r>
            <w:r>
              <w:rPr>
                <w:sz w:val="27"/>
                <w:szCs w:val="27"/>
              </w:rPr>
              <w:t xml:space="preserve"> </w:t>
            </w:r>
            <w:r>
              <w:rPr>
                <w:color w:val="0000FF"/>
                <w:sz w:val="27"/>
                <w:szCs w:val="27"/>
              </w:rPr>
              <w:t>"oracle"</w:t>
            </w:r>
            <w:r>
              <w:rPr>
                <w:color w:val="339933"/>
                <w:sz w:val="27"/>
                <w:szCs w:val="27"/>
              </w:rPr>
              <w:t>;</w:t>
            </w:r>
          </w:p>
          <w:p w14:paraId="6A4E69CE" w14:textId="0A829E34" w:rsidR="00790CA2" w:rsidRDefault="00790CA2" w:rsidP="00D460BB">
            <w:pPr>
              <w:pStyle w:val="HTMLPreformatted"/>
              <w:pBdr>
                <w:left w:val="single" w:sz="24" w:space="3" w:color="2B9D38"/>
              </w:pBdr>
              <w:shd w:val="clear" w:color="auto" w:fill="FFFBFB"/>
              <w:ind w:left="165"/>
              <w:rPr>
                <w:sz w:val="27"/>
                <w:szCs w:val="27"/>
              </w:rPr>
            </w:pPr>
          </w:p>
          <w:p w14:paraId="5D3DF683" w14:textId="4FFBD6A7" w:rsidR="00790CA2" w:rsidRDefault="00790CA2" w:rsidP="00D460BB">
            <w:pPr>
              <w:pStyle w:val="HTMLPreformatted"/>
              <w:pBdr>
                <w:left w:val="single" w:sz="24" w:space="3" w:color="2B9D38"/>
              </w:pBdr>
              <w:shd w:val="clear" w:color="auto" w:fill="FFFBFB"/>
              <w:ind w:left="1080"/>
              <w:rPr>
                <w:sz w:val="27"/>
                <w:szCs w:val="27"/>
              </w:rPr>
            </w:pPr>
            <w:r>
              <w:rPr>
                <w:b/>
                <w:bCs/>
                <w:color w:val="000000"/>
                <w:sz w:val="27"/>
                <w:szCs w:val="27"/>
              </w:rPr>
              <w:t>public</w:t>
            </w:r>
            <w:r>
              <w:rPr>
                <w:sz w:val="27"/>
                <w:szCs w:val="27"/>
              </w:rPr>
              <w:t xml:space="preserve"> </w:t>
            </w:r>
            <w:r>
              <w:rPr>
                <w:b/>
                <w:bCs/>
                <w:color w:val="000000"/>
                <w:sz w:val="27"/>
                <w:szCs w:val="27"/>
              </w:rPr>
              <w:t>static</w:t>
            </w:r>
            <w:r>
              <w:rPr>
                <w:sz w:val="27"/>
                <w:szCs w:val="27"/>
              </w:rPr>
              <w:t xml:space="preserve"> </w:t>
            </w:r>
            <w:r>
              <w:rPr>
                <w:color w:val="003399"/>
                <w:sz w:val="27"/>
                <w:szCs w:val="27"/>
              </w:rPr>
              <w:t>Connection</w:t>
            </w:r>
            <w:r>
              <w:rPr>
                <w:sz w:val="27"/>
                <w:szCs w:val="27"/>
              </w:rPr>
              <w:t xml:space="preserve"> getConnection</w:t>
            </w:r>
            <w:r>
              <w:rPr>
                <w:color w:val="009900"/>
                <w:sz w:val="27"/>
                <w:szCs w:val="27"/>
              </w:rPr>
              <w:t>(){</w:t>
            </w:r>
          </w:p>
          <w:p w14:paraId="2D26ECB0" w14:textId="0B66B37E" w:rsidR="00790CA2" w:rsidRDefault="00790CA2" w:rsidP="00D460BB">
            <w:pPr>
              <w:pStyle w:val="HTMLPreformatted"/>
              <w:pBdr>
                <w:left w:val="single" w:sz="24" w:space="3" w:color="2B9D38"/>
              </w:pBdr>
              <w:shd w:val="clear" w:color="auto" w:fill="FFFBFB"/>
              <w:ind w:left="2520"/>
              <w:rPr>
                <w:sz w:val="27"/>
                <w:szCs w:val="27"/>
              </w:rPr>
            </w:pPr>
            <w:r>
              <w:rPr>
                <w:color w:val="003399"/>
                <w:sz w:val="27"/>
                <w:szCs w:val="27"/>
              </w:rPr>
              <w:t>Connection</w:t>
            </w:r>
            <w:r>
              <w:rPr>
                <w:sz w:val="27"/>
                <w:szCs w:val="27"/>
              </w:rPr>
              <w:t xml:space="preserve"> conn </w:t>
            </w:r>
            <w:r>
              <w:rPr>
                <w:color w:val="339933"/>
                <w:sz w:val="27"/>
                <w:szCs w:val="27"/>
              </w:rPr>
              <w:t>=</w:t>
            </w:r>
            <w:r>
              <w:rPr>
                <w:sz w:val="27"/>
                <w:szCs w:val="27"/>
              </w:rPr>
              <w:t xml:space="preserve"> </w:t>
            </w:r>
            <w:r>
              <w:rPr>
                <w:b/>
                <w:bCs/>
                <w:color w:val="000066"/>
                <w:sz w:val="27"/>
                <w:szCs w:val="27"/>
              </w:rPr>
              <w:t>null</w:t>
            </w:r>
            <w:r>
              <w:rPr>
                <w:color w:val="339933"/>
                <w:sz w:val="27"/>
                <w:szCs w:val="27"/>
              </w:rPr>
              <w:t>;</w:t>
            </w:r>
          </w:p>
          <w:p w14:paraId="4952E165" w14:textId="7E008EAF" w:rsidR="00790CA2" w:rsidRDefault="00790CA2" w:rsidP="00D460BB">
            <w:pPr>
              <w:pStyle w:val="HTMLPreformatted"/>
              <w:pBdr>
                <w:left w:val="single" w:sz="24" w:space="3" w:color="2B9D38"/>
              </w:pBdr>
              <w:shd w:val="clear" w:color="auto" w:fill="FFFBFB"/>
              <w:ind w:left="2520"/>
              <w:rPr>
                <w:sz w:val="27"/>
                <w:szCs w:val="27"/>
              </w:rPr>
            </w:pPr>
            <w:r>
              <w:rPr>
                <w:b/>
                <w:bCs/>
                <w:color w:val="000000"/>
                <w:sz w:val="27"/>
                <w:szCs w:val="27"/>
              </w:rPr>
              <w:t>try</w:t>
            </w:r>
            <w:r>
              <w:rPr>
                <w:color w:val="009900"/>
                <w:sz w:val="27"/>
                <w:szCs w:val="27"/>
              </w:rPr>
              <w:t>{</w:t>
            </w:r>
          </w:p>
          <w:p w14:paraId="0B9DC825" w14:textId="766ECC54" w:rsidR="00790CA2" w:rsidRDefault="00790CA2" w:rsidP="00D460BB">
            <w:pPr>
              <w:pStyle w:val="HTMLPreformatted"/>
              <w:pBdr>
                <w:left w:val="single" w:sz="24" w:space="3" w:color="2B9D38"/>
              </w:pBdr>
              <w:shd w:val="clear" w:color="auto" w:fill="FFFBFB"/>
              <w:ind w:left="3240"/>
              <w:rPr>
                <w:sz w:val="27"/>
                <w:szCs w:val="27"/>
              </w:rPr>
            </w:pPr>
            <w:r>
              <w:rPr>
                <w:i/>
                <w:iCs/>
                <w:color w:val="666666"/>
                <w:sz w:val="27"/>
                <w:szCs w:val="27"/>
              </w:rPr>
              <w:t>//Register the JDBC driver</w:t>
            </w:r>
          </w:p>
          <w:p w14:paraId="3F13EEDC" w14:textId="13A19CFE" w:rsidR="00790CA2" w:rsidRDefault="00790CA2" w:rsidP="00D460BB">
            <w:pPr>
              <w:pStyle w:val="HTMLPreformatted"/>
              <w:pBdr>
                <w:left w:val="single" w:sz="24" w:space="3" w:color="2B9D38"/>
              </w:pBdr>
              <w:shd w:val="clear" w:color="auto" w:fill="FFFBFB"/>
              <w:ind w:left="3240"/>
              <w:rPr>
                <w:sz w:val="27"/>
                <w:szCs w:val="27"/>
              </w:rPr>
            </w:pPr>
            <w:r>
              <w:rPr>
                <w:b/>
                <w:bCs/>
                <w:color w:val="000000"/>
                <w:sz w:val="27"/>
                <w:szCs w:val="27"/>
              </w:rPr>
              <w:t>Class</w:t>
            </w:r>
            <w:r>
              <w:rPr>
                <w:sz w:val="27"/>
                <w:szCs w:val="27"/>
              </w:rPr>
              <w:t>.</w:t>
            </w:r>
            <w:r>
              <w:rPr>
                <w:color w:val="006633"/>
                <w:sz w:val="27"/>
                <w:szCs w:val="27"/>
              </w:rPr>
              <w:t>forName</w:t>
            </w:r>
            <w:r>
              <w:rPr>
                <w:color w:val="009900"/>
                <w:sz w:val="27"/>
                <w:szCs w:val="27"/>
              </w:rPr>
              <w:t>(</w:t>
            </w:r>
            <w:r>
              <w:rPr>
                <w:sz w:val="27"/>
                <w:szCs w:val="27"/>
              </w:rPr>
              <w:t>DB_DRIVER</w:t>
            </w:r>
            <w:r>
              <w:rPr>
                <w:color w:val="009900"/>
                <w:sz w:val="27"/>
                <w:szCs w:val="27"/>
              </w:rPr>
              <w:t>)</w:t>
            </w:r>
            <w:r>
              <w:rPr>
                <w:color w:val="339933"/>
                <w:sz w:val="27"/>
                <w:szCs w:val="27"/>
              </w:rPr>
              <w:t>;</w:t>
            </w:r>
          </w:p>
          <w:p w14:paraId="7ABF4955" w14:textId="3A107419" w:rsidR="00790CA2" w:rsidRDefault="00790CA2" w:rsidP="00D460BB">
            <w:pPr>
              <w:pStyle w:val="HTMLPreformatted"/>
              <w:pBdr>
                <w:left w:val="single" w:sz="24" w:space="3" w:color="2B9D38"/>
              </w:pBdr>
              <w:shd w:val="clear" w:color="auto" w:fill="FFFBFB"/>
              <w:ind w:left="165"/>
              <w:rPr>
                <w:sz w:val="27"/>
                <w:szCs w:val="27"/>
              </w:rPr>
            </w:pPr>
          </w:p>
          <w:p w14:paraId="176D32CC" w14:textId="2442A2EC" w:rsidR="00790CA2" w:rsidRDefault="00790CA2" w:rsidP="00D460BB">
            <w:pPr>
              <w:pStyle w:val="HTMLPreformatted"/>
              <w:pBdr>
                <w:left w:val="single" w:sz="24" w:space="3" w:color="2B9D38"/>
              </w:pBdr>
              <w:shd w:val="clear" w:color="auto" w:fill="FFFBFB"/>
              <w:ind w:left="3240"/>
              <w:rPr>
                <w:sz w:val="27"/>
                <w:szCs w:val="27"/>
              </w:rPr>
            </w:pPr>
            <w:r>
              <w:rPr>
                <w:i/>
                <w:iCs/>
                <w:color w:val="666666"/>
                <w:sz w:val="27"/>
                <w:szCs w:val="27"/>
              </w:rPr>
              <w:t>//Open the connection</w:t>
            </w:r>
          </w:p>
          <w:p w14:paraId="53428BC2" w14:textId="2B710849" w:rsidR="00790CA2" w:rsidRDefault="00790CA2" w:rsidP="00D460BB">
            <w:pPr>
              <w:pStyle w:val="HTMLPreformatted"/>
              <w:pBdr>
                <w:left w:val="single" w:sz="24" w:space="3" w:color="2B9D38"/>
              </w:pBdr>
              <w:shd w:val="clear" w:color="auto" w:fill="FFFBFB"/>
              <w:ind w:left="3240"/>
              <w:rPr>
                <w:sz w:val="27"/>
                <w:szCs w:val="27"/>
              </w:rPr>
            </w:pPr>
            <w:r>
              <w:rPr>
                <w:sz w:val="27"/>
                <w:szCs w:val="27"/>
              </w:rPr>
              <w:t xml:space="preserve">conn </w:t>
            </w:r>
            <w:r>
              <w:rPr>
                <w:color w:val="339933"/>
                <w:sz w:val="27"/>
                <w:szCs w:val="27"/>
              </w:rPr>
              <w:t>=</w:t>
            </w:r>
            <w:r>
              <w:rPr>
                <w:sz w:val="27"/>
                <w:szCs w:val="27"/>
              </w:rPr>
              <w:t xml:space="preserve"> </w:t>
            </w:r>
            <w:r>
              <w:rPr>
                <w:color w:val="003399"/>
                <w:sz w:val="27"/>
                <w:szCs w:val="27"/>
              </w:rPr>
              <w:t>DriverManager</w:t>
            </w:r>
            <w:r>
              <w:rPr>
                <w:sz w:val="27"/>
                <w:szCs w:val="27"/>
              </w:rPr>
              <w:t>.</w:t>
            </w:r>
          </w:p>
          <w:p w14:paraId="3AF86E8A" w14:textId="2A57961D" w:rsidR="00790CA2" w:rsidRDefault="00790CA2" w:rsidP="00D460BB">
            <w:pPr>
              <w:pStyle w:val="HTMLPreformatted"/>
              <w:pBdr>
                <w:left w:val="single" w:sz="24" w:space="3" w:color="2B9D38"/>
              </w:pBdr>
              <w:shd w:val="clear" w:color="auto" w:fill="FFFBFB"/>
              <w:ind w:left="3240"/>
              <w:rPr>
                <w:sz w:val="27"/>
                <w:szCs w:val="27"/>
              </w:rPr>
            </w:pPr>
            <w:r>
              <w:rPr>
                <w:color w:val="006633"/>
                <w:sz w:val="27"/>
                <w:szCs w:val="27"/>
              </w:rPr>
              <w:t>getConnection</w:t>
            </w:r>
            <w:r>
              <w:rPr>
                <w:color w:val="009900"/>
                <w:sz w:val="27"/>
                <w:szCs w:val="27"/>
              </w:rPr>
              <w:t>(</w:t>
            </w:r>
            <w:r>
              <w:rPr>
                <w:sz w:val="27"/>
                <w:szCs w:val="27"/>
              </w:rPr>
              <w:t>DB_URL, DB_USERNAME, DB_PASSWORD</w:t>
            </w:r>
            <w:r>
              <w:rPr>
                <w:color w:val="009900"/>
                <w:sz w:val="27"/>
                <w:szCs w:val="27"/>
              </w:rPr>
              <w:t>)</w:t>
            </w:r>
            <w:r>
              <w:rPr>
                <w:color w:val="339933"/>
                <w:sz w:val="27"/>
                <w:szCs w:val="27"/>
              </w:rPr>
              <w:t>;</w:t>
            </w:r>
          </w:p>
          <w:p w14:paraId="67B56E89" w14:textId="7D2695D9" w:rsidR="00790CA2" w:rsidRDefault="00790CA2" w:rsidP="00D460BB">
            <w:pPr>
              <w:pStyle w:val="HTMLPreformatted"/>
              <w:pBdr>
                <w:left w:val="single" w:sz="24" w:space="3" w:color="2B9D38"/>
              </w:pBdr>
              <w:shd w:val="clear" w:color="auto" w:fill="FFFBFB"/>
              <w:ind w:left="165"/>
              <w:rPr>
                <w:sz w:val="27"/>
                <w:szCs w:val="27"/>
              </w:rPr>
            </w:pPr>
          </w:p>
          <w:p w14:paraId="365E65C5" w14:textId="4C4F9254" w:rsidR="00790CA2" w:rsidRDefault="00790CA2" w:rsidP="00D460BB">
            <w:pPr>
              <w:pStyle w:val="HTMLPreformatted"/>
              <w:pBdr>
                <w:left w:val="single" w:sz="24" w:space="3" w:color="2B9D38"/>
              </w:pBdr>
              <w:shd w:val="clear" w:color="auto" w:fill="FFFBFB"/>
              <w:ind w:left="3240"/>
              <w:rPr>
                <w:sz w:val="27"/>
                <w:szCs w:val="27"/>
              </w:rPr>
            </w:pPr>
            <w:r>
              <w:rPr>
                <w:b/>
                <w:bCs/>
                <w:color w:val="000000"/>
                <w:sz w:val="27"/>
                <w:szCs w:val="27"/>
              </w:rPr>
              <w:t>if</w:t>
            </w:r>
            <w:r>
              <w:rPr>
                <w:color w:val="009900"/>
                <w:sz w:val="27"/>
                <w:szCs w:val="27"/>
              </w:rPr>
              <w:t>(</w:t>
            </w:r>
            <w:r>
              <w:rPr>
                <w:sz w:val="27"/>
                <w:szCs w:val="27"/>
              </w:rPr>
              <w:t xml:space="preserve">conn </w:t>
            </w:r>
            <w:r>
              <w:rPr>
                <w:color w:val="339933"/>
                <w:sz w:val="27"/>
                <w:szCs w:val="27"/>
              </w:rPr>
              <w:t>!=</w:t>
            </w:r>
            <w:r>
              <w:rPr>
                <w:sz w:val="27"/>
                <w:szCs w:val="27"/>
              </w:rPr>
              <w:t xml:space="preserve"> </w:t>
            </w:r>
            <w:r>
              <w:rPr>
                <w:b/>
                <w:bCs/>
                <w:color w:val="000066"/>
                <w:sz w:val="27"/>
                <w:szCs w:val="27"/>
              </w:rPr>
              <w:t>null</w:t>
            </w:r>
            <w:r>
              <w:rPr>
                <w:color w:val="009900"/>
                <w:sz w:val="27"/>
                <w:szCs w:val="27"/>
              </w:rPr>
              <w:t>){</w:t>
            </w:r>
          </w:p>
          <w:p w14:paraId="5E7314E6" w14:textId="23AD7AF5" w:rsidR="00790CA2" w:rsidRDefault="00790CA2" w:rsidP="00D460BB">
            <w:pPr>
              <w:pStyle w:val="HTMLPreformatted"/>
              <w:pBdr>
                <w:left w:val="single" w:sz="24" w:space="3" w:color="2B9D38"/>
              </w:pBdr>
              <w:shd w:val="clear" w:color="auto" w:fill="FFFBFB"/>
              <w:ind w:left="3240"/>
              <w:rPr>
                <w:sz w:val="27"/>
                <w:szCs w:val="27"/>
              </w:rPr>
            </w:pPr>
            <w:r>
              <w:rPr>
                <w:color w:val="003399"/>
                <w:sz w:val="27"/>
                <w:szCs w:val="27"/>
              </w:rPr>
              <w:t>System</w:t>
            </w:r>
            <w:r>
              <w:rPr>
                <w:sz w:val="27"/>
                <w:szCs w:val="27"/>
              </w:rPr>
              <w:t>.</w:t>
            </w:r>
            <w:r>
              <w:rPr>
                <w:color w:val="006633"/>
                <w:sz w:val="27"/>
                <w:szCs w:val="27"/>
              </w:rPr>
              <w:t>out</w:t>
            </w:r>
            <w:r>
              <w:rPr>
                <w:sz w:val="27"/>
                <w:szCs w:val="27"/>
              </w:rPr>
              <w:t>.</w:t>
            </w:r>
            <w:r>
              <w:rPr>
                <w:color w:val="006633"/>
                <w:sz w:val="27"/>
                <w:szCs w:val="27"/>
              </w:rPr>
              <w:t>println</w:t>
            </w:r>
            <w:r>
              <w:rPr>
                <w:color w:val="009900"/>
                <w:sz w:val="27"/>
                <w:szCs w:val="27"/>
              </w:rPr>
              <w:t>(</w:t>
            </w:r>
            <w:r>
              <w:rPr>
                <w:color w:val="0000FF"/>
                <w:sz w:val="27"/>
                <w:szCs w:val="27"/>
              </w:rPr>
              <w:t>"Successfully connected."</w:t>
            </w:r>
            <w:r>
              <w:rPr>
                <w:color w:val="009900"/>
                <w:sz w:val="27"/>
                <w:szCs w:val="27"/>
              </w:rPr>
              <w:t>)</w:t>
            </w:r>
            <w:r>
              <w:rPr>
                <w:color w:val="339933"/>
                <w:sz w:val="27"/>
                <w:szCs w:val="27"/>
              </w:rPr>
              <w:t>;</w:t>
            </w:r>
          </w:p>
          <w:p w14:paraId="7FF5AFB1" w14:textId="5152C5B2" w:rsidR="00790CA2" w:rsidRDefault="00790CA2" w:rsidP="00D460BB">
            <w:pPr>
              <w:pStyle w:val="HTMLPreformatted"/>
              <w:pBdr>
                <w:left w:val="single" w:sz="24" w:space="3" w:color="2B9D38"/>
              </w:pBdr>
              <w:shd w:val="clear" w:color="auto" w:fill="FFFBFB"/>
              <w:ind w:left="3240"/>
              <w:rPr>
                <w:sz w:val="27"/>
                <w:szCs w:val="27"/>
              </w:rPr>
            </w:pPr>
            <w:r>
              <w:rPr>
                <w:color w:val="009900"/>
                <w:sz w:val="27"/>
                <w:szCs w:val="27"/>
              </w:rPr>
              <w:t>}</w:t>
            </w:r>
            <w:r>
              <w:rPr>
                <w:b/>
                <w:bCs/>
                <w:color w:val="000000"/>
                <w:sz w:val="27"/>
                <w:szCs w:val="27"/>
              </w:rPr>
              <w:t>else</w:t>
            </w:r>
            <w:r>
              <w:rPr>
                <w:color w:val="009900"/>
                <w:sz w:val="27"/>
                <w:szCs w:val="27"/>
              </w:rPr>
              <w:t>{</w:t>
            </w:r>
          </w:p>
          <w:p w14:paraId="0F6207F9" w14:textId="6F771C72" w:rsidR="00790CA2" w:rsidRDefault="00790CA2" w:rsidP="00D460BB">
            <w:pPr>
              <w:pStyle w:val="HTMLPreformatted"/>
              <w:pBdr>
                <w:left w:val="single" w:sz="24" w:space="3" w:color="2B9D38"/>
              </w:pBdr>
              <w:shd w:val="clear" w:color="auto" w:fill="FFFBFB"/>
              <w:ind w:left="3240"/>
              <w:rPr>
                <w:sz w:val="27"/>
                <w:szCs w:val="27"/>
              </w:rPr>
            </w:pPr>
            <w:r>
              <w:rPr>
                <w:color w:val="003399"/>
                <w:sz w:val="27"/>
                <w:szCs w:val="27"/>
              </w:rPr>
              <w:t>System</w:t>
            </w:r>
            <w:r>
              <w:rPr>
                <w:sz w:val="27"/>
                <w:szCs w:val="27"/>
              </w:rPr>
              <w:t>.</w:t>
            </w:r>
            <w:r>
              <w:rPr>
                <w:color w:val="006633"/>
                <w:sz w:val="27"/>
                <w:szCs w:val="27"/>
              </w:rPr>
              <w:t>out</w:t>
            </w:r>
            <w:r>
              <w:rPr>
                <w:sz w:val="27"/>
                <w:szCs w:val="27"/>
              </w:rPr>
              <w:t>.</w:t>
            </w:r>
            <w:r>
              <w:rPr>
                <w:color w:val="006633"/>
                <w:sz w:val="27"/>
                <w:szCs w:val="27"/>
              </w:rPr>
              <w:t>println</w:t>
            </w:r>
            <w:r>
              <w:rPr>
                <w:color w:val="009900"/>
                <w:sz w:val="27"/>
                <w:szCs w:val="27"/>
              </w:rPr>
              <w:t>(</w:t>
            </w:r>
            <w:r>
              <w:rPr>
                <w:color w:val="0000FF"/>
                <w:sz w:val="27"/>
                <w:szCs w:val="27"/>
              </w:rPr>
              <w:t>"Failed to connect."</w:t>
            </w:r>
            <w:r>
              <w:rPr>
                <w:color w:val="009900"/>
                <w:sz w:val="27"/>
                <w:szCs w:val="27"/>
              </w:rPr>
              <w:t>)</w:t>
            </w:r>
            <w:r>
              <w:rPr>
                <w:color w:val="339933"/>
                <w:sz w:val="27"/>
                <w:szCs w:val="27"/>
              </w:rPr>
              <w:t>;</w:t>
            </w:r>
          </w:p>
          <w:p w14:paraId="3ED899DF" w14:textId="478B3900" w:rsidR="00790CA2" w:rsidRDefault="00790CA2" w:rsidP="00D460BB">
            <w:pPr>
              <w:pStyle w:val="HTMLPreformatted"/>
              <w:pBdr>
                <w:left w:val="single" w:sz="24" w:space="3" w:color="2B9D38"/>
              </w:pBdr>
              <w:shd w:val="clear" w:color="auto" w:fill="FFFBFB"/>
              <w:ind w:left="3240"/>
              <w:rPr>
                <w:sz w:val="27"/>
                <w:szCs w:val="27"/>
              </w:rPr>
            </w:pPr>
            <w:r>
              <w:rPr>
                <w:color w:val="009900"/>
                <w:sz w:val="27"/>
                <w:szCs w:val="27"/>
              </w:rPr>
              <w:t>}</w:t>
            </w:r>
          </w:p>
          <w:p w14:paraId="1693E59E" w14:textId="43168AF1" w:rsidR="00790CA2" w:rsidRDefault="00790CA2" w:rsidP="00D460BB">
            <w:pPr>
              <w:pStyle w:val="HTMLPreformatted"/>
              <w:pBdr>
                <w:left w:val="single" w:sz="24" w:space="3" w:color="2B9D38"/>
              </w:pBdr>
              <w:shd w:val="clear" w:color="auto" w:fill="FFFBFB"/>
              <w:ind w:left="2520"/>
              <w:rPr>
                <w:sz w:val="27"/>
                <w:szCs w:val="27"/>
              </w:rPr>
            </w:pPr>
            <w:r>
              <w:rPr>
                <w:color w:val="009900"/>
                <w:sz w:val="27"/>
                <w:szCs w:val="27"/>
              </w:rPr>
              <w:t>}</w:t>
            </w:r>
            <w:r>
              <w:rPr>
                <w:b/>
                <w:bCs/>
                <w:color w:val="000000"/>
                <w:sz w:val="27"/>
                <w:szCs w:val="27"/>
              </w:rPr>
              <w:t>catch</w:t>
            </w:r>
            <w:r>
              <w:rPr>
                <w:color w:val="009900"/>
                <w:sz w:val="27"/>
                <w:szCs w:val="27"/>
              </w:rPr>
              <w:t>(</w:t>
            </w:r>
            <w:r>
              <w:rPr>
                <w:color w:val="003399"/>
                <w:sz w:val="27"/>
                <w:szCs w:val="27"/>
              </w:rPr>
              <w:t>Exception</w:t>
            </w:r>
            <w:r>
              <w:rPr>
                <w:sz w:val="27"/>
                <w:szCs w:val="27"/>
              </w:rPr>
              <w:t xml:space="preserve"> e</w:t>
            </w:r>
            <w:r>
              <w:rPr>
                <w:color w:val="009900"/>
                <w:sz w:val="27"/>
                <w:szCs w:val="27"/>
              </w:rPr>
              <w:t>){</w:t>
            </w:r>
          </w:p>
          <w:p w14:paraId="42DC9D90" w14:textId="52DD2680" w:rsidR="00790CA2" w:rsidRDefault="00790CA2" w:rsidP="00D460BB">
            <w:pPr>
              <w:pStyle w:val="HTMLPreformatted"/>
              <w:pBdr>
                <w:left w:val="single" w:sz="24" w:space="3" w:color="2B9D38"/>
              </w:pBdr>
              <w:shd w:val="clear" w:color="auto" w:fill="FFFBFB"/>
              <w:ind w:left="3240"/>
              <w:rPr>
                <w:sz w:val="27"/>
                <w:szCs w:val="27"/>
              </w:rPr>
            </w:pPr>
            <w:r>
              <w:rPr>
                <w:sz w:val="27"/>
                <w:szCs w:val="27"/>
              </w:rPr>
              <w:t>e.</w:t>
            </w:r>
            <w:r>
              <w:rPr>
                <w:color w:val="006633"/>
                <w:sz w:val="27"/>
                <w:szCs w:val="27"/>
              </w:rPr>
              <w:t>printStackTrace</w:t>
            </w:r>
            <w:r>
              <w:rPr>
                <w:color w:val="009900"/>
                <w:sz w:val="27"/>
                <w:szCs w:val="27"/>
              </w:rPr>
              <w:t>()</w:t>
            </w:r>
            <w:r>
              <w:rPr>
                <w:color w:val="339933"/>
                <w:sz w:val="27"/>
                <w:szCs w:val="27"/>
              </w:rPr>
              <w:t>;</w:t>
            </w:r>
          </w:p>
          <w:p w14:paraId="24957BE0" w14:textId="091AEC5F" w:rsidR="00790CA2" w:rsidRDefault="00790CA2" w:rsidP="00D460BB">
            <w:pPr>
              <w:pStyle w:val="HTMLPreformatted"/>
              <w:pBdr>
                <w:left w:val="single" w:sz="24" w:space="3" w:color="2B9D38"/>
              </w:pBdr>
              <w:shd w:val="clear" w:color="auto" w:fill="FFFBFB"/>
              <w:ind w:left="2520"/>
              <w:rPr>
                <w:sz w:val="27"/>
                <w:szCs w:val="27"/>
              </w:rPr>
            </w:pPr>
            <w:r>
              <w:rPr>
                <w:color w:val="009900"/>
                <w:sz w:val="27"/>
                <w:szCs w:val="27"/>
              </w:rPr>
              <w:t>}</w:t>
            </w:r>
          </w:p>
          <w:p w14:paraId="15BDFCB2" w14:textId="68EAB341" w:rsidR="00790CA2" w:rsidRDefault="00790CA2" w:rsidP="00D460BB">
            <w:pPr>
              <w:pStyle w:val="HTMLPreformatted"/>
              <w:pBdr>
                <w:left w:val="single" w:sz="24" w:space="3" w:color="2B9D38"/>
              </w:pBdr>
              <w:shd w:val="clear" w:color="auto" w:fill="FFFBFB"/>
              <w:ind w:left="2520"/>
              <w:rPr>
                <w:sz w:val="27"/>
                <w:szCs w:val="27"/>
              </w:rPr>
            </w:pPr>
            <w:r>
              <w:rPr>
                <w:b/>
                <w:bCs/>
                <w:color w:val="000000"/>
                <w:sz w:val="27"/>
                <w:szCs w:val="27"/>
              </w:rPr>
              <w:t>return</w:t>
            </w:r>
            <w:r>
              <w:rPr>
                <w:sz w:val="27"/>
                <w:szCs w:val="27"/>
              </w:rPr>
              <w:t xml:space="preserve"> conn</w:t>
            </w:r>
            <w:r>
              <w:rPr>
                <w:color w:val="339933"/>
                <w:sz w:val="27"/>
                <w:szCs w:val="27"/>
              </w:rPr>
              <w:t>;</w:t>
            </w:r>
          </w:p>
          <w:p w14:paraId="3493F49C" w14:textId="0EEBAE0A" w:rsidR="00790CA2" w:rsidRDefault="00790CA2" w:rsidP="00D460BB">
            <w:pPr>
              <w:pStyle w:val="HTMLPreformatted"/>
              <w:pBdr>
                <w:left w:val="single" w:sz="24" w:space="3" w:color="2B9D38"/>
              </w:pBdr>
              <w:shd w:val="clear" w:color="auto" w:fill="FFFBFB"/>
              <w:ind w:left="1080"/>
              <w:rPr>
                <w:sz w:val="27"/>
                <w:szCs w:val="27"/>
              </w:rPr>
            </w:pPr>
            <w:r>
              <w:rPr>
                <w:color w:val="009900"/>
                <w:sz w:val="27"/>
                <w:szCs w:val="27"/>
              </w:rPr>
              <w:t>}</w:t>
            </w:r>
            <w:r>
              <w:rPr>
                <w:sz w:val="27"/>
                <w:szCs w:val="27"/>
              </w:rPr>
              <w:tab/>
            </w:r>
          </w:p>
          <w:p w14:paraId="2B1BC423" w14:textId="77777777" w:rsidR="00790CA2" w:rsidRDefault="00790CA2" w:rsidP="00D460BB">
            <w:pPr>
              <w:pStyle w:val="HTMLPreformatted"/>
              <w:pBdr>
                <w:left w:val="single" w:sz="24" w:space="3" w:color="2B9D38"/>
              </w:pBdr>
              <w:shd w:val="clear" w:color="auto" w:fill="FFFBFB"/>
              <w:ind w:left="360"/>
              <w:rPr>
                <w:sz w:val="27"/>
                <w:szCs w:val="27"/>
              </w:rPr>
            </w:pPr>
            <w:r>
              <w:rPr>
                <w:color w:val="009900"/>
                <w:sz w:val="27"/>
                <w:szCs w:val="27"/>
              </w:rPr>
              <w:t>}</w:t>
            </w:r>
          </w:p>
        </w:tc>
      </w:tr>
    </w:tbl>
    <w:p w14:paraId="33E85F38" w14:textId="77777777" w:rsidR="00790CA2" w:rsidRDefault="00790CA2" w:rsidP="00D460BB">
      <w:pPr>
        <w:pStyle w:val="Heading2"/>
        <w:spacing w:before="0" w:after="300" w:line="288" w:lineRule="atLeast"/>
        <w:ind w:left="360"/>
        <w:rPr>
          <w:rFonts w:ascii="inherit" w:hAnsi="inherit"/>
          <w:color w:val="000000"/>
          <w:sz w:val="53"/>
          <w:szCs w:val="53"/>
        </w:rPr>
      </w:pPr>
      <w:r>
        <w:rPr>
          <w:rFonts w:ascii="inherit" w:hAnsi="inherit"/>
          <w:b/>
          <w:bCs/>
          <w:color w:val="000000"/>
          <w:sz w:val="53"/>
          <w:szCs w:val="53"/>
        </w:rPr>
        <w:lastRenderedPageBreak/>
        <w:t>Output:</w:t>
      </w:r>
    </w:p>
    <w:tbl>
      <w:tblPr>
        <w:tblW w:w="10977" w:type="dxa"/>
        <w:tblCellMar>
          <w:left w:w="0" w:type="dxa"/>
          <w:right w:w="0" w:type="dxa"/>
        </w:tblCellMar>
        <w:tblLook w:val="04A0" w:firstRow="1" w:lastRow="0" w:firstColumn="1" w:lastColumn="0" w:noHBand="0" w:noVBand="1"/>
      </w:tblPr>
      <w:tblGrid>
        <w:gridCol w:w="10977"/>
      </w:tblGrid>
      <w:tr w:rsidR="00790CA2" w14:paraId="47DFDC8A" w14:textId="77777777" w:rsidTr="00790CA2">
        <w:tc>
          <w:tcPr>
            <w:tcW w:w="10977" w:type="dxa"/>
            <w:tcBorders>
              <w:top w:val="nil"/>
              <w:left w:val="nil"/>
              <w:bottom w:val="nil"/>
              <w:right w:val="nil"/>
            </w:tcBorders>
            <w:shd w:val="clear" w:color="auto" w:fill="EEEEEE"/>
            <w:hideMark/>
          </w:tcPr>
          <w:p w14:paraId="7499A4C8" w14:textId="77777777" w:rsidR="00790CA2" w:rsidRDefault="00790CA2" w:rsidP="00D460BB">
            <w:pPr>
              <w:pStyle w:val="HTMLPreformatted"/>
              <w:pBdr>
                <w:left w:val="single" w:sz="24" w:space="3" w:color="2B9D38"/>
              </w:pBdr>
              <w:shd w:val="clear" w:color="auto" w:fill="FFFBFB"/>
              <w:ind w:left="360"/>
              <w:rPr>
                <w:sz w:val="27"/>
                <w:szCs w:val="27"/>
              </w:rPr>
            </w:pPr>
            <w:r>
              <w:rPr>
                <w:sz w:val="27"/>
                <w:szCs w:val="27"/>
              </w:rPr>
              <w:t>Successfully connected.</w:t>
            </w:r>
          </w:p>
          <w:p w14:paraId="45538AC3" w14:textId="77777777" w:rsidR="00790CA2" w:rsidRDefault="00790CA2" w:rsidP="00D460BB">
            <w:pPr>
              <w:pStyle w:val="HTMLPreformatted"/>
              <w:pBdr>
                <w:left w:val="single" w:sz="24" w:space="3" w:color="2B9D38"/>
              </w:pBdr>
              <w:shd w:val="clear" w:color="auto" w:fill="FFFBFB"/>
              <w:ind w:left="360"/>
              <w:rPr>
                <w:sz w:val="27"/>
                <w:szCs w:val="27"/>
              </w:rPr>
            </w:pPr>
            <w:r>
              <w:rPr>
                <w:color w:val="006633"/>
                <w:sz w:val="27"/>
                <w:szCs w:val="27"/>
              </w:rPr>
              <w:t>Table</w:t>
            </w:r>
            <w:r>
              <w:rPr>
                <w:sz w:val="27"/>
                <w:szCs w:val="27"/>
              </w:rPr>
              <w:t xml:space="preserve"> created successfully.</w:t>
            </w:r>
          </w:p>
          <w:p w14:paraId="30FF294A" w14:textId="77777777" w:rsidR="00790CA2" w:rsidRDefault="00790CA2" w:rsidP="00D460BB">
            <w:pPr>
              <w:pStyle w:val="HTMLPreformatted"/>
              <w:pBdr>
                <w:left w:val="single" w:sz="24" w:space="3" w:color="2B9D38"/>
              </w:pBdr>
              <w:shd w:val="clear" w:color="auto" w:fill="FFFBFB"/>
              <w:ind w:left="360"/>
              <w:rPr>
                <w:sz w:val="27"/>
                <w:szCs w:val="27"/>
              </w:rPr>
            </w:pPr>
            <w:r>
              <w:rPr>
                <w:color w:val="003399"/>
                <w:sz w:val="27"/>
                <w:szCs w:val="27"/>
              </w:rPr>
              <w:t>File</w:t>
            </w:r>
            <w:r>
              <w:rPr>
                <w:sz w:val="27"/>
                <w:szCs w:val="27"/>
              </w:rPr>
              <w:t xml:space="preserve"> stored successfully.</w:t>
            </w:r>
          </w:p>
        </w:tc>
      </w:tr>
    </w:tbl>
    <w:p w14:paraId="699E9D1B" w14:textId="77777777" w:rsidR="00790CA2" w:rsidRDefault="00790CA2" w:rsidP="00D460BB">
      <w:pPr>
        <w:rPr>
          <w:lang w:eastAsia="en-IN"/>
        </w:rPr>
      </w:pPr>
    </w:p>
    <w:p w14:paraId="4E2887EC" w14:textId="77777777" w:rsidR="00790CA2" w:rsidRDefault="00790CA2" w:rsidP="00D460BB">
      <w:pPr>
        <w:rPr>
          <w:lang w:eastAsia="en-IN"/>
        </w:rPr>
      </w:pPr>
    </w:p>
    <w:p w14:paraId="23C13814" w14:textId="77777777" w:rsidR="00071A09" w:rsidRDefault="00071A09" w:rsidP="00D460BB">
      <w:pPr>
        <w:pStyle w:val="Heading1"/>
        <w:ind w:left="360"/>
        <w:rPr>
          <w:rFonts w:eastAsia="Times New Roman"/>
          <w:u w:val="single"/>
          <w:lang w:eastAsia="en-IN"/>
        </w:rPr>
      </w:pPr>
      <w:r w:rsidRPr="00071A09">
        <w:rPr>
          <w:rFonts w:eastAsia="Times New Roman"/>
          <w:u w:val="single"/>
          <w:lang w:eastAsia="en-IN"/>
        </w:rPr>
        <w:t>Stored Procedures And Functions In Plsql Using Java.</w:t>
      </w:r>
    </w:p>
    <w:p w14:paraId="3D9BCAE4" w14:textId="77777777" w:rsidR="00071A09" w:rsidRDefault="00071A09" w:rsidP="00D460BB">
      <w:pPr>
        <w:rPr>
          <w:lang w:eastAsia="en-IN"/>
        </w:rPr>
      </w:pPr>
    </w:p>
    <w:p w14:paraId="4ABCDE82" w14:textId="77777777" w:rsidR="00071A09" w:rsidRDefault="00071A09"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PL/SQL Procedure</w:t>
      </w:r>
    </w:p>
    <w:p w14:paraId="4AB10C13"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The PL/SQL stored procedure or simply a procedure is a PL/SQL block which performs one or more specific tasks. It is just like procedures in other programming languages.</w:t>
      </w:r>
    </w:p>
    <w:p w14:paraId="05290F7F"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The procedure contains a header and a body.</w:t>
      </w:r>
    </w:p>
    <w:p w14:paraId="33141757" w14:textId="77777777" w:rsidR="00071A09" w:rsidRDefault="00071A09"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Header:</w:t>
      </w:r>
      <w:r>
        <w:rPr>
          <w:rFonts w:ascii="Segoe UI" w:hAnsi="Segoe UI" w:cs="Segoe UI"/>
          <w:color w:val="000000"/>
        </w:rPr>
        <w:t> The header contains the name of the procedure and the parameters or variables passed to the procedure.</w:t>
      </w:r>
    </w:p>
    <w:p w14:paraId="24D03382" w14:textId="77777777" w:rsidR="00071A09" w:rsidRDefault="00071A09"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lastRenderedPageBreak/>
        <w:t>Body:</w:t>
      </w:r>
      <w:r>
        <w:rPr>
          <w:rFonts w:ascii="Segoe UI" w:hAnsi="Segoe UI" w:cs="Segoe UI"/>
          <w:color w:val="000000"/>
        </w:rPr>
        <w:t> The body contains a declaration section, execution section and exception section similar to a general PL/SQL block.</w:t>
      </w:r>
    </w:p>
    <w:p w14:paraId="6254BFF7" w14:textId="77777777" w:rsidR="00071A09" w:rsidRDefault="00071A09"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How to pass parameters in procedure:</w:t>
      </w:r>
    </w:p>
    <w:p w14:paraId="68555A58"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When you want to create a procedure or function, you have to define parameters .There is three ways to pass parameters in procedure:</w:t>
      </w:r>
    </w:p>
    <w:p w14:paraId="2D77C639" w14:textId="77777777" w:rsidR="00071A09" w:rsidRDefault="00071A09"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IN parameters: </w:t>
      </w:r>
      <w:r>
        <w:rPr>
          <w:rFonts w:ascii="Segoe UI" w:hAnsi="Segoe UI" w:cs="Segoe UI"/>
          <w:color w:val="000000"/>
        </w:rPr>
        <w:t>The IN parameter can be referenced by the procedure or function. The value of the parameter cannot be overwritten by the procedure or the function.</w:t>
      </w:r>
    </w:p>
    <w:p w14:paraId="66FC53E5" w14:textId="77777777" w:rsidR="00071A09" w:rsidRDefault="00071A09"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OUT parameters: </w:t>
      </w:r>
      <w:r>
        <w:rPr>
          <w:rFonts w:ascii="Segoe UI" w:hAnsi="Segoe UI" w:cs="Segoe UI"/>
          <w:color w:val="000000"/>
        </w:rPr>
        <w:t>The OUT parameter cannot be referenced by the procedure or function, but the value of the parameter can be overwritten by the procedure or function.</w:t>
      </w:r>
    </w:p>
    <w:p w14:paraId="792B5433" w14:textId="77777777" w:rsidR="00071A09" w:rsidRDefault="00071A09"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INOUT parameters: </w:t>
      </w:r>
      <w:r>
        <w:rPr>
          <w:rFonts w:ascii="Segoe UI" w:hAnsi="Segoe UI" w:cs="Segoe UI"/>
          <w:color w:val="000000"/>
        </w:rPr>
        <w:t>The INOUT parameter can be referenced by the procedure or function and the value of the parameter can be overwritten by the procedure or function.</w:t>
      </w:r>
    </w:p>
    <w:p w14:paraId="0E4A2AD5" w14:textId="77777777" w:rsidR="00071A09" w:rsidRDefault="00071A09"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t>A procedure may or may not return any value.</w:t>
      </w:r>
    </w:p>
    <w:p w14:paraId="4E59DC0F" w14:textId="77777777" w:rsidR="00071A09" w:rsidRDefault="00071A09" w:rsidP="00D460BB">
      <w:pPr>
        <w:pStyle w:val="Heading2"/>
        <w:shd w:val="clear" w:color="auto" w:fill="FFFFFF"/>
        <w:spacing w:line="312" w:lineRule="atLeast"/>
        <w:ind w:left="360"/>
        <w:jc w:val="both"/>
        <w:rPr>
          <w:rFonts w:ascii="Helvetica" w:hAnsi="Helvetica" w:cs="Helvetica"/>
          <w:b/>
          <w:bCs/>
          <w:color w:val="610B38"/>
          <w:sz w:val="38"/>
          <w:szCs w:val="38"/>
        </w:rPr>
      </w:pPr>
      <w:r>
        <w:rPr>
          <w:rFonts w:ascii="Helvetica" w:hAnsi="Helvetica" w:cs="Helvetica"/>
          <w:b/>
          <w:bCs/>
          <w:color w:val="610B38"/>
          <w:sz w:val="38"/>
          <w:szCs w:val="38"/>
        </w:rPr>
        <w:t>PL/SQL Create Procedure</w:t>
      </w:r>
    </w:p>
    <w:p w14:paraId="685C0B81" w14:textId="77777777" w:rsidR="00071A09" w:rsidRDefault="00071A09"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Syntax for creating procedure:</w:t>
      </w:r>
    </w:p>
    <w:p w14:paraId="2E324ED2"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OR</w:t>
      </w: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REPLACE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PROCEDURE</w:t>
      </w:r>
      <w:r>
        <w:rPr>
          <w:rFonts w:ascii="Segoe UI" w:hAnsi="Segoe UI" w:cs="Segoe UI"/>
          <w:color w:val="000000"/>
          <w:bdr w:val="none" w:sz="0" w:space="0" w:color="auto" w:frame="1"/>
        </w:rPr>
        <w:t> procedure_name  </w:t>
      </w:r>
    </w:p>
    <w:p w14:paraId="5B06AAE6" w14:textId="77777777" w:rsidR="00071A09" w:rsidRDefault="00071A0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(parameter [,parameter]) ]  </w:t>
      </w:r>
    </w:p>
    <w:p w14:paraId="29D726E0"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IS</w:t>
      </w:r>
      <w:r>
        <w:rPr>
          <w:rFonts w:ascii="Segoe UI" w:hAnsi="Segoe UI" w:cs="Segoe UI"/>
          <w:color w:val="000000"/>
          <w:bdr w:val="none" w:sz="0" w:space="0" w:color="auto" w:frame="1"/>
        </w:rPr>
        <w:t>  </w:t>
      </w:r>
    </w:p>
    <w:p w14:paraId="3DFB39BD" w14:textId="77777777" w:rsidR="00071A09" w:rsidRDefault="00071A0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[declaration_section]  </w:t>
      </w:r>
    </w:p>
    <w:p w14:paraId="69E2E3BF"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BEGIN</w:t>
      </w:r>
      <w:r>
        <w:rPr>
          <w:rFonts w:ascii="Segoe UI" w:hAnsi="Segoe UI" w:cs="Segoe UI"/>
          <w:color w:val="000000"/>
          <w:bdr w:val="none" w:sz="0" w:space="0" w:color="auto" w:frame="1"/>
        </w:rPr>
        <w:t>  </w:t>
      </w:r>
    </w:p>
    <w:p w14:paraId="4047F94B" w14:textId="77777777" w:rsidR="00071A09" w:rsidRDefault="00071A0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executable_section  </w:t>
      </w:r>
    </w:p>
    <w:p w14:paraId="24338319"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[EXCEPTION  </w:t>
      </w:r>
    </w:p>
    <w:p w14:paraId="6739092E" w14:textId="77777777" w:rsidR="00071A09" w:rsidRDefault="00071A0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exception_section]  </w:t>
      </w:r>
    </w:p>
    <w:p w14:paraId="12222545"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END</w:t>
      </w:r>
      <w:r>
        <w:rPr>
          <w:rFonts w:ascii="Segoe UI" w:hAnsi="Segoe UI" w:cs="Segoe UI"/>
          <w:color w:val="000000"/>
          <w:bdr w:val="none" w:sz="0" w:space="0" w:color="auto" w:frame="1"/>
        </w:rPr>
        <w:t> [procedure_name];  </w:t>
      </w:r>
    </w:p>
    <w:p w14:paraId="42FC8FB3" w14:textId="77777777" w:rsidR="00071A09" w:rsidRDefault="00071A09"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Create procedure example</w:t>
      </w:r>
    </w:p>
    <w:p w14:paraId="6E219260"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going to insert record in user table. So you need to create user table first.</w:t>
      </w:r>
    </w:p>
    <w:p w14:paraId="18F9709A" w14:textId="77777777" w:rsidR="00071A09" w:rsidRDefault="00071A09"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Table creation:</w:t>
      </w:r>
    </w:p>
    <w:p w14:paraId="34618403"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user</w:t>
      </w:r>
      <w:r>
        <w:rPr>
          <w:rFonts w:ascii="Segoe UI" w:hAnsi="Segoe UI" w:cs="Segoe UI"/>
          <w:color w:val="000000"/>
          <w:bdr w:val="none" w:sz="0" w:space="0" w:color="auto" w:frame="1"/>
        </w:rPr>
        <w:t>(id number(10) </w:t>
      </w:r>
      <w:r>
        <w:rPr>
          <w:rStyle w:val="keyword"/>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key</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varchar2(100));  </w:t>
      </w:r>
    </w:p>
    <w:p w14:paraId="1C12262F"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lastRenderedPageBreak/>
        <w:t>Now write the procedure code to insert record in user table.</w:t>
      </w:r>
    </w:p>
    <w:p w14:paraId="7F4F8A4C" w14:textId="77777777" w:rsidR="00071A09" w:rsidRDefault="00071A09"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Procedure Code:</w:t>
      </w:r>
    </w:p>
    <w:p w14:paraId="297992C7"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or</w:t>
      </w: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replace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procedure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"INSERTUSER"</w:t>
      </w:r>
      <w:r>
        <w:rPr>
          <w:rFonts w:ascii="Segoe UI" w:hAnsi="Segoe UI" w:cs="Segoe UI"/>
          <w:color w:val="000000"/>
          <w:bdr w:val="none" w:sz="0" w:space="0" w:color="auto" w:frame="1"/>
        </w:rPr>
        <w:t>    </w:t>
      </w:r>
    </w:p>
    <w:p w14:paraId="380097DD" w14:textId="77777777" w:rsidR="00071A09" w:rsidRDefault="00071A0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(id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NUMBER,    </w:t>
      </w:r>
    </w:p>
    <w:p w14:paraId="09CEBC46"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VARCHAR2)    </w:t>
      </w:r>
    </w:p>
    <w:p w14:paraId="5B198BBD" w14:textId="77777777" w:rsidR="00071A09" w:rsidRDefault="00071A09"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is</w:t>
      </w:r>
      <w:r>
        <w:rPr>
          <w:rFonts w:ascii="Segoe UI" w:hAnsi="Segoe UI" w:cs="Segoe UI"/>
          <w:color w:val="000000"/>
          <w:bdr w:val="none" w:sz="0" w:space="0" w:color="auto" w:frame="1"/>
        </w:rPr>
        <w:t>    </w:t>
      </w:r>
    </w:p>
    <w:p w14:paraId="7E12C858"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begin</w:t>
      </w:r>
      <w:r>
        <w:rPr>
          <w:rFonts w:ascii="Segoe UI" w:hAnsi="Segoe UI" w:cs="Segoe UI"/>
          <w:color w:val="000000"/>
          <w:bdr w:val="none" w:sz="0" w:space="0" w:color="auto" w:frame="1"/>
        </w:rPr>
        <w:t>    </w:t>
      </w:r>
    </w:p>
    <w:p w14:paraId="319CCD62" w14:textId="77777777" w:rsidR="00071A09" w:rsidRDefault="00071A09"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user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(id,</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677FF45A"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end</w:t>
      </w:r>
      <w:r>
        <w:rPr>
          <w:rFonts w:ascii="Segoe UI" w:hAnsi="Segoe UI" w:cs="Segoe UI"/>
          <w:color w:val="000000"/>
          <w:bdr w:val="none" w:sz="0" w:space="0" w:color="auto" w:frame="1"/>
        </w:rPr>
        <w:t>;    </w:t>
      </w:r>
    </w:p>
    <w:p w14:paraId="32CE1309" w14:textId="77777777" w:rsidR="00071A09" w:rsidRDefault="00071A0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6BD2127"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Output:</w:t>
      </w:r>
    </w:p>
    <w:p w14:paraId="40ADA9B0" w14:textId="77777777" w:rsidR="00071A09" w:rsidRDefault="00071A09" w:rsidP="00D460BB">
      <w:pPr>
        <w:pStyle w:val="HTMLPreformatted"/>
        <w:shd w:val="clear" w:color="auto" w:fill="EEEEEE"/>
        <w:ind w:left="360"/>
        <w:jc w:val="both"/>
        <w:rPr>
          <w:color w:val="535559"/>
        </w:rPr>
      </w:pPr>
      <w:r>
        <w:rPr>
          <w:color w:val="535559"/>
        </w:rPr>
        <w:t>Procedure created.</w:t>
      </w:r>
    </w:p>
    <w:p w14:paraId="61539A94" w14:textId="77777777" w:rsidR="00071A09" w:rsidRDefault="00071A09"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PL/SQL program to call procedure</w:t>
      </w:r>
    </w:p>
    <w:p w14:paraId="5F5E1135"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the code to call above created procedure.</w:t>
      </w:r>
    </w:p>
    <w:p w14:paraId="36C6F83E"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BEGIN</w:t>
      </w:r>
      <w:r>
        <w:rPr>
          <w:rFonts w:ascii="Segoe UI" w:hAnsi="Segoe UI" w:cs="Segoe UI"/>
          <w:color w:val="000000"/>
          <w:bdr w:val="none" w:sz="0" w:space="0" w:color="auto" w:frame="1"/>
        </w:rPr>
        <w:t>    </w:t>
      </w:r>
    </w:p>
    <w:p w14:paraId="0A2E4223" w14:textId="77777777" w:rsidR="00071A09" w:rsidRDefault="00071A0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insertuser(101,</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2BABE380"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dbms_output.put_line(</w:t>
      </w:r>
      <w:r>
        <w:rPr>
          <w:rStyle w:val="string"/>
          <w:rFonts w:ascii="Segoe UI" w:hAnsi="Segoe UI" w:cs="Segoe UI"/>
          <w:color w:val="0000FF"/>
          <w:bdr w:val="none" w:sz="0" w:space="0" w:color="auto" w:frame="1"/>
        </w:rPr>
        <w:t>'record inserted successfully'</w:t>
      </w:r>
      <w:r>
        <w:rPr>
          <w:rFonts w:ascii="Segoe UI" w:hAnsi="Segoe UI" w:cs="Segoe UI"/>
          <w:color w:val="000000"/>
          <w:bdr w:val="none" w:sz="0" w:space="0" w:color="auto" w:frame="1"/>
        </w:rPr>
        <w:t>);    </w:t>
      </w:r>
    </w:p>
    <w:p w14:paraId="7C437479" w14:textId="77777777" w:rsidR="00071A09" w:rsidRDefault="00071A09"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END</w:t>
      </w:r>
      <w:r>
        <w:rPr>
          <w:rFonts w:ascii="Segoe UI" w:hAnsi="Segoe UI" w:cs="Segoe UI"/>
          <w:color w:val="000000"/>
          <w:bdr w:val="none" w:sz="0" w:space="0" w:color="auto" w:frame="1"/>
        </w:rPr>
        <w:t>;    </w:t>
      </w:r>
    </w:p>
    <w:p w14:paraId="42D83108"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ADDC91C"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Now, see the "USER" table, you will see one record is inserted.</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99"/>
        <w:gridCol w:w="5887"/>
      </w:tblGrid>
      <w:tr w:rsidR="00071A09" w14:paraId="1EDF2752" w14:textId="77777777" w:rsidTr="00071A09">
        <w:tc>
          <w:tcPr>
            <w:tcW w:w="1864" w:type="pct"/>
            <w:shd w:val="clear" w:color="auto" w:fill="C7CCBE"/>
            <w:tcMar>
              <w:top w:w="180" w:type="dxa"/>
              <w:left w:w="180" w:type="dxa"/>
              <w:bottom w:w="180" w:type="dxa"/>
              <w:right w:w="180" w:type="dxa"/>
            </w:tcMar>
            <w:hideMark/>
          </w:tcPr>
          <w:p w14:paraId="297922C5" w14:textId="77777777" w:rsidR="00071A09" w:rsidRPr="00D460BB" w:rsidRDefault="00071A09" w:rsidP="00D460BB">
            <w:pPr>
              <w:ind w:left="360"/>
              <w:rPr>
                <w:rFonts w:ascii="Times New Roman" w:hAnsi="Times New Roman" w:cs="Times New Roman"/>
                <w:b/>
                <w:bCs/>
                <w:color w:val="000000"/>
                <w:sz w:val="26"/>
                <w:szCs w:val="26"/>
              </w:rPr>
            </w:pPr>
            <w:r w:rsidRPr="00D460BB">
              <w:rPr>
                <w:b/>
                <w:bCs/>
                <w:color w:val="000000"/>
                <w:sz w:val="26"/>
                <w:szCs w:val="26"/>
              </w:rPr>
              <w:t>ID</w:t>
            </w:r>
          </w:p>
        </w:tc>
        <w:tc>
          <w:tcPr>
            <w:tcW w:w="3136" w:type="pct"/>
            <w:shd w:val="clear" w:color="auto" w:fill="C7CCBE"/>
            <w:tcMar>
              <w:top w:w="180" w:type="dxa"/>
              <w:left w:w="180" w:type="dxa"/>
              <w:bottom w:w="180" w:type="dxa"/>
              <w:right w:w="180" w:type="dxa"/>
            </w:tcMar>
            <w:hideMark/>
          </w:tcPr>
          <w:p w14:paraId="2737B31D" w14:textId="77777777" w:rsidR="00071A09" w:rsidRPr="00D460BB" w:rsidRDefault="00071A09" w:rsidP="00D460BB">
            <w:pPr>
              <w:ind w:left="360"/>
              <w:rPr>
                <w:b/>
                <w:bCs/>
                <w:color w:val="000000"/>
                <w:sz w:val="26"/>
                <w:szCs w:val="26"/>
              </w:rPr>
            </w:pPr>
            <w:r w:rsidRPr="00D460BB">
              <w:rPr>
                <w:b/>
                <w:bCs/>
                <w:color w:val="000000"/>
                <w:sz w:val="26"/>
                <w:szCs w:val="26"/>
              </w:rPr>
              <w:t>Name</w:t>
            </w:r>
          </w:p>
        </w:tc>
      </w:tr>
      <w:tr w:rsidR="00071A09" w14:paraId="04A4D99D" w14:textId="77777777" w:rsidTr="00071A09">
        <w:tc>
          <w:tcPr>
            <w:tcW w:w="186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F428B6" w14:textId="77777777" w:rsidR="00071A09" w:rsidRPr="00D460BB" w:rsidRDefault="00071A09" w:rsidP="00D460BB">
            <w:pPr>
              <w:ind w:left="360"/>
              <w:jc w:val="both"/>
              <w:rPr>
                <w:rFonts w:ascii="Segoe UI" w:hAnsi="Segoe UI" w:cs="Segoe UI"/>
                <w:color w:val="333333"/>
                <w:sz w:val="24"/>
                <w:szCs w:val="24"/>
              </w:rPr>
            </w:pPr>
            <w:r w:rsidRPr="00D460BB">
              <w:rPr>
                <w:rFonts w:ascii="Segoe UI" w:hAnsi="Segoe UI" w:cs="Segoe UI"/>
                <w:color w:val="333333"/>
              </w:rPr>
              <w:t>101</w:t>
            </w:r>
          </w:p>
        </w:tc>
        <w:tc>
          <w:tcPr>
            <w:tcW w:w="313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CAC99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Rahul</w:t>
            </w:r>
          </w:p>
        </w:tc>
      </w:tr>
    </w:tbl>
    <w:p w14:paraId="433D0625" w14:textId="77777777" w:rsidR="00071A09" w:rsidRDefault="00071A09"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PL/SQL Drop Procedure</w:t>
      </w:r>
    </w:p>
    <w:p w14:paraId="1721966E" w14:textId="77777777" w:rsidR="00071A09" w:rsidRDefault="00071A09"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Syntax for drop procedure</w:t>
      </w:r>
    </w:p>
    <w:p w14:paraId="7E94BD65"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PROCEDURE</w:t>
      </w:r>
      <w:r>
        <w:rPr>
          <w:rFonts w:ascii="Segoe UI" w:hAnsi="Segoe UI" w:cs="Segoe UI"/>
          <w:color w:val="000000"/>
          <w:bdr w:val="none" w:sz="0" w:space="0" w:color="auto" w:frame="1"/>
        </w:rPr>
        <w:t> procedure_name;   </w:t>
      </w:r>
    </w:p>
    <w:p w14:paraId="2B32B7D1" w14:textId="77777777" w:rsidR="00071A09" w:rsidRDefault="00071A09" w:rsidP="00D460BB">
      <w:pPr>
        <w:pStyle w:val="Heading2"/>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Example of drop procedure</w:t>
      </w:r>
    </w:p>
    <w:p w14:paraId="53C28499"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PROCEDURE</w:t>
      </w:r>
      <w:r>
        <w:rPr>
          <w:rFonts w:ascii="Segoe UI" w:hAnsi="Segoe UI" w:cs="Segoe UI"/>
          <w:color w:val="000000"/>
          <w:bdr w:val="none" w:sz="0" w:space="0" w:color="auto" w:frame="1"/>
        </w:rPr>
        <w:t> pro1;  </w:t>
      </w:r>
    </w:p>
    <w:p w14:paraId="0E550AA9" w14:textId="77777777" w:rsidR="00071A09" w:rsidRPr="00071A09" w:rsidRDefault="00071A09" w:rsidP="00D460BB">
      <w:pPr>
        <w:rPr>
          <w:lang w:eastAsia="en-IN"/>
        </w:rPr>
      </w:pPr>
    </w:p>
    <w:p w14:paraId="275C1262" w14:textId="77777777" w:rsidR="00790CA2" w:rsidRDefault="00790CA2" w:rsidP="00D460BB">
      <w:pPr>
        <w:rPr>
          <w:lang w:eastAsia="en-IN"/>
        </w:rPr>
      </w:pPr>
    </w:p>
    <w:p w14:paraId="441DCD82" w14:textId="77777777" w:rsidR="00071A09" w:rsidRPr="00071A09" w:rsidRDefault="00071A09" w:rsidP="00D460BB">
      <w:pPr>
        <w:pStyle w:val="Heading1"/>
        <w:ind w:left="360"/>
        <w:rPr>
          <w:rFonts w:eastAsia="Times New Roman"/>
          <w:u w:val="single"/>
          <w:lang w:eastAsia="en-IN"/>
        </w:rPr>
      </w:pPr>
      <w:r w:rsidRPr="00071A09">
        <w:rPr>
          <w:rFonts w:eastAsia="Times New Roman"/>
          <w:u w:val="single"/>
          <w:lang w:eastAsia="en-IN"/>
        </w:rPr>
        <w:t>Transaction Management Tcl Commands.</w:t>
      </w:r>
    </w:p>
    <w:p w14:paraId="744AA0E7" w14:textId="77777777" w:rsidR="005C6F83" w:rsidRPr="005C6F83" w:rsidRDefault="005C6F83" w:rsidP="00D460BB">
      <w:pPr>
        <w:rPr>
          <w:lang w:eastAsia="en-IN"/>
        </w:rPr>
      </w:pPr>
    </w:p>
    <w:p w14:paraId="00E23F51" w14:textId="77777777" w:rsidR="005C6F83" w:rsidRPr="005C6F83" w:rsidRDefault="005C6F83" w:rsidP="00D460BB"/>
    <w:p w14:paraId="73746956" w14:textId="77777777" w:rsidR="005C6F83" w:rsidRPr="005C6F83" w:rsidRDefault="005C6F83" w:rsidP="00D460BB">
      <w:pPr>
        <w:rPr>
          <w:lang w:eastAsia="en-IN"/>
        </w:rPr>
      </w:pPr>
    </w:p>
    <w:p w14:paraId="0033AE3D" w14:textId="77777777" w:rsidR="00071A09" w:rsidRDefault="00071A09"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TCL Commands in SQL</w:t>
      </w:r>
    </w:p>
    <w:p w14:paraId="59AFFD4D" w14:textId="77777777" w:rsidR="00071A09" w:rsidRDefault="00071A09"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In SQL, TCL stands for </w:t>
      </w:r>
      <w:r>
        <w:rPr>
          <w:rStyle w:val="Strong"/>
          <w:rFonts w:ascii="Segoe UI" w:hAnsi="Segoe UI" w:cs="Segoe UI"/>
          <w:color w:val="000000"/>
        </w:rPr>
        <w:t>Transaction control language</w:t>
      </w:r>
      <w:r>
        <w:rPr>
          <w:rFonts w:ascii="Segoe UI" w:hAnsi="Segoe UI" w:cs="Segoe UI"/>
          <w:color w:val="000000"/>
        </w:rPr>
        <w:t>.</w:t>
      </w:r>
    </w:p>
    <w:p w14:paraId="4F955415" w14:textId="77777777" w:rsidR="00071A09" w:rsidRDefault="00071A0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A single unit of work in a database is formed after the consecutive execution of commands is known as a transaction.</w:t>
      </w:r>
    </w:p>
    <w:p w14:paraId="2EC77B14" w14:textId="77777777" w:rsidR="00071A09" w:rsidRDefault="00071A0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There are certain commands present in SQL known as TCL commands that help the user manage the transactions that take place in a database.</w:t>
      </w:r>
    </w:p>
    <w:p w14:paraId="35C972C0" w14:textId="77777777" w:rsidR="00071A09" w:rsidRDefault="00071A09"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COMMIT. ROLLBACK</w:t>
      </w:r>
      <w:r>
        <w:rPr>
          <w:rFonts w:ascii="Segoe UI" w:hAnsi="Segoe UI" w:cs="Segoe UI"/>
          <w:color w:val="000000"/>
        </w:rPr>
        <w:t> and </w:t>
      </w:r>
      <w:r>
        <w:rPr>
          <w:rStyle w:val="Strong"/>
          <w:rFonts w:ascii="Segoe UI" w:hAnsi="Segoe UI" w:cs="Segoe UI"/>
          <w:color w:val="000000"/>
        </w:rPr>
        <w:t>SAVEPOINT</w:t>
      </w:r>
      <w:r>
        <w:rPr>
          <w:rFonts w:ascii="Segoe UI" w:hAnsi="Segoe UI" w:cs="Segoe UI"/>
          <w:color w:val="000000"/>
        </w:rPr>
        <w:t> are the most commonly used TCL commands in SQL.</w:t>
      </w:r>
    </w:p>
    <w:p w14:paraId="0C440A57"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Now let us take a deeper dive into the TCL commands of SQL with the help of examples. All the queries in the examples will be written using the MySQL database.</w:t>
      </w:r>
    </w:p>
    <w:p w14:paraId="294D763C" w14:textId="00A4235F" w:rsidR="00071A09" w:rsidRDefault="00071A09" w:rsidP="00D460BB">
      <w:pPr>
        <w:pStyle w:val="Heading3"/>
        <w:shd w:val="clear" w:color="auto" w:fill="FFFFFF"/>
        <w:spacing w:line="312" w:lineRule="atLeast"/>
        <w:ind w:left="1800"/>
        <w:jc w:val="both"/>
        <w:rPr>
          <w:rFonts w:ascii="Helvetica" w:hAnsi="Helvetica" w:cs="Helvetica"/>
          <w:color w:val="610B4B"/>
          <w:sz w:val="32"/>
          <w:szCs w:val="32"/>
        </w:rPr>
      </w:pPr>
      <w:r>
        <w:rPr>
          <w:rFonts w:ascii="Helvetica" w:hAnsi="Helvetica" w:cs="Helvetica"/>
          <w:b/>
          <w:bCs/>
          <w:color w:val="610B4B"/>
          <w:sz w:val="32"/>
          <w:szCs w:val="32"/>
        </w:rPr>
        <w:t>COMMIT</w:t>
      </w:r>
    </w:p>
    <w:p w14:paraId="1BBDB257"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COMMIT command in SQL is used to save all the transaction-related changes permanently to the disk. Whenever DDL commands such as INSERT, UPDATE and DELETE are used, the changes made by these commands are permanent only after closing the current session. So before closing the session, one can easily roll back the changes made by the DDL commands. Hence, if we want the changes to be saved permanently to the disk without closing the session, we will use the commit command.</w:t>
      </w:r>
    </w:p>
    <w:p w14:paraId="576F8593" w14:textId="77777777" w:rsidR="00071A09" w:rsidRDefault="00071A09"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Syntax:</w:t>
      </w:r>
    </w:p>
    <w:p w14:paraId="6C644DAA"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COMMIT</w:t>
      </w:r>
      <w:r>
        <w:rPr>
          <w:rFonts w:ascii="Segoe UI" w:hAnsi="Segoe UI" w:cs="Segoe UI"/>
          <w:color w:val="000000"/>
          <w:bdr w:val="none" w:sz="0" w:space="0" w:color="auto" w:frame="1"/>
        </w:rPr>
        <w:t>;  </w:t>
      </w:r>
    </w:p>
    <w:p w14:paraId="5F0456DC" w14:textId="77777777" w:rsidR="00071A09" w:rsidRDefault="00071A09"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Example:</w:t>
      </w:r>
    </w:p>
    <w:p w14:paraId="22D3D392"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We will select an existing database, i.e., school.</w:t>
      </w:r>
    </w:p>
    <w:p w14:paraId="3368464E"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USE school;  </w:t>
      </w:r>
    </w:p>
    <w:p w14:paraId="425DF601" w14:textId="05D0AA48" w:rsidR="00071A09" w:rsidRPr="00D460BB" w:rsidRDefault="00071A09" w:rsidP="00D460BB">
      <w:pPr>
        <w:ind w:left="360"/>
        <w:rPr>
          <w:rFonts w:ascii="Times New Roman" w:hAnsi="Times New Roman" w:cs="Times New Roman"/>
        </w:rPr>
      </w:pPr>
      <w:r w:rsidRPr="00D460BB">
        <w:rPr>
          <w:rFonts w:ascii="Segoe UI" w:hAnsi="Segoe UI" w:cs="Segoe UI"/>
          <w:color w:val="333333"/>
        </w:rPr>
        <w:lastRenderedPageBreak/>
        <w:br/>
      </w:r>
      <w:r>
        <w:rPr>
          <w:noProof/>
        </w:rPr>
        <w:drawing>
          <wp:inline distT="0" distB="0" distL="0" distR="0" wp14:anchorId="41D0FC68" wp14:editId="4061DFBA">
            <wp:extent cx="5731510" cy="1758950"/>
            <wp:effectExtent l="0" t="0" r="2540" b="0"/>
            <wp:docPr id="1090675507" name="Picture 21"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CL Commands in SQ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758950"/>
                    </a:xfrm>
                    <a:prstGeom prst="rect">
                      <a:avLst/>
                    </a:prstGeom>
                    <a:noFill/>
                    <a:ln>
                      <a:noFill/>
                    </a:ln>
                  </pic:spPr>
                </pic:pic>
              </a:graphicData>
            </a:graphic>
          </wp:inline>
        </w:drawing>
      </w:r>
    </w:p>
    <w:p w14:paraId="29B34BC6"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To create a table named t_school, we will execute the following query:</w:t>
      </w:r>
    </w:p>
    <w:p w14:paraId="5E6EA260"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t_school(ID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School_Name </w:t>
      </w:r>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(40), Number_Of_Students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Number_Of_Teachers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Number_Of_Classrooms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EmailID </w:t>
      </w:r>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(40));  </w:t>
      </w:r>
    </w:p>
    <w:p w14:paraId="55582699" w14:textId="14857843"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096FFF72" wp14:editId="394483EA">
            <wp:extent cx="5731510" cy="376555"/>
            <wp:effectExtent l="0" t="0" r="2540" b="4445"/>
            <wp:docPr id="1795025875" name="Picture 20"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CL Commands in SQ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6555"/>
                    </a:xfrm>
                    <a:prstGeom prst="rect">
                      <a:avLst/>
                    </a:prstGeom>
                    <a:noFill/>
                    <a:ln>
                      <a:noFill/>
                    </a:ln>
                  </pic:spPr>
                </pic:pic>
              </a:graphicData>
            </a:graphic>
          </wp:inline>
        </w:drawing>
      </w:r>
    </w:p>
    <w:p w14:paraId="31CDA0BD"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BEGIN / START TRANSACTION command is used to start the transaction.</w:t>
      </w:r>
    </w:p>
    <w:p w14:paraId="389C2E61"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START </w:t>
      </w:r>
      <w:r>
        <w:rPr>
          <w:rStyle w:val="keyword"/>
          <w:rFonts w:ascii="Segoe UI" w:hAnsi="Segoe UI" w:cs="Segoe UI"/>
          <w:b/>
          <w:bCs/>
          <w:color w:val="006699"/>
          <w:bdr w:val="none" w:sz="0" w:space="0" w:color="auto" w:frame="1"/>
        </w:rPr>
        <w:t>TRANSACTION</w:t>
      </w:r>
      <w:r>
        <w:rPr>
          <w:rFonts w:ascii="Segoe UI" w:hAnsi="Segoe UI" w:cs="Segoe UI"/>
          <w:color w:val="000000"/>
          <w:bdr w:val="none" w:sz="0" w:space="0" w:color="auto" w:frame="1"/>
        </w:rPr>
        <w:t>;  </w:t>
      </w:r>
    </w:p>
    <w:p w14:paraId="5AAC1029" w14:textId="46127511"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28A76DD7" wp14:editId="736A0A1A">
            <wp:extent cx="3465195" cy="553085"/>
            <wp:effectExtent l="0" t="0" r="1905" b="0"/>
            <wp:docPr id="62038747" name="Picture 19"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CL Commands in SQ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5195" cy="553085"/>
                    </a:xfrm>
                    <a:prstGeom prst="rect">
                      <a:avLst/>
                    </a:prstGeom>
                    <a:noFill/>
                    <a:ln>
                      <a:noFill/>
                    </a:ln>
                  </pic:spPr>
                </pic:pic>
              </a:graphicData>
            </a:graphic>
          </wp:inline>
        </w:drawing>
      </w:r>
    </w:p>
    <w:p w14:paraId="15F4D555"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Now, we will execute the following query to insert multiple records at the same time in the t_school table.</w:t>
      </w:r>
    </w:p>
    <w:p w14:paraId="6CA8C896"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t_school(ID, School_Name, Number_Of_Students, Number_Of_Teachers, Number_Of_Classrooms, EmailID)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(1, </w:t>
      </w:r>
      <w:r>
        <w:rPr>
          <w:rStyle w:val="string"/>
          <w:rFonts w:ascii="Segoe UI" w:hAnsi="Segoe UI" w:cs="Segoe UI"/>
          <w:color w:val="0000FF"/>
          <w:bdr w:val="none" w:sz="0" w:space="0" w:color="auto" w:frame="1"/>
        </w:rPr>
        <w:t>"Boys Town Public School"</w:t>
      </w:r>
      <w:r>
        <w:rPr>
          <w:rFonts w:ascii="Segoe UI" w:hAnsi="Segoe UI" w:cs="Segoe UI"/>
          <w:color w:val="000000"/>
          <w:bdr w:val="none" w:sz="0" w:space="0" w:color="auto" w:frame="1"/>
        </w:rPr>
        <w:t>, 1000, 80, 12, </w:t>
      </w:r>
      <w:r>
        <w:rPr>
          <w:rStyle w:val="string"/>
          <w:rFonts w:ascii="Segoe UI" w:hAnsi="Segoe UI" w:cs="Segoe UI"/>
          <w:color w:val="0000FF"/>
          <w:bdr w:val="none" w:sz="0" w:space="0" w:color="auto" w:frame="1"/>
        </w:rPr>
        <w:t>"btps15@gmail.com"</w:t>
      </w:r>
      <w:r>
        <w:rPr>
          <w:rFonts w:ascii="Segoe UI" w:hAnsi="Segoe UI" w:cs="Segoe UI"/>
          <w:color w:val="000000"/>
          <w:bdr w:val="none" w:sz="0" w:space="0" w:color="auto" w:frame="1"/>
        </w:rPr>
        <w:t>), (2, </w:t>
      </w:r>
      <w:r>
        <w:rPr>
          <w:rStyle w:val="string"/>
          <w:rFonts w:ascii="Segoe UI" w:hAnsi="Segoe UI" w:cs="Segoe UI"/>
          <w:color w:val="0000FF"/>
          <w:bdr w:val="none" w:sz="0" w:space="0" w:color="auto" w:frame="1"/>
        </w:rPr>
        <w:t>"Guru Govind Singh Public School"</w:t>
      </w:r>
      <w:r>
        <w:rPr>
          <w:rFonts w:ascii="Segoe UI" w:hAnsi="Segoe UI" w:cs="Segoe UI"/>
          <w:color w:val="000000"/>
          <w:bdr w:val="none" w:sz="0" w:space="0" w:color="auto" w:frame="1"/>
        </w:rPr>
        <w:t>, 800, 35, 15, </w:t>
      </w:r>
      <w:r>
        <w:rPr>
          <w:rStyle w:val="string"/>
          <w:rFonts w:ascii="Segoe UI" w:hAnsi="Segoe UI" w:cs="Segoe UI"/>
          <w:color w:val="0000FF"/>
          <w:bdr w:val="none" w:sz="0" w:space="0" w:color="auto" w:frame="1"/>
        </w:rPr>
        <w:t>"ggps25@gmail.com"</w:t>
      </w:r>
      <w:r>
        <w:rPr>
          <w:rFonts w:ascii="Segoe UI" w:hAnsi="Segoe UI" w:cs="Segoe UI"/>
          <w:color w:val="000000"/>
          <w:bdr w:val="none" w:sz="0" w:space="0" w:color="auto" w:frame="1"/>
        </w:rPr>
        <w:t>), (3, </w:t>
      </w:r>
      <w:r>
        <w:rPr>
          <w:rStyle w:val="string"/>
          <w:rFonts w:ascii="Segoe UI" w:hAnsi="Segoe UI" w:cs="Segoe UI"/>
          <w:color w:val="0000FF"/>
          <w:bdr w:val="none" w:sz="0" w:space="0" w:color="auto" w:frame="1"/>
        </w:rPr>
        <w:t>"Delhi Public School"</w:t>
      </w:r>
      <w:r>
        <w:rPr>
          <w:rFonts w:ascii="Segoe UI" w:hAnsi="Segoe UI" w:cs="Segoe UI"/>
          <w:color w:val="000000"/>
          <w:bdr w:val="none" w:sz="0" w:space="0" w:color="auto" w:frame="1"/>
        </w:rPr>
        <w:t>, 1200, 30, 10, </w:t>
      </w:r>
      <w:r>
        <w:rPr>
          <w:rStyle w:val="string"/>
          <w:rFonts w:ascii="Segoe UI" w:hAnsi="Segoe UI" w:cs="Segoe UI"/>
          <w:color w:val="0000FF"/>
          <w:bdr w:val="none" w:sz="0" w:space="0" w:color="auto" w:frame="1"/>
        </w:rPr>
        <w:t>"dps101@gmail.com"</w:t>
      </w:r>
      <w:r>
        <w:rPr>
          <w:rFonts w:ascii="Segoe UI" w:hAnsi="Segoe UI" w:cs="Segoe UI"/>
          <w:color w:val="000000"/>
          <w:bdr w:val="none" w:sz="0" w:space="0" w:color="auto" w:frame="1"/>
        </w:rPr>
        <w:t>), (4, </w:t>
      </w:r>
      <w:r>
        <w:rPr>
          <w:rStyle w:val="string"/>
          <w:rFonts w:ascii="Segoe UI" w:hAnsi="Segoe UI" w:cs="Segoe UI"/>
          <w:color w:val="0000FF"/>
          <w:bdr w:val="none" w:sz="0" w:space="0" w:color="auto" w:frame="1"/>
        </w:rPr>
        <w:t>"Ashoka Universal School"</w:t>
      </w:r>
      <w:r>
        <w:rPr>
          <w:rFonts w:ascii="Segoe UI" w:hAnsi="Segoe UI" w:cs="Segoe UI"/>
          <w:color w:val="000000"/>
          <w:bdr w:val="none" w:sz="0" w:space="0" w:color="auto" w:frame="1"/>
        </w:rPr>
        <w:t>, 1110, 40, 40, </w:t>
      </w:r>
      <w:r>
        <w:rPr>
          <w:rStyle w:val="string"/>
          <w:rFonts w:ascii="Segoe UI" w:hAnsi="Segoe UI" w:cs="Segoe UI"/>
          <w:color w:val="0000FF"/>
          <w:bdr w:val="none" w:sz="0" w:space="0" w:color="auto" w:frame="1"/>
        </w:rPr>
        <w:t>"aus17@gmail.com"</w:t>
      </w:r>
      <w:r>
        <w:rPr>
          <w:rFonts w:ascii="Segoe UI" w:hAnsi="Segoe UI" w:cs="Segoe UI"/>
          <w:color w:val="000000"/>
          <w:bdr w:val="none" w:sz="0" w:space="0" w:color="auto" w:frame="1"/>
        </w:rPr>
        <w:t>), (5, </w:t>
      </w:r>
      <w:r>
        <w:rPr>
          <w:rStyle w:val="string"/>
          <w:rFonts w:ascii="Segoe UI" w:hAnsi="Segoe UI" w:cs="Segoe UI"/>
          <w:color w:val="0000FF"/>
          <w:bdr w:val="none" w:sz="0" w:space="0" w:color="auto" w:frame="1"/>
        </w:rPr>
        <w:t>"Calibers English Medium School"</w:t>
      </w:r>
      <w:r>
        <w:rPr>
          <w:rFonts w:ascii="Segoe UI" w:hAnsi="Segoe UI" w:cs="Segoe UI"/>
          <w:color w:val="000000"/>
          <w:bdr w:val="none" w:sz="0" w:space="0" w:color="auto" w:frame="1"/>
        </w:rPr>
        <w:t>, 9000, 31, 50, </w:t>
      </w:r>
      <w:r>
        <w:rPr>
          <w:rStyle w:val="string"/>
          <w:rFonts w:ascii="Segoe UI" w:hAnsi="Segoe UI" w:cs="Segoe UI"/>
          <w:color w:val="0000FF"/>
          <w:bdr w:val="none" w:sz="0" w:space="0" w:color="auto" w:frame="1"/>
        </w:rPr>
        <w:t>"cems@gmail.com"</w:t>
      </w:r>
      <w:r>
        <w:rPr>
          <w:rFonts w:ascii="Segoe UI" w:hAnsi="Segoe UI" w:cs="Segoe UI"/>
          <w:color w:val="000000"/>
          <w:bdr w:val="none" w:sz="0" w:space="0" w:color="auto" w:frame="1"/>
        </w:rPr>
        <w:t>);  </w:t>
      </w:r>
    </w:p>
    <w:p w14:paraId="222410DD" w14:textId="2E0CDE6B"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3A2D9823" wp14:editId="7BA618A8">
            <wp:extent cx="5731510" cy="735330"/>
            <wp:effectExtent l="0" t="0" r="2540" b="7620"/>
            <wp:docPr id="1468914037" name="Picture 18"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CL Commands in SQ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735330"/>
                    </a:xfrm>
                    <a:prstGeom prst="rect">
                      <a:avLst/>
                    </a:prstGeom>
                    <a:noFill/>
                    <a:ln>
                      <a:noFill/>
                    </a:ln>
                  </pic:spPr>
                </pic:pic>
              </a:graphicData>
            </a:graphic>
          </wp:inline>
        </w:drawing>
      </w:r>
    </w:p>
    <w:p w14:paraId="5CA7B730"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lastRenderedPageBreak/>
        <w:t>We will now execute the SELECT query to verify the execution of the INSERT INTO query executed above.</w:t>
      </w:r>
    </w:p>
    <w:p w14:paraId="292BA287"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t_school;  </w:t>
      </w:r>
    </w:p>
    <w:p w14:paraId="0A06D2B6"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After executing the SELECT query on the t_school table, you will get the following output:</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1"/>
        <w:gridCol w:w="1385"/>
        <w:gridCol w:w="1868"/>
        <w:gridCol w:w="1859"/>
        <w:gridCol w:w="2016"/>
        <w:gridCol w:w="1567"/>
      </w:tblGrid>
      <w:tr w:rsidR="00071A09" w14:paraId="536A9723" w14:textId="77777777" w:rsidTr="00C40CE8">
        <w:tc>
          <w:tcPr>
            <w:tcW w:w="221" w:type="pct"/>
            <w:shd w:val="clear" w:color="auto" w:fill="C7CCBE"/>
            <w:tcMar>
              <w:top w:w="180" w:type="dxa"/>
              <w:left w:w="180" w:type="dxa"/>
              <w:bottom w:w="180" w:type="dxa"/>
              <w:right w:w="180" w:type="dxa"/>
            </w:tcMar>
            <w:hideMark/>
          </w:tcPr>
          <w:p w14:paraId="42CE5666" w14:textId="77777777" w:rsidR="00071A09" w:rsidRPr="00D460BB" w:rsidRDefault="00071A09" w:rsidP="00D460BB">
            <w:pPr>
              <w:ind w:left="360"/>
              <w:rPr>
                <w:rFonts w:ascii="Times New Roman" w:hAnsi="Times New Roman" w:cs="Times New Roman"/>
                <w:b/>
                <w:bCs/>
                <w:color w:val="000000"/>
                <w:sz w:val="26"/>
                <w:szCs w:val="26"/>
              </w:rPr>
            </w:pPr>
            <w:r w:rsidRPr="00D460BB">
              <w:rPr>
                <w:b/>
                <w:bCs/>
                <w:color w:val="000000"/>
                <w:sz w:val="26"/>
                <w:szCs w:val="26"/>
              </w:rPr>
              <w:t>ID</w:t>
            </w:r>
          </w:p>
        </w:tc>
        <w:tc>
          <w:tcPr>
            <w:tcW w:w="853" w:type="pct"/>
            <w:shd w:val="clear" w:color="auto" w:fill="C7CCBE"/>
            <w:tcMar>
              <w:top w:w="180" w:type="dxa"/>
              <w:left w:w="180" w:type="dxa"/>
              <w:bottom w:w="180" w:type="dxa"/>
              <w:right w:w="180" w:type="dxa"/>
            </w:tcMar>
            <w:hideMark/>
          </w:tcPr>
          <w:p w14:paraId="00D56F6F" w14:textId="77777777" w:rsidR="00071A09" w:rsidRPr="00D460BB" w:rsidRDefault="00071A09" w:rsidP="00D460BB">
            <w:pPr>
              <w:ind w:left="360"/>
              <w:rPr>
                <w:b/>
                <w:bCs/>
                <w:color w:val="000000"/>
                <w:sz w:val="26"/>
                <w:szCs w:val="26"/>
              </w:rPr>
            </w:pPr>
            <w:r w:rsidRPr="00D460BB">
              <w:rPr>
                <w:b/>
                <w:bCs/>
                <w:color w:val="000000"/>
                <w:sz w:val="26"/>
                <w:szCs w:val="26"/>
              </w:rPr>
              <w:t>School_Name</w:t>
            </w:r>
          </w:p>
        </w:tc>
        <w:tc>
          <w:tcPr>
            <w:tcW w:w="1009" w:type="pct"/>
            <w:shd w:val="clear" w:color="auto" w:fill="C7CCBE"/>
            <w:tcMar>
              <w:top w:w="180" w:type="dxa"/>
              <w:left w:w="180" w:type="dxa"/>
              <w:bottom w:w="180" w:type="dxa"/>
              <w:right w:w="180" w:type="dxa"/>
            </w:tcMar>
            <w:hideMark/>
          </w:tcPr>
          <w:p w14:paraId="1720A9C7" w14:textId="77777777" w:rsidR="00071A09" w:rsidRPr="00D460BB" w:rsidRDefault="00071A09" w:rsidP="00D460BB">
            <w:pPr>
              <w:ind w:left="360"/>
              <w:rPr>
                <w:b/>
                <w:bCs/>
                <w:color w:val="000000"/>
                <w:sz w:val="26"/>
                <w:szCs w:val="26"/>
              </w:rPr>
            </w:pPr>
            <w:r w:rsidRPr="00D460BB">
              <w:rPr>
                <w:b/>
                <w:bCs/>
                <w:color w:val="000000"/>
                <w:sz w:val="26"/>
                <w:szCs w:val="26"/>
              </w:rPr>
              <w:t>Number_Of_Students</w:t>
            </w:r>
          </w:p>
        </w:tc>
        <w:tc>
          <w:tcPr>
            <w:tcW w:w="1002" w:type="pct"/>
            <w:shd w:val="clear" w:color="auto" w:fill="C7CCBE"/>
            <w:tcMar>
              <w:top w:w="180" w:type="dxa"/>
              <w:left w:w="180" w:type="dxa"/>
              <w:bottom w:w="180" w:type="dxa"/>
              <w:right w:w="180" w:type="dxa"/>
            </w:tcMar>
            <w:hideMark/>
          </w:tcPr>
          <w:p w14:paraId="5B1DF077" w14:textId="77777777" w:rsidR="00071A09" w:rsidRPr="00D460BB" w:rsidRDefault="00071A09" w:rsidP="00D460BB">
            <w:pPr>
              <w:ind w:left="360"/>
              <w:rPr>
                <w:b/>
                <w:bCs/>
                <w:color w:val="000000"/>
                <w:sz w:val="26"/>
                <w:szCs w:val="26"/>
              </w:rPr>
            </w:pPr>
            <w:r w:rsidRPr="00D460BB">
              <w:rPr>
                <w:b/>
                <w:bCs/>
                <w:color w:val="000000"/>
                <w:sz w:val="26"/>
                <w:szCs w:val="26"/>
              </w:rPr>
              <w:t>Number_Of_Teachers</w:t>
            </w:r>
          </w:p>
        </w:tc>
        <w:tc>
          <w:tcPr>
            <w:tcW w:w="1108" w:type="pct"/>
            <w:shd w:val="clear" w:color="auto" w:fill="C7CCBE"/>
            <w:tcMar>
              <w:top w:w="180" w:type="dxa"/>
              <w:left w:w="180" w:type="dxa"/>
              <w:bottom w:w="180" w:type="dxa"/>
              <w:right w:w="180" w:type="dxa"/>
            </w:tcMar>
            <w:hideMark/>
          </w:tcPr>
          <w:p w14:paraId="269EDAEA" w14:textId="77777777" w:rsidR="00071A09" w:rsidRPr="00D460BB" w:rsidRDefault="00071A09" w:rsidP="00D460BB">
            <w:pPr>
              <w:ind w:left="360"/>
              <w:rPr>
                <w:b/>
                <w:bCs/>
                <w:color w:val="000000"/>
                <w:sz w:val="26"/>
                <w:szCs w:val="26"/>
              </w:rPr>
            </w:pPr>
            <w:r w:rsidRPr="00D460BB">
              <w:rPr>
                <w:b/>
                <w:bCs/>
                <w:color w:val="000000"/>
                <w:sz w:val="26"/>
                <w:szCs w:val="26"/>
              </w:rPr>
              <w:t>Number_Of_Classrooms</w:t>
            </w:r>
          </w:p>
        </w:tc>
        <w:tc>
          <w:tcPr>
            <w:tcW w:w="808" w:type="pct"/>
            <w:shd w:val="clear" w:color="auto" w:fill="C7CCBE"/>
            <w:tcMar>
              <w:top w:w="180" w:type="dxa"/>
              <w:left w:w="180" w:type="dxa"/>
              <w:bottom w:w="180" w:type="dxa"/>
              <w:right w:w="180" w:type="dxa"/>
            </w:tcMar>
            <w:hideMark/>
          </w:tcPr>
          <w:p w14:paraId="3740FE5A" w14:textId="77777777" w:rsidR="00071A09" w:rsidRPr="00D460BB" w:rsidRDefault="00071A09" w:rsidP="00D460BB">
            <w:pPr>
              <w:ind w:left="360"/>
              <w:rPr>
                <w:b/>
                <w:bCs/>
                <w:color w:val="000000"/>
                <w:sz w:val="26"/>
                <w:szCs w:val="26"/>
              </w:rPr>
            </w:pPr>
            <w:r w:rsidRPr="00D460BB">
              <w:rPr>
                <w:b/>
                <w:bCs/>
                <w:color w:val="000000"/>
                <w:sz w:val="26"/>
                <w:szCs w:val="26"/>
              </w:rPr>
              <w:t>EmailID</w:t>
            </w:r>
          </w:p>
        </w:tc>
      </w:tr>
      <w:tr w:rsidR="00071A09" w14:paraId="311A68EC"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350EC1" w14:textId="77777777" w:rsidR="00071A09" w:rsidRPr="00D460BB" w:rsidRDefault="00071A09" w:rsidP="00D460BB">
            <w:pPr>
              <w:ind w:left="360"/>
              <w:jc w:val="both"/>
              <w:rPr>
                <w:rFonts w:ascii="Segoe UI" w:hAnsi="Segoe UI" w:cs="Segoe UI"/>
                <w:color w:val="333333"/>
                <w:sz w:val="24"/>
                <w:szCs w:val="24"/>
              </w:rPr>
            </w:pPr>
            <w:r w:rsidRPr="00D460BB">
              <w:rPr>
                <w:rFonts w:ascii="Segoe UI" w:hAnsi="Segoe UI" w:cs="Segoe UI"/>
                <w:color w:val="333333"/>
              </w:rPr>
              <w:t>1</w:t>
            </w:r>
          </w:p>
        </w:tc>
        <w:tc>
          <w:tcPr>
            <w:tcW w:w="85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83D14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Boys Town Public School</w:t>
            </w:r>
          </w:p>
        </w:tc>
        <w:tc>
          <w:tcPr>
            <w:tcW w:w="100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01C3AD"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1000</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BCA6FA"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80</w:t>
            </w:r>
          </w:p>
        </w:tc>
        <w:tc>
          <w:tcPr>
            <w:tcW w:w="11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5EAA93"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12</w:t>
            </w:r>
          </w:p>
        </w:tc>
        <w:tc>
          <w:tcPr>
            <w:tcW w:w="8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C296A7"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btps15@gmail.com</w:t>
            </w:r>
          </w:p>
        </w:tc>
      </w:tr>
      <w:tr w:rsidR="00071A09" w14:paraId="58C6F061"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3800E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w:t>
            </w:r>
          </w:p>
        </w:tc>
        <w:tc>
          <w:tcPr>
            <w:tcW w:w="85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8839B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Guru Govind Singh Public School</w:t>
            </w:r>
          </w:p>
        </w:tc>
        <w:tc>
          <w:tcPr>
            <w:tcW w:w="100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C3053"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800</w:t>
            </w:r>
          </w:p>
        </w:tc>
        <w:tc>
          <w:tcPr>
            <w:tcW w:w="100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76B51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35</w:t>
            </w:r>
          </w:p>
        </w:tc>
        <w:tc>
          <w:tcPr>
            <w:tcW w:w="110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0F3F5A"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15</w:t>
            </w:r>
          </w:p>
        </w:tc>
        <w:tc>
          <w:tcPr>
            <w:tcW w:w="80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FE3868"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ggps25@gmail.com</w:t>
            </w:r>
          </w:p>
        </w:tc>
      </w:tr>
      <w:tr w:rsidR="00071A09" w14:paraId="41A814B1"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00AA14"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w:t>
            </w:r>
          </w:p>
        </w:tc>
        <w:tc>
          <w:tcPr>
            <w:tcW w:w="85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89B03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Delhi Public School</w:t>
            </w:r>
          </w:p>
        </w:tc>
        <w:tc>
          <w:tcPr>
            <w:tcW w:w="100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3AC802"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1200</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7E93D"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30</w:t>
            </w:r>
          </w:p>
        </w:tc>
        <w:tc>
          <w:tcPr>
            <w:tcW w:w="11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5BB44E"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10</w:t>
            </w:r>
          </w:p>
        </w:tc>
        <w:tc>
          <w:tcPr>
            <w:tcW w:w="8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210AC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dps101@gmail.com</w:t>
            </w:r>
          </w:p>
        </w:tc>
      </w:tr>
      <w:tr w:rsidR="00071A09" w14:paraId="4F50844F"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2EA94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w:t>
            </w:r>
          </w:p>
        </w:tc>
        <w:tc>
          <w:tcPr>
            <w:tcW w:w="85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2221D3"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Ashoka Universal School</w:t>
            </w:r>
          </w:p>
        </w:tc>
        <w:tc>
          <w:tcPr>
            <w:tcW w:w="100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788B98"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1110</w:t>
            </w:r>
          </w:p>
        </w:tc>
        <w:tc>
          <w:tcPr>
            <w:tcW w:w="100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902E4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40</w:t>
            </w:r>
          </w:p>
        </w:tc>
        <w:tc>
          <w:tcPr>
            <w:tcW w:w="110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4CD8A0"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40</w:t>
            </w:r>
          </w:p>
        </w:tc>
        <w:tc>
          <w:tcPr>
            <w:tcW w:w="80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1F42B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aus17@gmail.com</w:t>
            </w:r>
          </w:p>
        </w:tc>
      </w:tr>
      <w:tr w:rsidR="00071A09" w14:paraId="700E89A1"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F0AC41"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w:t>
            </w:r>
          </w:p>
        </w:tc>
        <w:tc>
          <w:tcPr>
            <w:tcW w:w="85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0D267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Calibers English Medium School</w:t>
            </w:r>
          </w:p>
        </w:tc>
        <w:tc>
          <w:tcPr>
            <w:tcW w:w="100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8A39F6"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9000</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DE872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31</w:t>
            </w:r>
          </w:p>
        </w:tc>
        <w:tc>
          <w:tcPr>
            <w:tcW w:w="11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F4D05E"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50</w:t>
            </w:r>
          </w:p>
        </w:tc>
        <w:tc>
          <w:tcPr>
            <w:tcW w:w="8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EA8C1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cems@gmail.com</w:t>
            </w:r>
          </w:p>
        </w:tc>
      </w:tr>
    </w:tbl>
    <w:p w14:paraId="78C2D5CD"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The output of the SELECT query shows that all the records are inserted successfully.</w:t>
      </w:r>
    </w:p>
    <w:p w14:paraId="65912476"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lastRenderedPageBreak/>
        <w:t>We will execute the COMMIT command to save the results of the operations carried on the t_school table.</w:t>
      </w:r>
    </w:p>
    <w:p w14:paraId="0C30C0FA"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COMMIT</w:t>
      </w:r>
      <w:r>
        <w:rPr>
          <w:rFonts w:ascii="Segoe UI" w:hAnsi="Segoe UI" w:cs="Segoe UI"/>
          <w:color w:val="000000"/>
          <w:bdr w:val="none" w:sz="0" w:space="0" w:color="auto" w:frame="1"/>
        </w:rPr>
        <w:t>;  </w:t>
      </w:r>
    </w:p>
    <w:p w14:paraId="4567DED5" w14:textId="06A019FF"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0232580D" wp14:editId="53412E75">
            <wp:extent cx="3465195" cy="584200"/>
            <wp:effectExtent l="0" t="0" r="1905" b="6350"/>
            <wp:docPr id="2086930698" name="Picture 17"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CL Commands in SQ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5195" cy="584200"/>
                    </a:xfrm>
                    <a:prstGeom prst="rect">
                      <a:avLst/>
                    </a:prstGeom>
                    <a:noFill/>
                    <a:ln>
                      <a:noFill/>
                    </a:ln>
                  </pic:spPr>
                </pic:pic>
              </a:graphicData>
            </a:graphic>
          </wp:inline>
        </w:drawing>
      </w:r>
    </w:p>
    <w:p w14:paraId="3CDC6B12"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Autocommit is by default enabled in MySQL. To turn it off, we will set the value of autocommit as 0.</w:t>
      </w:r>
    </w:p>
    <w:p w14:paraId="6F045546"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SET</w:t>
      </w:r>
      <w:r>
        <w:rPr>
          <w:rFonts w:ascii="Segoe UI" w:hAnsi="Segoe UI" w:cs="Segoe UI"/>
          <w:color w:val="000000"/>
          <w:bdr w:val="none" w:sz="0" w:space="0" w:color="auto" w:frame="1"/>
        </w:rPr>
        <w:t> autocommit = 0;  </w:t>
      </w:r>
    </w:p>
    <w:p w14:paraId="14484010" w14:textId="709A9E20"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60689C53" wp14:editId="03FF34D6">
            <wp:extent cx="3419475" cy="553085"/>
            <wp:effectExtent l="0" t="0" r="9525" b="0"/>
            <wp:docPr id="549219295" name="Picture 16"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CL Commands in SQ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9475" cy="553085"/>
                    </a:xfrm>
                    <a:prstGeom prst="rect">
                      <a:avLst/>
                    </a:prstGeom>
                    <a:noFill/>
                    <a:ln>
                      <a:noFill/>
                    </a:ln>
                  </pic:spPr>
                </pic:pic>
              </a:graphicData>
            </a:graphic>
          </wp:inline>
        </w:drawing>
      </w:r>
    </w:p>
    <w:p w14:paraId="32CE735D"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MySQL, by default, commits every query the user executes. But if the user wishes to commit only the specific queries instead of committing every query, then turning off the autocommit is useful.</w:t>
      </w:r>
    </w:p>
    <w:p w14:paraId="352C908D" w14:textId="77777777" w:rsidR="00071A09" w:rsidRDefault="00071A09"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2. SAVEPOINT</w:t>
      </w:r>
    </w:p>
    <w:p w14:paraId="09B23BEE"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We can divide the database operations into parts. For example, we can consider all the insert related queries that we will execute consecutively as one part of the transaction and the delete command as the other part of the transaction. Using the SAVEPOINT command in SQL, we can save these different parts of the same transaction using different names. </w:t>
      </w:r>
      <w:r>
        <w:rPr>
          <w:rStyle w:val="Emphasis"/>
          <w:rFonts w:ascii="Segoe UI" w:hAnsi="Segoe UI" w:cs="Segoe UI"/>
          <w:b/>
          <w:bCs/>
          <w:color w:val="333333"/>
        </w:rPr>
        <w:t>For example</w:t>
      </w:r>
      <w:r>
        <w:rPr>
          <w:rFonts w:ascii="Segoe UI" w:hAnsi="Segoe UI" w:cs="Segoe UI"/>
          <w:color w:val="333333"/>
        </w:rPr>
        <w:t>, we can save all the insert related queries with the savepoint named INS. To save all the insert related queries in one savepoint, we have to execute the SAVEPOINT query followed by the savepoint name after finishing the insert command execution.</w:t>
      </w:r>
    </w:p>
    <w:p w14:paraId="15B1D09C" w14:textId="77777777" w:rsidR="00071A09" w:rsidRDefault="00071A09"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Syntax:</w:t>
      </w:r>
    </w:p>
    <w:p w14:paraId="619CBE85"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SAVEPOINT savepoint_name;  </w:t>
      </w:r>
    </w:p>
    <w:p w14:paraId="5545E9F4" w14:textId="77777777" w:rsidR="00071A09" w:rsidRDefault="00071A09"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3. ROLLBACK</w:t>
      </w:r>
    </w:p>
    <w:p w14:paraId="762D1638"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While carrying a transaction, we must create savepoints to save different parts of the transaction. According to the user's changing requirements, he/she can roll back the transaction to different savepoints. </w:t>
      </w:r>
      <w:r>
        <w:rPr>
          <w:rStyle w:val="Emphasis"/>
          <w:rFonts w:ascii="Segoe UI" w:hAnsi="Segoe UI" w:cs="Segoe UI"/>
          <w:color w:val="333333"/>
        </w:rPr>
        <w:t>Consider a scenario</w:t>
      </w:r>
      <w:r>
        <w:rPr>
          <w:rFonts w:ascii="Segoe UI" w:hAnsi="Segoe UI" w:cs="Segoe UI"/>
          <w:color w:val="333333"/>
        </w:rPr>
        <w:t xml:space="preserve">: We have initiated a transaction followed by the table creation and record insertion into the table. After inserting records, we have created a savepoint INS. Then we executed a delete query, but later we thought that mistakenly we had removed the useful </w:t>
      </w:r>
      <w:r>
        <w:rPr>
          <w:rFonts w:ascii="Segoe UI" w:hAnsi="Segoe UI" w:cs="Segoe UI"/>
          <w:color w:val="333333"/>
        </w:rPr>
        <w:lastRenderedPageBreak/>
        <w:t>record. Therefore in such situations, we have an option of rolling back our transaction. In this case, we have to roll back our transaction using the </w:t>
      </w:r>
      <w:r>
        <w:rPr>
          <w:rStyle w:val="Emphasis"/>
          <w:rFonts w:ascii="Segoe UI" w:hAnsi="Segoe UI" w:cs="Segoe UI"/>
          <w:color w:val="333333"/>
        </w:rPr>
        <w:t>ROLLBACK</w:t>
      </w:r>
      <w:r>
        <w:rPr>
          <w:rFonts w:ascii="Segoe UI" w:hAnsi="Segoe UI" w:cs="Segoe UI"/>
          <w:color w:val="333333"/>
        </w:rPr>
        <w:t> command to the savepoint INS, which we have created before executing the DELETE query.</w:t>
      </w:r>
    </w:p>
    <w:p w14:paraId="3ABA67B7" w14:textId="77777777" w:rsidR="00071A09" w:rsidRDefault="00071A09"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Syntax:</w:t>
      </w:r>
    </w:p>
    <w:p w14:paraId="1C29BD9C"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ROLLBACK</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savepoint_name;  </w:t>
      </w:r>
    </w:p>
    <w:p w14:paraId="085BD341" w14:textId="77777777" w:rsidR="00071A09" w:rsidRDefault="00071A09"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Examples to understand the SAVEPOINT and ROLLBACK commands:</w:t>
      </w:r>
    </w:p>
    <w:p w14:paraId="45C42653" w14:textId="77777777" w:rsidR="00071A09" w:rsidRDefault="00071A09"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Example 1:</w:t>
      </w:r>
    </w:p>
    <w:p w14:paraId="10FF2375"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We will select an existing database, i.e., school.</w:t>
      </w:r>
    </w:p>
    <w:p w14:paraId="27000929"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USE school;  </w:t>
      </w:r>
    </w:p>
    <w:p w14:paraId="476C3293" w14:textId="01C023A9"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2841FF70" wp14:editId="28B34DE5">
            <wp:extent cx="5731510" cy="1758950"/>
            <wp:effectExtent l="0" t="0" r="2540" b="0"/>
            <wp:docPr id="1656087810" name="Picture 15"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CL Commands in SQ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758950"/>
                    </a:xfrm>
                    <a:prstGeom prst="rect">
                      <a:avLst/>
                    </a:prstGeom>
                    <a:noFill/>
                    <a:ln>
                      <a:noFill/>
                    </a:ln>
                  </pic:spPr>
                </pic:pic>
              </a:graphicData>
            </a:graphic>
          </wp:inline>
        </w:drawing>
      </w:r>
    </w:p>
    <w:p w14:paraId="1CDD1296"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To create a table named t_school, we will execute the following query:</w:t>
      </w:r>
    </w:p>
    <w:p w14:paraId="681ECE85"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t_school(ID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School_Name </w:t>
      </w:r>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(40), Number_Of_Students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Number_Of_Teachers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Number_Of_Classrooms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EmailID </w:t>
      </w:r>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(40));  </w:t>
      </w:r>
    </w:p>
    <w:p w14:paraId="00E5AFD8" w14:textId="205F44BA"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06F129A8" wp14:editId="30CC1570">
            <wp:extent cx="5731510" cy="376555"/>
            <wp:effectExtent l="0" t="0" r="2540" b="4445"/>
            <wp:docPr id="1363063756" name="Picture 14"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CL Commands in SQ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6555"/>
                    </a:xfrm>
                    <a:prstGeom prst="rect">
                      <a:avLst/>
                    </a:prstGeom>
                    <a:noFill/>
                    <a:ln>
                      <a:noFill/>
                    </a:ln>
                  </pic:spPr>
                </pic:pic>
              </a:graphicData>
            </a:graphic>
          </wp:inline>
        </w:drawing>
      </w:r>
    </w:p>
    <w:p w14:paraId="038A8DBC"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Now, we will execute the following query to insert multiple records at the same time in the t_school table.</w:t>
      </w:r>
    </w:p>
    <w:p w14:paraId="756C1E98"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t_school(ID, School_Name, Number_Of_Students, Number_Of_Teachers, Number_Of_Classrooms, EmailID)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(1, </w:t>
      </w:r>
      <w:r>
        <w:rPr>
          <w:rStyle w:val="string"/>
          <w:rFonts w:ascii="Segoe UI" w:hAnsi="Segoe UI" w:cs="Segoe UI"/>
          <w:color w:val="0000FF"/>
          <w:bdr w:val="none" w:sz="0" w:space="0" w:color="auto" w:frame="1"/>
        </w:rPr>
        <w:t>"Boys Town Public School"</w:t>
      </w:r>
      <w:r>
        <w:rPr>
          <w:rFonts w:ascii="Segoe UI" w:hAnsi="Segoe UI" w:cs="Segoe UI"/>
          <w:color w:val="000000"/>
          <w:bdr w:val="none" w:sz="0" w:space="0" w:color="auto" w:frame="1"/>
        </w:rPr>
        <w:t>, 1000, 80, 12, </w:t>
      </w:r>
      <w:r>
        <w:rPr>
          <w:rStyle w:val="string"/>
          <w:rFonts w:ascii="Segoe UI" w:hAnsi="Segoe UI" w:cs="Segoe UI"/>
          <w:color w:val="0000FF"/>
          <w:bdr w:val="none" w:sz="0" w:space="0" w:color="auto" w:frame="1"/>
        </w:rPr>
        <w:t>"btps15@gmail.com"</w:t>
      </w:r>
      <w:r>
        <w:rPr>
          <w:rFonts w:ascii="Segoe UI" w:hAnsi="Segoe UI" w:cs="Segoe UI"/>
          <w:color w:val="000000"/>
          <w:bdr w:val="none" w:sz="0" w:space="0" w:color="auto" w:frame="1"/>
        </w:rPr>
        <w:t>), (2, </w:t>
      </w:r>
      <w:r>
        <w:rPr>
          <w:rStyle w:val="string"/>
          <w:rFonts w:ascii="Segoe UI" w:hAnsi="Segoe UI" w:cs="Segoe UI"/>
          <w:color w:val="0000FF"/>
          <w:bdr w:val="none" w:sz="0" w:space="0" w:color="auto" w:frame="1"/>
        </w:rPr>
        <w:t>"Guru Govind Singh Public School"</w:t>
      </w:r>
      <w:r>
        <w:rPr>
          <w:rFonts w:ascii="Segoe UI" w:hAnsi="Segoe UI" w:cs="Segoe UI"/>
          <w:color w:val="000000"/>
          <w:bdr w:val="none" w:sz="0" w:space="0" w:color="auto" w:frame="1"/>
        </w:rPr>
        <w:t>, 800, 35, 15, </w:t>
      </w:r>
      <w:r>
        <w:rPr>
          <w:rStyle w:val="string"/>
          <w:rFonts w:ascii="Segoe UI" w:hAnsi="Segoe UI" w:cs="Segoe UI"/>
          <w:color w:val="0000FF"/>
          <w:bdr w:val="none" w:sz="0" w:space="0" w:color="auto" w:frame="1"/>
        </w:rPr>
        <w:t>"ggps25@gmail.com"</w:t>
      </w:r>
      <w:r>
        <w:rPr>
          <w:rFonts w:ascii="Segoe UI" w:hAnsi="Segoe UI" w:cs="Segoe UI"/>
          <w:color w:val="000000"/>
          <w:bdr w:val="none" w:sz="0" w:space="0" w:color="auto" w:frame="1"/>
        </w:rPr>
        <w:t>), (3, </w:t>
      </w:r>
      <w:r>
        <w:rPr>
          <w:rStyle w:val="string"/>
          <w:rFonts w:ascii="Segoe UI" w:hAnsi="Segoe UI" w:cs="Segoe UI"/>
          <w:color w:val="0000FF"/>
          <w:bdr w:val="none" w:sz="0" w:space="0" w:color="auto" w:frame="1"/>
        </w:rPr>
        <w:t>"Delhi Public School"</w:t>
      </w:r>
      <w:r>
        <w:rPr>
          <w:rFonts w:ascii="Segoe UI" w:hAnsi="Segoe UI" w:cs="Segoe UI"/>
          <w:color w:val="000000"/>
          <w:bdr w:val="none" w:sz="0" w:space="0" w:color="auto" w:frame="1"/>
        </w:rPr>
        <w:t>, 1200, 30, 10, </w:t>
      </w:r>
      <w:r>
        <w:rPr>
          <w:rStyle w:val="string"/>
          <w:rFonts w:ascii="Segoe UI" w:hAnsi="Segoe UI" w:cs="Segoe UI"/>
          <w:color w:val="0000FF"/>
          <w:bdr w:val="none" w:sz="0" w:space="0" w:color="auto" w:frame="1"/>
        </w:rPr>
        <w:t>"dps101</w:t>
      </w:r>
      <w:r>
        <w:rPr>
          <w:rStyle w:val="string"/>
          <w:rFonts w:ascii="Segoe UI" w:hAnsi="Segoe UI" w:cs="Segoe UI"/>
          <w:color w:val="0000FF"/>
          <w:bdr w:val="none" w:sz="0" w:space="0" w:color="auto" w:frame="1"/>
        </w:rPr>
        <w:lastRenderedPageBreak/>
        <w:t>@gmail.com"</w:t>
      </w:r>
      <w:r>
        <w:rPr>
          <w:rFonts w:ascii="Segoe UI" w:hAnsi="Segoe UI" w:cs="Segoe UI"/>
          <w:color w:val="000000"/>
          <w:bdr w:val="none" w:sz="0" w:space="0" w:color="auto" w:frame="1"/>
        </w:rPr>
        <w:t>), (4, </w:t>
      </w:r>
      <w:r>
        <w:rPr>
          <w:rStyle w:val="string"/>
          <w:rFonts w:ascii="Segoe UI" w:hAnsi="Segoe UI" w:cs="Segoe UI"/>
          <w:color w:val="0000FF"/>
          <w:bdr w:val="none" w:sz="0" w:space="0" w:color="auto" w:frame="1"/>
        </w:rPr>
        <w:t>"Ashoka Universal School"</w:t>
      </w:r>
      <w:r>
        <w:rPr>
          <w:rFonts w:ascii="Segoe UI" w:hAnsi="Segoe UI" w:cs="Segoe UI"/>
          <w:color w:val="000000"/>
          <w:bdr w:val="none" w:sz="0" w:space="0" w:color="auto" w:frame="1"/>
        </w:rPr>
        <w:t>, 1110, 40, 40, </w:t>
      </w:r>
      <w:r>
        <w:rPr>
          <w:rStyle w:val="string"/>
          <w:rFonts w:ascii="Segoe UI" w:hAnsi="Segoe UI" w:cs="Segoe UI"/>
          <w:color w:val="0000FF"/>
          <w:bdr w:val="none" w:sz="0" w:space="0" w:color="auto" w:frame="1"/>
        </w:rPr>
        <w:t>"aus17@gmail.com"</w:t>
      </w:r>
      <w:r>
        <w:rPr>
          <w:rFonts w:ascii="Segoe UI" w:hAnsi="Segoe UI" w:cs="Segoe UI"/>
          <w:color w:val="000000"/>
          <w:bdr w:val="none" w:sz="0" w:space="0" w:color="auto" w:frame="1"/>
        </w:rPr>
        <w:t>), (5, </w:t>
      </w:r>
      <w:r>
        <w:rPr>
          <w:rStyle w:val="string"/>
          <w:rFonts w:ascii="Segoe UI" w:hAnsi="Segoe UI" w:cs="Segoe UI"/>
          <w:color w:val="0000FF"/>
          <w:bdr w:val="none" w:sz="0" w:space="0" w:color="auto" w:frame="1"/>
        </w:rPr>
        <w:t>"Calibers English Medium School"</w:t>
      </w:r>
      <w:r>
        <w:rPr>
          <w:rFonts w:ascii="Segoe UI" w:hAnsi="Segoe UI" w:cs="Segoe UI"/>
          <w:color w:val="000000"/>
          <w:bdr w:val="none" w:sz="0" w:space="0" w:color="auto" w:frame="1"/>
        </w:rPr>
        <w:t>, 9000, 31, 50, </w:t>
      </w:r>
      <w:r>
        <w:rPr>
          <w:rStyle w:val="string"/>
          <w:rFonts w:ascii="Segoe UI" w:hAnsi="Segoe UI" w:cs="Segoe UI"/>
          <w:color w:val="0000FF"/>
          <w:bdr w:val="none" w:sz="0" w:space="0" w:color="auto" w:frame="1"/>
        </w:rPr>
        <w:t>"cems@gmail.com"</w:t>
      </w:r>
      <w:r>
        <w:rPr>
          <w:rFonts w:ascii="Segoe UI" w:hAnsi="Segoe UI" w:cs="Segoe UI"/>
          <w:color w:val="000000"/>
          <w:bdr w:val="none" w:sz="0" w:space="0" w:color="auto" w:frame="1"/>
        </w:rPr>
        <w:t>);  </w:t>
      </w:r>
    </w:p>
    <w:p w14:paraId="4FDE910D" w14:textId="668EE11F"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6CD7CDD2" wp14:editId="2883E257">
            <wp:extent cx="5731510" cy="735330"/>
            <wp:effectExtent l="0" t="0" r="2540" b="7620"/>
            <wp:docPr id="73808494" name="Picture 13"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CL Commands in SQ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735330"/>
                    </a:xfrm>
                    <a:prstGeom prst="rect">
                      <a:avLst/>
                    </a:prstGeom>
                    <a:noFill/>
                    <a:ln>
                      <a:noFill/>
                    </a:ln>
                  </pic:spPr>
                </pic:pic>
              </a:graphicData>
            </a:graphic>
          </wp:inline>
        </w:drawing>
      </w:r>
    </w:p>
    <w:p w14:paraId="286F7EF5"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We will now execute the SELECT query to verify the execution of the INSERT INTO query executed above.</w:t>
      </w:r>
    </w:p>
    <w:p w14:paraId="586651AC"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t_school;  </w:t>
      </w:r>
    </w:p>
    <w:p w14:paraId="68581710"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After executing the SELECT query on the t_school table, you will get the following output:</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1"/>
        <w:gridCol w:w="1385"/>
        <w:gridCol w:w="1868"/>
        <w:gridCol w:w="1859"/>
        <w:gridCol w:w="2016"/>
        <w:gridCol w:w="1567"/>
      </w:tblGrid>
      <w:tr w:rsidR="00071A09" w14:paraId="27BBB238" w14:textId="77777777" w:rsidTr="00C40CE8">
        <w:tc>
          <w:tcPr>
            <w:tcW w:w="221" w:type="pct"/>
            <w:shd w:val="clear" w:color="auto" w:fill="C7CCBE"/>
            <w:tcMar>
              <w:top w:w="180" w:type="dxa"/>
              <w:left w:w="180" w:type="dxa"/>
              <w:bottom w:w="180" w:type="dxa"/>
              <w:right w:w="180" w:type="dxa"/>
            </w:tcMar>
            <w:hideMark/>
          </w:tcPr>
          <w:p w14:paraId="1679AA04" w14:textId="77777777" w:rsidR="00071A09" w:rsidRPr="00D460BB" w:rsidRDefault="00071A09" w:rsidP="00D460BB">
            <w:pPr>
              <w:ind w:left="360"/>
              <w:rPr>
                <w:rFonts w:ascii="Times New Roman" w:hAnsi="Times New Roman" w:cs="Times New Roman"/>
                <w:b/>
                <w:bCs/>
                <w:color w:val="000000"/>
                <w:sz w:val="26"/>
                <w:szCs w:val="26"/>
              </w:rPr>
            </w:pPr>
            <w:r w:rsidRPr="00D460BB">
              <w:rPr>
                <w:b/>
                <w:bCs/>
                <w:color w:val="000000"/>
                <w:sz w:val="26"/>
                <w:szCs w:val="26"/>
              </w:rPr>
              <w:t>ID</w:t>
            </w:r>
          </w:p>
        </w:tc>
        <w:tc>
          <w:tcPr>
            <w:tcW w:w="853" w:type="pct"/>
            <w:shd w:val="clear" w:color="auto" w:fill="C7CCBE"/>
            <w:tcMar>
              <w:top w:w="180" w:type="dxa"/>
              <w:left w:w="180" w:type="dxa"/>
              <w:bottom w:w="180" w:type="dxa"/>
              <w:right w:w="180" w:type="dxa"/>
            </w:tcMar>
            <w:hideMark/>
          </w:tcPr>
          <w:p w14:paraId="547C0FD4" w14:textId="77777777" w:rsidR="00071A09" w:rsidRPr="00D460BB" w:rsidRDefault="00071A09" w:rsidP="00D460BB">
            <w:pPr>
              <w:ind w:left="360"/>
              <w:rPr>
                <w:b/>
                <w:bCs/>
                <w:color w:val="000000"/>
                <w:sz w:val="26"/>
                <w:szCs w:val="26"/>
              </w:rPr>
            </w:pPr>
            <w:r w:rsidRPr="00D460BB">
              <w:rPr>
                <w:b/>
                <w:bCs/>
                <w:color w:val="000000"/>
                <w:sz w:val="26"/>
                <w:szCs w:val="26"/>
              </w:rPr>
              <w:t>School_Name</w:t>
            </w:r>
          </w:p>
        </w:tc>
        <w:tc>
          <w:tcPr>
            <w:tcW w:w="1009" w:type="pct"/>
            <w:shd w:val="clear" w:color="auto" w:fill="C7CCBE"/>
            <w:tcMar>
              <w:top w:w="180" w:type="dxa"/>
              <w:left w:w="180" w:type="dxa"/>
              <w:bottom w:w="180" w:type="dxa"/>
              <w:right w:w="180" w:type="dxa"/>
            </w:tcMar>
            <w:hideMark/>
          </w:tcPr>
          <w:p w14:paraId="36781095" w14:textId="77777777" w:rsidR="00071A09" w:rsidRPr="00D460BB" w:rsidRDefault="00071A09" w:rsidP="00D460BB">
            <w:pPr>
              <w:ind w:left="360"/>
              <w:rPr>
                <w:b/>
                <w:bCs/>
                <w:color w:val="000000"/>
                <w:sz w:val="26"/>
                <w:szCs w:val="26"/>
              </w:rPr>
            </w:pPr>
            <w:r w:rsidRPr="00D460BB">
              <w:rPr>
                <w:b/>
                <w:bCs/>
                <w:color w:val="000000"/>
                <w:sz w:val="26"/>
                <w:szCs w:val="26"/>
              </w:rPr>
              <w:t>Number_Of_Students</w:t>
            </w:r>
          </w:p>
        </w:tc>
        <w:tc>
          <w:tcPr>
            <w:tcW w:w="1002" w:type="pct"/>
            <w:shd w:val="clear" w:color="auto" w:fill="C7CCBE"/>
            <w:tcMar>
              <w:top w:w="180" w:type="dxa"/>
              <w:left w:w="180" w:type="dxa"/>
              <w:bottom w:w="180" w:type="dxa"/>
              <w:right w:w="180" w:type="dxa"/>
            </w:tcMar>
            <w:hideMark/>
          </w:tcPr>
          <w:p w14:paraId="3720F26E" w14:textId="77777777" w:rsidR="00071A09" w:rsidRPr="00D460BB" w:rsidRDefault="00071A09" w:rsidP="00D460BB">
            <w:pPr>
              <w:ind w:left="360"/>
              <w:rPr>
                <w:b/>
                <w:bCs/>
                <w:color w:val="000000"/>
                <w:sz w:val="26"/>
                <w:szCs w:val="26"/>
              </w:rPr>
            </w:pPr>
            <w:r w:rsidRPr="00D460BB">
              <w:rPr>
                <w:b/>
                <w:bCs/>
                <w:color w:val="000000"/>
                <w:sz w:val="26"/>
                <w:szCs w:val="26"/>
              </w:rPr>
              <w:t>Number_Of_Teachers</w:t>
            </w:r>
          </w:p>
        </w:tc>
        <w:tc>
          <w:tcPr>
            <w:tcW w:w="1108" w:type="pct"/>
            <w:shd w:val="clear" w:color="auto" w:fill="C7CCBE"/>
            <w:tcMar>
              <w:top w:w="180" w:type="dxa"/>
              <w:left w:w="180" w:type="dxa"/>
              <w:bottom w:w="180" w:type="dxa"/>
              <w:right w:w="180" w:type="dxa"/>
            </w:tcMar>
            <w:hideMark/>
          </w:tcPr>
          <w:p w14:paraId="060138B0" w14:textId="77777777" w:rsidR="00071A09" w:rsidRPr="00D460BB" w:rsidRDefault="00071A09" w:rsidP="00D460BB">
            <w:pPr>
              <w:ind w:left="360"/>
              <w:rPr>
                <w:b/>
                <w:bCs/>
                <w:color w:val="000000"/>
                <w:sz w:val="26"/>
                <w:szCs w:val="26"/>
              </w:rPr>
            </w:pPr>
            <w:r w:rsidRPr="00D460BB">
              <w:rPr>
                <w:b/>
                <w:bCs/>
                <w:color w:val="000000"/>
                <w:sz w:val="26"/>
                <w:szCs w:val="26"/>
              </w:rPr>
              <w:t>Number_Of_Classrooms</w:t>
            </w:r>
          </w:p>
        </w:tc>
        <w:tc>
          <w:tcPr>
            <w:tcW w:w="808" w:type="pct"/>
            <w:shd w:val="clear" w:color="auto" w:fill="C7CCBE"/>
            <w:tcMar>
              <w:top w:w="180" w:type="dxa"/>
              <w:left w:w="180" w:type="dxa"/>
              <w:bottom w:w="180" w:type="dxa"/>
              <w:right w:w="180" w:type="dxa"/>
            </w:tcMar>
            <w:hideMark/>
          </w:tcPr>
          <w:p w14:paraId="77E8596D" w14:textId="77777777" w:rsidR="00071A09" w:rsidRPr="00D460BB" w:rsidRDefault="00071A09" w:rsidP="00D460BB">
            <w:pPr>
              <w:ind w:left="360"/>
              <w:rPr>
                <w:b/>
                <w:bCs/>
                <w:color w:val="000000"/>
                <w:sz w:val="26"/>
                <w:szCs w:val="26"/>
              </w:rPr>
            </w:pPr>
            <w:r w:rsidRPr="00D460BB">
              <w:rPr>
                <w:b/>
                <w:bCs/>
                <w:color w:val="000000"/>
                <w:sz w:val="26"/>
                <w:szCs w:val="26"/>
              </w:rPr>
              <w:t>EmailID</w:t>
            </w:r>
          </w:p>
        </w:tc>
      </w:tr>
      <w:tr w:rsidR="00071A09" w14:paraId="3EC3D2EB"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0DF7D" w14:textId="77777777" w:rsidR="00071A09" w:rsidRPr="00D460BB" w:rsidRDefault="00071A09" w:rsidP="00D460BB">
            <w:pPr>
              <w:ind w:left="360"/>
              <w:jc w:val="both"/>
              <w:rPr>
                <w:rFonts w:ascii="Segoe UI" w:hAnsi="Segoe UI" w:cs="Segoe UI"/>
                <w:color w:val="333333"/>
                <w:sz w:val="24"/>
                <w:szCs w:val="24"/>
              </w:rPr>
            </w:pPr>
            <w:r w:rsidRPr="00D460BB">
              <w:rPr>
                <w:rFonts w:ascii="Segoe UI" w:hAnsi="Segoe UI" w:cs="Segoe UI"/>
                <w:color w:val="333333"/>
              </w:rPr>
              <w:t>1</w:t>
            </w:r>
          </w:p>
        </w:tc>
        <w:tc>
          <w:tcPr>
            <w:tcW w:w="85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7AB3C0"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Boys Town Public School 1000</w:t>
            </w:r>
          </w:p>
        </w:tc>
        <w:tc>
          <w:tcPr>
            <w:tcW w:w="100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4E9176"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80</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2F2500"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12</w:t>
            </w:r>
          </w:p>
        </w:tc>
        <w:tc>
          <w:tcPr>
            <w:tcW w:w="11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AB2F44"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btps15@gmail.com</w:t>
            </w:r>
          </w:p>
        </w:tc>
        <w:tc>
          <w:tcPr>
            <w:tcW w:w="808" w:type="pct"/>
            <w:shd w:val="clear" w:color="auto" w:fill="FFFFFF"/>
            <w:vAlign w:val="center"/>
            <w:hideMark/>
          </w:tcPr>
          <w:p w14:paraId="4A411B5E" w14:textId="77777777" w:rsidR="00071A09" w:rsidRPr="00D460BB" w:rsidRDefault="00071A09" w:rsidP="00D460BB">
            <w:pPr>
              <w:ind w:left="360"/>
              <w:rPr>
                <w:sz w:val="20"/>
                <w:szCs w:val="20"/>
              </w:rPr>
            </w:pPr>
          </w:p>
        </w:tc>
      </w:tr>
      <w:tr w:rsidR="00071A09" w14:paraId="70597012"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7F5F2E"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w:t>
            </w:r>
          </w:p>
        </w:tc>
        <w:tc>
          <w:tcPr>
            <w:tcW w:w="85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735170"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Guru Govind Singh Public School</w:t>
            </w:r>
          </w:p>
        </w:tc>
        <w:tc>
          <w:tcPr>
            <w:tcW w:w="100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07F48E"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800</w:t>
            </w:r>
          </w:p>
        </w:tc>
        <w:tc>
          <w:tcPr>
            <w:tcW w:w="100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3DAE46"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35</w:t>
            </w:r>
          </w:p>
        </w:tc>
        <w:tc>
          <w:tcPr>
            <w:tcW w:w="110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53803B"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15</w:t>
            </w:r>
          </w:p>
        </w:tc>
        <w:tc>
          <w:tcPr>
            <w:tcW w:w="80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6B383E"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ggps25@gmail.com</w:t>
            </w:r>
          </w:p>
        </w:tc>
      </w:tr>
      <w:tr w:rsidR="00071A09" w14:paraId="3CE9D276"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D62AB"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w:t>
            </w:r>
          </w:p>
        </w:tc>
        <w:tc>
          <w:tcPr>
            <w:tcW w:w="85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2F04FA"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Delhi Public School</w:t>
            </w:r>
          </w:p>
        </w:tc>
        <w:tc>
          <w:tcPr>
            <w:tcW w:w="100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DEAFE8"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1200</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0F1CE3"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30</w:t>
            </w:r>
          </w:p>
        </w:tc>
        <w:tc>
          <w:tcPr>
            <w:tcW w:w="11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426DA"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10</w:t>
            </w:r>
          </w:p>
        </w:tc>
        <w:tc>
          <w:tcPr>
            <w:tcW w:w="8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E352B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dps101@gmail.com</w:t>
            </w:r>
          </w:p>
        </w:tc>
      </w:tr>
      <w:tr w:rsidR="00071A09" w14:paraId="43BEFDE5"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3BBC60"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w:t>
            </w:r>
          </w:p>
        </w:tc>
        <w:tc>
          <w:tcPr>
            <w:tcW w:w="85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B6A1F8"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Ashoka Universal School</w:t>
            </w:r>
          </w:p>
        </w:tc>
        <w:tc>
          <w:tcPr>
            <w:tcW w:w="100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05A92"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1110</w:t>
            </w:r>
          </w:p>
        </w:tc>
        <w:tc>
          <w:tcPr>
            <w:tcW w:w="100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4F64B7"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40</w:t>
            </w:r>
          </w:p>
        </w:tc>
        <w:tc>
          <w:tcPr>
            <w:tcW w:w="110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D77382"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40</w:t>
            </w:r>
          </w:p>
        </w:tc>
        <w:tc>
          <w:tcPr>
            <w:tcW w:w="80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771075"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aus17@gmail.com</w:t>
            </w:r>
          </w:p>
        </w:tc>
      </w:tr>
      <w:tr w:rsidR="00071A09" w14:paraId="6E516031"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1F062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lastRenderedPageBreak/>
              <w:t>5</w:t>
            </w:r>
          </w:p>
        </w:tc>
        <w:tc>
          <w:tcPr>
            <w:tcW w:w="85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3C8080"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Calibers English Medium School</w:t>
            </w:r>
          </w:p>
        </w:tc>
        <w:tc>
          <w:tcPr>
            <w:tcW w:w="100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AA962"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9000</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E0EA3E"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31</w:t>
            </w:r>
          </w:p>
        </w:tc>
        <w:tc>
          <w:tcPr>
            <w:tcW w:w="11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873DF8"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50</w:t>
            </w:r>
          </w:p>
        </w:tc>
        <w:tc>
          <w:tcPr>
            <w:tcW w:w="8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6106DE"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cems@gmail.com</w:t>
            </w:r>
          </w:p>
        </w:tc>
      </w:tr>
    </w:tbl>
    <w:p w14:paraId="42E42712"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The output of the SELECT query shows that all the records are inserted successfully.</w:t>
      </w:r>
    </w:p>
    <w:p w14:paraId="45BBAD56"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BEGIN / START TRANSACTION command is used to start the transaction.</w:t>
      </w:r>
    </w:p>
    <w:p w14:paraId="4BF5A73D"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START </w:t>
      </w:r>
      <w:r>
        <w:rPr>
          <w:rStyle w:val="keyword"/>
          <w:rFonts w:ascii="Segoe UI" w:hAnsi="Segoe UI" w:cs="Segoe UI"/>
          <w:b/>
          <w:bCs/>
          <w:color w:val="006699"/>
          <w:bdr w:val="none" w:sz="0" w:space="0" w:color="auto" w:frame="1"/>
        </w:rPr>
        <w:t>TRANSACTION</w:t>
      </w:r>
      <w:r>
        <w:rPr>
          <w:rFonts w:ascii="Segoe UI" w:hAnsi="Segoe UI" w:cs="Segoe UI"/>
          <w:color w:val="000000"/>
          <w:bdr w:val="none" w:sz="0" w:space="0" w:color="auto" w:frame="1"/>
        </w:rPr>
        <w:t>;  </w:t>
      </w:r>
    </w:p>
    <w:p w14:paraId="2A1DB7B0" w14:textId="1878D8D3"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2DFFEF8B" wp14:editId="0398D039">
            <wp:extent cx="3465195" cy="553085"/>
            <wp:effectExtent l="0" t="0" r="1905" b="0"/>
            <wp:docPr id="216751578" name="Picture 12"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CL Commands in SQ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5195" cy="553085"/>
                    </a:xfrm>
                    <a:prstGeom prst="rect">
                      <a:avLst/>
                    </a:prstGeom>
                    <a:noFill/>
                    <a:ln>
                      <a:noFill/>
                    </a:ln>
                  </pic:spPr>
                </pic:pic>
              </a:graphicData>
            </a:graphic>
          </wp:inline>
        </w:drawing>
      </w:r>
    </w:p>
    <w:p w14:paraId="511C9D53"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As we know, the SAVEPOINT command in SQL is used to save the different parts of the same transaction using different names. Consider till this point as one part of our transaction. We will save this part using a savepoint named Insertion.</w:t>
      </w:r>
    </w:p>
    <w:p w14:paraId="51CC5071"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SAVEPOINT Insertion;  </w:t>
      </w:r>
    </w:p>
    <w:p w14:paraId="2636F058" w14:textId="4ECC7DCF"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4E9583E2" wp14:editId="639B1048">
            <wp:extent cx="3526790" cy="522605"/>
            <wp:effectExtent l="0" t="0" r="0" b="0"/>
            <wp:docPr id="152741088" name="Picture 11"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CL Commands in SQ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6790" cy="522605"/>
                    </a:xfrm>
                    <a:prstGeom prst="rect">
                      <a:avLst/>
                    </a:prstGeom>
                    <a:noFill/>
                    <a:ln>
                      <a:noFill/>
                    </a:ln>
                  </pic:spPr>
                </pic:pic>
              </a:graphicData>
            </a:graphic>
          </wp:inline>
        </w:drawing>
      </w:r>
    </w:p>
    <w:p w14:paraId="24AF2C06"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Now, we will execute the update command on the t_school table to set the Number_Of_Students as 9050 for the record with ID 5.</w:t>
      </w:r>
    </w:p>
    <w:p w14:paraId="6F38A3AA"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UPDATE</w:t>
      </w:r>
      <w:r>
        <w:rPr>
          <w:rFonts w:ascii="Segoe UI" w:hAnsi="Segoe UI" w:cs="Segoe UI"/>
          <w:color w:val="000000"/>
          <w:bdr w:val="none" w:sz="0" w:space="0" w:color="auto" w:frame="1"/>
        </w:rPr>
        <w:t> t_school </w:t>
      </w:r>
      <w:r>
        <w:rPr>
          <w:rStyle w:val="keyword"/>
          <w:rFonts w:ascii="Segoe UI" w:hAnsi="Segoe UI" w:cs="Segoe UI"/>
          <w:b/>
          <w:bCs/>
          <w:color w:val="006699"/>
          <w:bdr w:val="none" w:sz="0" w:space="0" w:color="auto" w:frame="1"/>
        </w:rPr>
        <w:t>SET</w:t>
      </w:r>
      <w:r>
        <w:rPr>
          <w:rFonts w:ascii="Segoe UI" w:hAnsi="Segoe UI" w:cs="Segoe UI"/>
          <w:color w:val="000000"/>
          <w:bdr w:val="none" w:sz="0" w:space="0" w:color="auto" w:frame="1"/>
        </w:rPr>
        <w:t> Number_Of_Students = 9050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ID = 5;  </w:t>
      </w:r>
    </w:p>
    <w:p w14:paraId="6AEBA784" w14:textId="0C2A3EA2"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58F14D84" wp14:editId="3CFE8B13">
            <wp:extent cx="5731510" cy="713740"/>
            <wp:effectExtent l="0" t="0" r="2540" b="0"/>
            <wp:docPr id="652890595" name="Picture 10"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CL Commands in SQ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713740"/>
                    </a:xfrm>
                    <a:prstGeom prst="rect">
                      <a:avLst/>
                    </a:prstGeom>
                    <a:noFill/>
                    <a:ln>
                      <a:noFill/>
                    </a:ln>
                  </pic:spPr>
                </pic:pic>
              </a:graphicData>
            </a:graphic>
          </wp:inline>
        </w:drawing>
      </w:r>
    </w:p>
    <w:p w14:paraId="6D866F68"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To verify that the record with ID 5 now has the Number_Of_Students as 9050, we will execute the SELECT query.</w:t>
      </w:r>
    </w:p>
    <w:p w14:paraId="596CDDBE"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t_school;  </w:t>
      </w:r>
    </w:p>
    <w:p w14:paraId="4083B0B1"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lastRenderedPageBreak/>
        <w:t>After executing the SELECT query on the t_school table, you will get the following output:</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1"/>
        <w:gridCol w:w="1385"/>
        <w:gridCol w:w="1868"/>
        <w:gridCol w:w="1859"/>
        <w:gridCol w:w="2016"/>
        <w:gridCol w:w="1567"/>
      </w:tblGrid>
      <w:tr w:rsidR="00071A09" w14:paraId="56CBEE97" w14:textId="77777777" w:rsidTr="00C40CE8">
        <w:tc>
          <w:tcPr>
            <w:tcW w:w="221" w:type="pct"/>
            <w:shd w:val="clear" w:color="auto" w:fill="C7CCBE"/>
            <w:tcMar>
              <w:top w:w="180" w:type="dxa"/>
              <w:left w:w="180" w:type="dxa"/>
              <w:bottom w:w="180" w:type="dxa"/>
              <w:right w:w="180" w:type="dxa"/>
            </w:tcMar>
            <w:hideMark/>
          </w:tcPr>
          <w:p w14:paraId="171E5B02" w14:textId="77777777" w:rsidR="00071A09" w:rsidRPr="00D460BB" w:rsidRDefault="00071A09" w:rsidP="00D460BB">
            <w:pPr>
              <w:ind w:left="360"/>
              <w:rPr>
                <w:rFonts w:ascii="Times New Roman" w:hAnsi="Times New Roman" w:cs="Times New Roman"/>
                <w:b/>
                <w:bCs/>
                <w:color w:val="000000"/>
                <w:sz w:val="26"/>
                <w:szCs w:val="26"/>
              </w:rPr>
            </w:pPr>
            <w:r w:rsidRPr="00D460BB">
              <w:rPr>
                <w:b/>
                <w:bCs/>
                <w:color w:val="000000"/>
                <w:sz w:val="26"/>
                <w:szCs w:val="26"/>
              </w:rPr>
              <w:t>ID</w:t>
            </w:r>
          </w:p>
        </w:tc>
        <w:tc>
          <w:tcPr>
            <w:tcW w:w="853" w:type="pct"/>
            <w:shd w:val="clear" w:color="auto" w:fill="C7CCBE"/>
            <w:tcMar>
              <w:top w:w="180" w:type="dxa"/>
              <w:left w:w="180" w:type="dxa"/>
              <w:bottom w:w="180" w:type="dxa"/>
              <w:right w:w="180" w:type="dxa"/>
            </w:tcMar>
            <w:hideMark/>
          </w:tcPr>
          <w:p w14:paraId="02961400" w14:textId="77777777" w:rsidR="00071A09" w:rsidRPr="00D460BB" w:rsidRDefault="00071A09" w:rsidP="00D460BB">
            <w:pPr>
              <w:ind w:left="360"/>
              <w:rPr>
                <w:b/>
                <w:bCs/>
                <w:color w:val="000000"/>
                <w:sz w:val="26"/>
                <w:szCs w:val="26"/>
              </w:rPr>
            </w:pPr>
            <w:r w:rsidRPr="00D460BB">
              <w:rPr>
                <w:b/>
                <w:bCs/>
                <w:color w:val="000000"/>
                <w:sz w:val="26"/>
                <w:szCs w:val="26"/>
              </w:rPr>
              <w:t>School_Name</w:t>
            </w:r>
          </w:p>
        </w:tc>
        <w:tc>
          <w:tcPr>
            <w:tcW w:w="1009" w:type="pct"/>
            <w:shd w:val="clear" w:color="auto" w:fill="C7CCBE"/>
            <w:tcMar>
              <w:top w:w="180" w:type="dxa"/>
              <w:left w:w="180" w:type="dxa"/>
              <w:bottom w:w="180" w:type="dxa"/>
              <w:right w:w="180" w:type="dxa"/>
            </w:tcMar>
            <w:hideMark/>
          </w:tcPr>
          <w:p w14:paraId="528A0749" w14:textId="77777777" w:rsidR="00071A09" w:rsidRPr="00D460BB" w:rsidRDefault="00071A09" w:rsidP="00D460BB">
            <w:pPr>
              <w:ind w:left="360"/>
              <w:rPr>
                <w:b/>
                <w:bCs/>
                <w:color w:val="000000"/>
                <w:sz w:val="26"/>
                <w:szCs w:val="26"/>
              </w:rPr>
            </w:pPr>
            <w:r w:rsidRPr="00D460BB">
              <w:rPr>
                <w:b/>
                <w:bCs/>
                <w:color w:val="000000"/>
                <w:sz w:val="26"/>
                <w:szCs w:val="26"/>
              </w:rPr>
              <w:t>Number_Of_Students</w:t>
            </w:r>
          </w:p>
        </w:tc>
        <w:tc>
          <w:tcPr>
            <w:tcW w:w="1002" w:type="pct"/>
            <w:shd w:val="clear" w:color="auto" w:fill="C7CCBE"/>
            <w:tcMar>
              <w:top w:w="180" w:type="dxa"/>
              <w:left w:w="180" w:type="dxa"/>
              <w:bottom w:w="180" w:type="dxa"/>
              <w:right w:w="180" w:type="dxa"/>
            </w:tcMar>
            <w:hideMark/>
          </w:tcPr>
          <w:p w14:paraId="144659B6" w14:textId="77777777" w:rsidR="00071A09" w:rsidRPr="00D460BB" w:rsidRDefault="00071A09" w:rsidP="00D460BB">
            <w:pPr>
              <w:ind w:left="360"/>
              <w:rPr>
                <w:b/>
                <w:bCs/>
                <w:color w:val="000000"/>
                <w:sz w:val="26"/>
                <w:szCs w:val="26"/>
              </w:rPr>
            </w:pPr>
            <w:r w:rsidRPr="00D460BB">
              <w:rPr>
                <w:b/>
                <w:bCs/>
                <w:color w:val="000000"/>
                <w:sz w:val="26"/>
                <w:szCs w:val="26"/>
              </w:rPr>
              <w:t>Number_Of_Teachers</w:t>
            </w:r>
          </w:p>
        </w:tc>
        <w:tc>
          <w:tcPr>
            <w:tcW w:w="1108" w:type="pct"/>
            <w:shd w:val="clear" w:color="auto" w:fill="C7CCBE"/>
            <w:tcMar>
              <w:top w:w="180" w:type="dxa"/>
              <w:left w:w="180" w:type="dxa"/>
              <w:bottom w:w="180" w:type="dxa"/>
              <w:right w:w="180" w:type="dxa"/>
            </w:tcMar>
            <w:hideMark/>
          </w:tcPr>
          <w:p w14:paraId="69EC4B98" w14:textId="77777777" w:rsidR="00071A09" w:rsidRPr="00D460BB" w:rsidRDefault="00071A09" w:rsidP="00D460BB">
            <w:pPr>
              <w:ind w:left="360"/>
              <w:rPr>
                <w:b/>
                <w:bCs/>
                <w:color w:val="000000"/>
                <w:sz w:val="26"/>
                <w:szCs w:val="26"/>
              </w:rPr>
            </w:pPr>
            <w:r w:rsidRPr="00D460BB">
              <w:rPr>
                <w:b/>
                <w:bCs/>
                <w:color w:val="000000"/>
                <w:sz w:val="26"/>
                <w:szCs w:val="26"/>
              </w:rPr>
              <w:t>Number_Of_Classrooms</w:t>
            </w:r>
          </w:p>
        </w:tc>
        <w:tc>
          <w:tcPr>
            <w:tcW w:w="808" w:type="pct"/>
            <w:shd w:val="clear" w:color="auto" w:fill="C7CCBE"/>
            <w:tcMar>
              <w:top w:w="180" w:type="dxa"/>
              <w:left w:w="180" w:type="dxa"/>
              <w:bottom w:w="180" w:type="dxa"/>
              <w:right w:w="180" w:type="dxa"/>
            </w:tcMar>
            <w:hideMark/>
          </w:tcPr>
          <w:p w14:paraId="291CF411" w14:textId="77777777" w:rsidR="00071A09" w:rsidRPr="00D460BB" w:rsidRDefault="00071A09" w:rsidP="00D460BB">
            <w:pPr>
              <w:ind w:left="360"/>
              <w:rPr>
                <w:b/>
                <w:bCs/>
                <w:color w:val="000000"/>
                <w:sz w:val="26"/>
                <w:szCs w:val="26"/>
              </w:rPr>
            </w:pPr>
            <w:r w:rsidRPr="00D460BB">
              <w:rPr>
                <w:b/>
                <w:bCs/>
                <w:color w:val="000000"/>
                <w:sz w:val="26"/>
                <w:szCs w:val="26"/>
              </w:rPr>
              <w:t>EmailID</w:t>
            </w:r>
          </w:p>
        </w:tc>
      </w:tr>
      <w:tr w:rsidR="00071A09" w14:paraId="455B01E1"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8CFC75" w14:textId="77777777" w:rsidR="00071A09" w:rsidRPr="00D460BB" w:rsidRDefault="00071A09" w:rsidP="00D460BB">
            <w:pPr>
              <w:ind w:left="360"/>
              <w:jc w:val="both"/>
              <w:rPr>
                <w:rFonts w:ascii="Segoe UI" w:hAnsi="Segoe UI" w:cs="Segoe UI"/>
                <w:color w:val="333333"/>
                <w:sz w:val="24"/>
                <w:szCs w:val="24"/>
              </w:rPr>
            </w:pPr>
            <w:r w:rsidRPr="00D460BB">
              <w:rPr>
                <w:rFonts w:ascii="Segoe UI" w:hAnsi="Segoe UI" w:cs="Segoe UI"/>
                <w:color w:val="333333"/>
              </w:rPr>
              <w:t>1</w:t>
            </w:r>
          </w:p>
        </w:tc>
        <w:tc>
          <w:tcPr>
            <w:tcW w:w="85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BDFA0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Boys Town Public School</w:t>
            </w:r>
          </w:p>
        </w:tc>
        <w:tc>
          <w:tcPr>
            <w:tcW w:w="100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DE378"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1000</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C2EE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80</w:t>
            </w:r>
          </w:p>
        </w:tc>
        <w:tc>
          <w:tcPr>
            <w:tcW w:w="11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2082F3"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12</w:t>
            </w:r>
          </w:p>
        </w:tc>
        <w:tc>
          <w:tcPr>
            <w:tcW w:w="8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4C8A1B"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btps15@gmail.com</w:t>
            </w:r>
          </w:p>
        </w:tc>
      </w:tr>
      <w:tr w:rsidR="00071A09" w14:paraId="770D04F1"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63E6E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w:t>
            </w:r>
          </w:p>
        </w:tc>
        <w:tc>
          <w:tcPr>
            <w:tcW w:w="85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9F42A1"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Guru Govind Singh Public School</w:t>
            </w:r>
          </w:p>
        </w:tc>
        <w:tc>
          <w:tcPr>
            <w:tcW w:w="100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CBF23A"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800</w:t>
            </w:r>
          </w:p>
        </w:tc>
        <w:tc>
          <w:tcPr>
            <w:tcW w:w="100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188FC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35</w:t>
            </w:r>
          </w:p>
        </w:tc>
        <w:tc>
          <w:tcPr>
            <w:tcW w:w="110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51D1E3"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15</w:t>
            </w:r>
          </w:p>
        </w:tc>
        <w:tc>
          <w:tcPr>
            <w:tcW w:w="80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EDDB91"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ggps25@gmail.com</w:t>
            </w:r>
          </w:p>
        </w:tc>
      </w:tr>
      <w:tr w:rsidR="00071A09" w14:paraId="01CAC06D"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838564"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w:t>
            </w:r>
          </w:p>
        </w:tc>
        <w:tc>
          <w:tcPr>
            <w:tcW w:w="85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A12046"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Delhi Public School</w:t>
            </w:r>
          </w:p>
        </w:tc>
        <w:tc>
          <w:tcPr>
            <w:tcW w:w="100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5FFA31"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1200</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0DFEB1"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30</w:t>
            </w:r>
          </w:p>
        </w:tc>
        <w:tc>
          <w:tcPr>
            <w:tcW w:w="11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F0C4CA"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10</w:t>
            </w:r>
          </w:p>
        </w:tc>
        <w:tc>
          <w:tcPr>
            <w:tcW w:w="8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A2FD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dps101@gmail.com</w:t>
            </w:r>
          </w:p>
        </w:tc>
      </w:tr>
      <w:tr w:rsidR="00071A09" w14:paraId="7DB9C63C"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44BD3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w:t>
            </w:r>
          </w:p>
        </w:tc>
        <w:tc>
          <w:tcPr>
            <w:tcW w:w="85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1C8F82"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Ashoka Universal School</w:t>
            </w:r>
          </w:p>
        </w:tc>
        <w:tc>
          <w:tcPr>
            <w:tcW w:w="100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BA3E40"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1110</w:t>
            </w:r>
          </w:p>
        </w:tc>
        <w:tc>
          <w:tcPr>
            <w:tcW w:w="100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F2F6CB"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40</w:t>
            </w:r>
          </w:p>
        </w:tc>
        <w:tc>
          <w:tcPr>
            <w:tcW w:w="110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27F8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40</w:t>
            </w:r>
          </w:p>
        </w:tc>
        <w:tc>
          <w:tcPr>
            <w:tcW w:w="80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13E160"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aus17@gmail.com</w:t>
            </w:r>
          </w:p>
        </w:tc>
      </w:tr>
      <w:tr w:rsidR="00071A09" w14:paraId="12165728" w14:textId="77777777" w:rsidTr="00C40CE8">
        <w:tc>
          <w:tcPr>
            <w:tcW w:w="2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6EBF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w:t>
            </w:r>
          </w:p>
        </w:tc>
        <w:tc>
          <w:tcPr>
            <w:tcW w:w="85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C88DB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Calibers English Medium School</w:t>
            </w:r>
          </w:p>
        </w:tc>
        <w:tc>
          <w:tcPr>
            <w:tcW w:w="100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2B8B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9050</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A6417D"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31</w:t>
            </w:r>
          </w:p>
        </w:tc>
        <w:tc>
          <w:tcPr>
            <w:tcW w:w="11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2B4AE7"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50</w:t>
            </w:r>
          </w:p>
        </w:tc>
        <w:tc>
          <w:tcPr>
            <w:tcW w:w="80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E5485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cems@gmail.com</w:t>
            </w:r>
          </w:p>
        </w:tc>
      </w:tr>
    </w:tbl>
    <w:p w14:paraId="7E1A498F"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The output of the SELECT query shows that the record with ID 5 is updated successfully.</w:t>
      </w:r>
    </w:p>
    <w:p w14:paraId="5184DD59"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Consider the update operation as one part of our transaction. We will save this part using a savepoint named Updation.</w:t>
      </w:r>
    </w:p>
    <w:p w14:paraId="712C7679"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SAVEPOINT Updation;  </w:t>
      </w:r>
    </w:p>
    <w:p w14:paraId="51C9E350" w14:textId="3E04BE7D" w:rsidR="00071A09" w:rsidRPr="00D460BB" w:rsidRDefault="00071A09" w:rsidP="00D460BB">
      <w:pPr>
        <w:ind w:left="360"/>
        <w:rPr>
          <w:rFonts w:ascii="Times New Roman" w:hAnsi="Times New Roman" w:cs="Times New Roman"/>
        </w:rPr>
      </w:pPr>
      <w:r w:rsidRPr="00D460BB">
        <w:rPr>
          <w:rFonts w:ascii="Segoe UI" w:hAnsi="Segoe UI" w:cs="Segoe UI"/>
          <w:color w:val="333333"/>
        </w:rPr>
        <w:lastRenderedPageBreak/>
        <w:br/>
      </w:r>
      <w:r>
        <w:rPr>
          <w:noProof/>
        </w:rPr>
        <w:drawing>
          <wp:inline distT="0" distB="0" distL="0" distR="0" wp14:anchorId="3C37A7AE" wp14:editId="4283313D">
            <wp:extent cx="3473450" cy="584200"/>
            <wp:effectExtent l="0" t="0" r="0" b="6350"/>
            <wp:docPr id="714237838" name="Picture 9"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CL Commands in SQ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3450" cy="584200"/>
                    </a:xfrm>
                    <a:prstGeom prst="rect">
                      <a:avLst/>
                    </a:prstGeom>
                    <a:noFill/>
                    <a:ln>
                      <a:noFill/>
                    </a:ln>
                  </pic:spPr>
                </pic:pic>
              </a:graphicData>
            </a:graphic>
          </wp:inline>
        </w:drawing>
      </w:r>
    </w:p>
    <w:p w14:paraId="49224882"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Suddenly, our requirement changed, and we realized that we had updated a record that was not supposed to be. In such a scenario, we need to roll back our transaction to the savepoint, which was created prior to the execution of the UPDATE command.</w:t>
      </w:r>
    </w:p>
    <w:p w14:paraId="434471E7"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ROLLBACK</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Insertion;  </w:t>
      </w:r>
    </w:p>
    <w:p w14:paraId="33D27A1E" w14:textId="334E2445"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3E28992D" wp14:editId="27278CB8">
            <wp:extent cx="3496310" cy="530225"/>
            <wp:effectExtent l="0" t="0" r="8890" b="3175"/>
            <wp:docPr id="407293464" name="Picture 8"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CL Commands in SQ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6310" cy="530225"/>
                    </a:xfrm>
                    <a:prstGeom prst="rect">
                      <a:avLst/>
                    </a:prstGeom>
                    <a:noFill/>
                    <a:ln>
                      <a:noFill/>
                    </a:ln>
                  </pic:spPr>
                </pic:pic>
              </a:graphicData>
            </a:graphic>
          </wp:inline>
        </w:drawing>
      </w:r>
    </w:p>
    <w:p w14:paraId="2CA3AA84"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We didn't need the updation carried on the record. Hence, we have rolled back to the savepoint named Insertion.</w:t>
      </w:r>
    </w:p>
    <w:p w14:paraId="1DD146B9"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For confirming that we have got the same t_school table that we had before carrying out the updation operation, we will again execute the SELECT query.</w:t>
      </w:r>
    </w:p>
    <w:p w14:paraId="0092E69A"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t_school;  </w:t>
      </w:r>
    </w:p>
    <w:p w14:paraId="1EA548B0" w14:textId="77777777" w:rsidR="00071A09" w:rsidRDefault="00071A09" w:rsidP="00D460BB">
      <w:pPr>
        <w:rPr>
          <w:rFonts w:ascii="Times New Roman" w:hAnsi="Times New Roman" w:cs="Times New Roman"/>
        </w:rPr>
      </w:pP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84"/>
        <w:gridCol w:w="1371"/>
        <w:gridCol w:w="1847"/>
        <w:gridCol w:w="1837"/>
        <w:gridCol w:w="1993"/>
        <w:gridCol w:w="1654"/>
      </w:tblGrid>
      <w:tr w:rsidR="00071A09" w14:paraId="79153829" w14:textId="77777777" w:rsidTr="00C40CE8">
        <w:tc>
          <w:tcPr>
            <w:tcW w:w="217" w:type="pct"/>
            <w:shd w:val="clear" w:color="auto" w:fill="C7CCBE"/>
            <w:tcMar>
              <w:top w:w="180" w:type="dxa"/>
              <w:left w:w="180" w:type="dxa"/>
              <w:bottom w:w="180" w:type="dxa"/>
              <w:right w:w="180" w:type="dxa"/>
            </w:tcMar>
            <w:hideMark/>
          </w:tcPr>
          <w:p w14:paraId="45E237E5" w14:textId="77777777" w:rsidR="00071A09" w:rsidRPr="00D460BB" w:rsidRDefault="00071A09" w:rsidP="00D460BB">
            <w:pPr>
              <w:ind w:left="360"/>
              <w:rPr>
                <w:b/>
                <w:bCs/>
                <w:color w:val="000000"/>
                <w:sz w:val="26"/>
                <w:szCs w:val="26"/>
              </w:rPr>
            </w:pPr>
            <w:r w:rsidRPr="00D460BB">
              <w:rPr>
                <w:b/>
                <w:bCs/>
                <w:color w:val="000000"/>
                <w:sz w:val="26"/>
                <w:szCs w:val="26"/>
              </w:rPr>
              <w:t>ID</w:t>
            </w:r>
          </w:p>
        </w:tc>
        <w:tc>
          <w:tcPr>
            <w:tcW w:w="846" w:type="pct"/>
            <w:shd w:val="clear" w:color="auto" w:fill="C7CCBE"/>
            <w:tcMar>
              <w:top w:w="180" w:type="dxa"/>
              <w:left w:w="180" w:type="dxa"/>
              <w:bottom w:w="180" w:type="dxa"/>
              <w:right w:w="180" w:type="dxa"/>
            </w:tcMar>
            <w:hideMark/>
          </w:tcPr>
          <w:p w14:paraId="128714C3" w14:textId="77777777" w:rsidR="00071A09" w:rsidRPr="00D460BB" w:rsidRDefault="00071A09" w:rsidP="00D460BB">
            <w:pPr>
              <w:ind w:left="360"/>
              <w:rPr>
                <w:b/>
                <w:bCs/>
                <w:color w:val="000000"/>
                <w:sz w:val="26"/>
                <w:szCs w:val="26"/>
              </w:rPr>
            </w:pPr>
            <w:r w:rsidRPr="00D460BB">
              <w:rPr>
                <w:b/>
                <w:bCs/>
                <w:color w:val="000000"/>
                <w:sz w:val="26"/>
                <w:szCs w:val="26"/>
              </w:rPr>
              <w:t>School_Name</w:t>
            </w:r>
          </w:p>
        </w:tc>
        <w:tc>
          <w:tcPr>
            <w:tcW w:w="993" w:type="pct"/>
            <w:shd w:val="clear" w:color="auto" w:fill="C7CCBE"/>
            <w:tcMar>
              <w:top w:w="180" w:type="dxa"/>
              <w:left w:w="180" w:type="dxa"/>
              <w:bottom w:w="180" w:type="dxa"/>
              <w:right w:w="180" w:type="dxa"/>
            </w:tcMar>
            <w:hideMark/>
          </w:tcPr>
          <w:p w14:paraId="6334406C" w14:textId="77777777" w:rsidR="00071A09" w:rsidRPr="00D460BB" w:rsidRDefault="00071A09" w:rsidP="00D460BB">
            <w:pPr>
              <w:ind w:left="360"/>
              <w:rPr>
                <w:b/>
                <w:bCs/>
                <w:color w:val="000000"/>
                <w:sz w:val="26"/>
                <w:szCs w:val="26"/>
              </w:rPr>
            </w:pPr>
            <w:r w:rsidRPr="00D460BB">
              <w:rPr>
                <w:b/>
                <w:bCs/>
                <w:color w:val="000000"/>
                <w:sz w:val="26"/>
                <w:szCs w:val="26"/>
              </w:rPr>
              <w:t>Number_Of_Students</w:t>
            </w:r>
          </w:p>
        </w:tc>
        <w:tc>
          <w:tcPr>
            <w:tcW w:w="987" w:type="pct"/>
            <w:shd w:val="clear" w:color="auto" w:fill="C7CCBE"/>
            <w:tcMar>
              <w:top w:w="180" w:type="dxa"/>
              <w:left w:w="180" w:type="dxa"/>
              <w:bottom w:w="180" w:type="dxa"/>
              <w:right w:w="180" w:type="dxa"/>
            </w:tcMar>
            <w:hideMark/>
          </w:tcPr>
          <w:p w14:paraId="6698694A" w14:textId="77777777" w:rsidR="00071A09" w:rsidRPr="00D460BB" w:rsidRDefault="00071A09" w:rsidP="00D460BB">
            <w:pPr>
              <w:ind w:left="360"/>
              <w:rPr>
                <w:b/>
                <w:bCs/>
                <w:color w:val="000000"/>
                <w:sz w:val="26"/>
                <w:szCs w:val="26"/>
              </w:rPr>
            </w:pPr>
            <w:r w:rsidRPr="00D460BB">
              <w:rPr>
                <w:b/>
                <w:bCs/>
                <w:color w:val="000000"/>
                <w:sz w:val="26"/>
                <w:szCs w:val="26"/>
              </w:rPr>
              <w:t>Number_Of_Teachers</w:t>
            </w:r>
          </w:p>
        </w:tc>
        <w:tc>
          <w:tcPr>
            <w:tcW w:w="1091" w:type="pct"/>
            <w:shd w:val="clear" w:color="auto" w:fill="C7CCBE"/>
            <w:tcMar>
              <w:top w:w="180" w:type="dxa"/>
              <w:left w:w="180" w:type="dxa"/>
              <w:bottom w:w="180" w:type="dxa"/>
              <w:right w:w="180" w:type="dxa"/>
            </w:tcMar>
            <w:hideMark/>
          </w:tcPr>
          <w:p w14:paraId="000C37F8" w14:textId="77777777" w:rsidR="00071A09" w:rsidRPr="00D460BB" w:rsidRDefault="00071A09" w:rsidP="00D460BB">
            <w:pPr>
              <w:ind w:left="360"/>
              <w:rPr>
                <w:b/>
                <w:bCs/>
                <w:color w:val="000000"/>
                <w:sz w:val="26"/>
                <w:szCs w:val="26"/>
              </w:rPr>
            </w:pPr>
            <w:r w:rsidRPr="00D460BB">
              <w:rPr>
                <w:b/>
                <w:bCs/>
                <w:color w:val="000000"/>
                <w:sz w:val="26"/>
                <w:szCs w:val="26"/>
              </w:rPr>
              <w:t>Number_Of_Classrooms</w:t>
            </w:r>
          </w:p>
        </w:tc>
        <w:tc>
          <w:tcPr>
            <w:tcW w:w="864" w:type="pct"/>
            <w:shd w:val="clear" w:color="auto" w:fill="C7CCBE"/>
            <w:tcMar>
              <w:top w:w="180" w:type="dxa"/>
              <w:left w:w="180" w:type="dxa"/>
              <w:bottom w:w="180" w:type="dxa"/>
              <w:right w:w="180" w:type="dxa"/>
            </w:tcMar>
            <w:hideMark/>
          </w:tcPr>
          <w:p w14:paraId="6FCBD0C6" w14:textId="77777777" w:rsidR="00071A09" w:rsidRPr="00D460BB" w:rsidRDefault="00071A09" w:rsidP="00D460BB">
            <w:pPr>
              <w:ind w:left="360"/>
              <w:rPr>
                <w:b/>
                <w:bCs/>
                <w:color w:val="000000"/>
                <w:sz w:val="26"/>
                <w:szCs w:val="26"/>
              </w:rPr>
            </w:pPr>
            <w:r w:rsidRPr="00D460BB">
              <w:rPr>
                <w:b/>
                <w:bCs/>
                <w:color w:val="000000"/>
                <w:sz w:val="26"/>
                <w:szCs w:val="26"/>
              </w:rPr>
              <w:t>EmailID</w:t>
            </w:r>
          </w:p>
        </w:tc>
      </w:tr>
      <w:tr w:rsidR="00071A09" w14:paraId="0E4E2C9A" w14:textId="77777777" w:rsidTr="00C40CE8">
        <w:tc>
          <w:tcPr>
            <w:tcW w:w="21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186AAA" w14:textId="77777777" w:rsidR="00071A09" w:rsidRPr="00D460BB" w:rsidRDefault="00071A09" w:rsidP="00D460BB">
            <w:pPr>
              <w:ind w:left="360"/>
              <w:jc w:val="both"/>
              <w:rPr>
                <w:rFonts w:ascii="Segoe UI" w:hAnsi="Segoe UI" w:cs="Segoe UI"/>
                <w:color w:val="333333"/>
                <w:sz w:val="24"/>
                <w:szCs w:val="24"/>
              </w:rPr>
            </w:pPr>
            <w:r w:rsidRPr="00D460BB">
              <w:rPr>
                <w:rFonts w:ascii="Segoe UI" w:hAnsi="Segoe UI" w:cs="Segoe UI"/>
                <w:color w:val="333333"/>
              </w:rPr>
              <w:t>1</w:t>
            </w:r>
          </w:p>
        </w:tc>
        <w:tc>
          <w:tcPr>
            <w:tcW w:w="84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C0D9A5"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Boys Town Public School</w:t>
            </w:r>
          </w:p>
        </w:tc>
        <w:tc>
          <w:tcPr>
            <w:tcW w:w="9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6A5946"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1000</w:t>
            </w:r>
          </w:p>
        </w:tc>
        <w:tc>
          <w:tcPr>
            <w:tcW w:w="98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EF8D1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80</w:t>
            </w:r>
          </w:p>
        </w:tc>
        <w:tc>
          <w:tcPr>
            <w:tcW w:w="109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4DA8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12</w:t>
            </w:r>
          </w:p>
        </w:tc>
        <w:tc>
          <w:tcPr>
            <w:tcW w:w="86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40AD8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btps15@gmail.comm</w:t>
            </w:r>
          </w:p>
        </w:tc>
      </w:tr>
      <w:tr w:rsidR="00071A09" w14:paraId="1FFDCF96" w14:textId="77777777" w:rsidTr="00C40CE8">
        <w:tc>
          <w:tcPr>
            <w:tcW w:w="21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11BC87"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w:t>
            </w:r>
          </w:p>
        </w:tc>
        <w:tc>
          <w:tcPr>
            <w:tcW w:w="84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A63C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Guru Govind Singh Public School</w:t>
            </w:r>
          </w:p>
        </w:tc>
        <w:tc>
          <w:tcPr>
            <w:tcW w:w="9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53AABA"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800</w:t>
            </w:r>
          </w:p>
        </w:tc>
        <w:tc>
          <w:tcPr>
            <w:tcW w:w="98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C99A0E"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35</w:t>
            </w:r>
          </w:p>
        </w:tc>
        <w:tc>
          <w:tcPr>
            <w:tcW w:w="109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27E7ED"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15</w:t>
            </w:r>
          </w:p>
        </w:tc>
        <w:tc>
          <w:tcPr>
            <w:tcW w:w="86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F92498"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ggps25@gmail.comm</w:t>
            </w:r>
          </w:p>
        </w:tc>
      </w:tr>
      <w:tr w:rsidR="00071A09" w14:paraId="79E18791" w14:textId="77777777" w:rsidTr="00C40CE8">
        <w:tc>
          <w:tcPr>
            <w:tcW w:w="21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11646A"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w:t>
            </w:r>
          </w:p>
        </w:tc>
        <w:tc>
          <w:tcPr>
            <w:tcW w:w="84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4615D2"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 xml:space="preserve">Delhi Public </w:t>
            </w:r>
            <w:r w:rsidRPr="00D460BB">
              <w:rPr>
                <w:rFonts w:ascii="Segoe UI" w:hAnsi="Segoe UI" w:cs="Segoe UI"/>
                <w:color w:val="333333"/>
              </w:rPr>
              <w:lastRenderedPageBreak/>
              <w:t>School</w:t>
            </w:r>
          </w:p>
        </w:tc>
        <w:tc>
          <w:tcPr>
            <w:tcW w:w="9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BFCE91"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lastRenderedPageBreak/>
              <w:t>1200</w:t>
            </w:r>
          </w:p>
        </w:tc>
        <w:tc>
          <w:tcPr>
            <w:tcW w:w="98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6449C6"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30</w:t>
            </w:r>
          </w:p>
        </w:tc>
        <w:tc>
          <w:tcPr>
            <w:tcW w:w="109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6EF424"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10</w:t>
            </w:r>
          </w:p>
        </w:tc>
        <w:tc>
          <w:tcPr>
            <w:tcW w:w="86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98E04B"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dps101@gmail.com</w:t>
            </w:r>
            <w:r w:rsidRPr="00D460BB">
              <w:rPr>
                <w:rFonts w:ascii="Segoe UI" w:hAnsi="Segoe UI" w:cs="Segoe UI"/>
                <w:color w:val="333333"/>
              </w:rPr>
              <w:lastRenderedPageBreak/>
              <w:t>m</w:t>
            </w:r>
          </w:p>
        </w:tc>
      </w:tr>
      <w:tr w:rsidR="00071A09" w14:paraId="43225A5B" w14:textId="77777777" w:rsidTr="00C40CE8">
        <w:tc>
          <w:tcPr>
            <w:tcW w:w="21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1ABC4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lastRenderedPageBreak/>
              <w:t>4</w:t>
            </w:r>
          </w:p>
        </w:tc>
        <w:tc>
          <w:tcPr>
            <w:tcW w:w="84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B62B0B"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Ashoka Universal School</w:t>
            </w:r>
          </w:p>
        </w:tc>
        <w:tc>
          <w:tcPr>
            <w:tcW w:w="9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9DF566"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1110</w:t>
            </w:r>
          </w:p>
        </w:tc>
        <w:tc>
          <w:tcPr>
            <w:tcW w:w="98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DC30EE"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40</w:t>
            </w:r>
          </w:p>
        </w:tc>
        <w:tc>
          <w:tcPr>
            <w:tcW w:w="109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4E035D"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40</w:t>
            </w:r>
          </w:p>
        </w:tc>
        <w:tc>
          <w:tcPr>
            <w:tcW w:w="86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E3C5A6"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aus17@gmail.comm</w:t>
            </w:r>
          </w:p>
        </w:tc>
      </w:tr>
      <w:tr w:rsidR="00071A09" w14:paraId="75E1C1B3" w14:textId="77777777" w:rsidTr="00C40CE8">
        <w:tc>
          <w:tcPr>
            <w:tcW w:w="21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F121DD"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w:t>
            </w:r>
          </w:p>
        </w:tc>
        <w:tc>
          <w:tcPr>
            <w:tcW w:w="84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ACD5BB"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Calibers English Medium School</w:t>
            </w:r>
          </w:p>
        </w:tc>
        <w:tc>
          <w:tcPr>
            <w:tcW w:w="9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90347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9000</w:t>
            </w:r>
          </w:p>
        </w:tc>
        <w:tc>
          <w:tcPr>
            <w:tcW w:w="98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A52C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31</w:t>
            </w:r>
          </w:p>
        </w:tc>
        <w:tc>
          <w:tcPr>
            <w:tcW w:w="109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87C045"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50</w:t>
            </w:r>
          </w:p>
        </w:tc>
        <w:tc>
          <w:tcPr>
            <w:tcW w:w="86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E7CE4A"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cems@gmail.com</w:t>
            </w:r>
          </w:p>
        </w:tc>
      </w:tr>
    </w:tbl>
    <w:p w14:paraId="70D0E18B"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The SELECT query output confirms that the transaction is now successfully rolled back to the savepoint 'Insertion'.</w:t>
      </w:r>
    </w:p>
    <w:p w14:paraId="18697288" w14:textId="77777777" w:rsidR="00071A09" w:rsidRDefault="00071A09"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Example 2:</w:t>
      </w:r>
    </w:p>
    <w:p w14:paraId="205B8793"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We will select an existing database, i.e., bank.</w:t>
      </w:r>
    </w:p>
    <w:p w14:paraId="726CE6C5"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USE bank;  </w:t>
      </w:r>
    </w:p>
    <w:p w14:paraId="56DE01A3" w14:textId="510500B9"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36891A75" wp14:editId="72AF7AC0">
            <wp:extent cx="5731510" cy="1756410"/>
            <wp:effectExtent l="0" t="0" r="2540" b="0"/>
            <wp:docPr id="484272741" name="Picture 7"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CL Commands in SQ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756410"/>
                    </a:xfrm>
                    <a:prstGeom prst="rect">
                      <a:avLst/>
                    </a:prstGeom>
                    <a:noFill/>
                    <a:ln>
                      <a:noFill/>
                    </a:ln>
                  </pic:spPr>
                </pic:pic>
              </a:graphicData>
            </a:graphic>
          </wp:inline>
        </w:drawing>
      </w:r>
    </w:p>
    <w:p w14:paraId="1DF19D9D"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To create a table named customer, we will execute the following query:</w:t>
      </w:r>
    </w:p>
    <w:p w14:paraId="593849E1"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customer(Customer_ID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KEY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(20), Age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Salary_BankAccount </w:t>
      </w:r>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(20));  </w:t>
      </w:r>
    </w:p>
    <w:p w14:paraId="5F771F44" w14:textId="15B3102D"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44C8BC71" wp14:editId="54BA9A02">
            <wp:extent cx="5731510" cy="400685"/>
            <wp:effectExtent l="0" t="0" r="2540" b="0"/>
            <wp:docPr id="1507292206" name="Picture 6"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CL Commands in SQ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00685"/>
                    </a:xfrm>
                    <a:prstGeom prst="rect">
                      <a:avLst/>
                    </a:prstGeom>
                    <a:noFill/>
                    <a:ln>
                      <a:noFill/>
                    </a:ln>
                  </pic:spPr>
                </pic:pic>
              </a:graphicData>
            </a:graphic>
          </wp:inline>
        </w:drawing>
      </w:r>
    </w:p>
    <w:p w14:paraId="77F76E6F"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Now, we will execute the following query to insert multiple records at the same time in the customer table.</w:t>
      </w:r>
    </w:p>
    <w:p w14:paraId="6A548664"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mysql&gt; </w:t>
      </w:r>
      <w:r>
        <w:rPr>
          <w:rStyle w:val="keyword"/>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customer(Customer_ID,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Age, Salary, Salary_BankAccount)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(1, </w:t>
      </w:r>
      <w:r>
        <w:rPr>
          <w:rStyle w:val="string"/>
          <w:rFonts w:ascii="Segoe UI" w:hAnsi="Segoe UI" w:cs="Segoe UI"/>
          <w:color w:val="0000FF"/>
          <w:bdr w:val="none" w:sz="0" w:space="0" w:color="auto" w:frame="1"/>
        </w:rPr>
        <w:t>"Aryan Jain"</w:t>
      </w:r>
      <w:r>
        <w:rPr>
          <w:rFonts w:ascii="Segoe UI" w:hAnsi="Segoe UI" w:cs="Segoe UI"/>
          <w:color w:val="000000"/>
          <w:bdr w:val="none" w:sz="0" w:space="0" w:color="auto" w:frame="1"/>
        </w:rPr>
        <w:t>, 51, 56000, </w:t>
      </w:r>
      <w:r>
        <w:rPr>
          <w:rStyle w:val="string"/>
          <w:rFonts w:ascii="Segoe UI" w:hAnsi="Segoe UI" w:cs="Segoe UI"/>
          <w:color w:val="0000FF"/>
          <w:bdr w:val="none" w:sz="0" w:space="0" w:color="auto" w:frame="1"/>
        </w:rPr>
        <w:t>"SBI"</w:t>
      </w:r>
      <w:r>
        <w:rPr>
          <w:rFonts w:ascii="Segoe UI" w:hAnsi="Segoe UI" w:cs="Segoe UI"/>
          <w:color w:val="000000"/>
          <w:bdr w:val="none" w:sz="0" w:space="0" w:color="auto" w:frame="1"/>
        </w:rPr>
        <w:t>), (2, </w:t>
      </w:r>
      <w:r>
        <w:rPr>
          <w:rStyle w:val="string"/>
          <w:rFonts w:ascii="Segoe UI" w:hAnsi="Segoe UI" w:cs="Segoe UI"/>
          <w:color w:val="0000FF"/>
          <w:bdr w:val="none" w:sz="0" w:space="0" w:color="auto" w:frame="1"/>
        </w:rPr>
        <w:t>"Arohi Dixit"</w:t>
      </w:r>
      <w:r>
        <w:rPr>
          <w:rFonts w:ascii="Segoe UI" w:hAnsi="Segoe UI" w:cs="Segoe UI"/>
          <w:color w:val="000000"/>
          <w:bdr w:val="none" w:sz="0" w:space="0" w:color="auto" w:frame="1"/>
        </w:rPr>
        <w:t>, 21, 25000, </w:t>
      </w:r>
      <w:r>
        <w:rPr>
          <w:rStyle w:val="string"/>
          <w:rFonts w:ascii="Segoe UI" w:hAnsi="Segoe UI" w:cs="Segoe UI"/>
          <w:color w:val="0000FF"/>
          <w:bdr w:val="none" w:sz="0" w:space="0" w:color="auto" w:frame="1"/>
        </w:rPr>
        <w:t>"Axis"</w:t>
      </w:r>
      <w:r>
        <w:rPr>
          <w:rFonts w:ascii="Segoe UI" w:hAnsi="Segoe UI" w:cs="Segoe UI"/>
          <w:color w:val="000000"/>
          <w:bdr w:val="none" w:sz="0" w:space="0" w:color="auto" w:frame="1"/>
        </w:rPr>
        <w:t>), (3, </w:t>
      </w:r>
      <w:r>
        <w:rPr>
          <w:rStyle w:val="string"/>
          <w:rFonts w:ascii="Segoe UI" w:hAnsi="Segoe UI" w:cs="Segoe UI"/>
          <w:color w:val="0000FF"/>
          <w:bdr w:val="none" w:sz="0" w:space="0" w:color="auto" w:frame="1"/>
        </w:rPr>
        <w:t>"Vineet Garg"</w:t>
      </w:r>
      <w:r>
        <w:rPr>
          <w:rFonts w:ascii="Segoe UI" w:hAnsi="Segoe UI" w:cs="Segoe UI"/>
          <w:color w:val="000000"/>
          <w:bdr w:val="none" w:sz="0" w:space="0" w:color="auto" w:frame="1"/>
        </w:rPr>
        <w:t>, 24, 31000, </w:t>
      </w:r>
      <w:r>
        <w:rPr>
          <w:rStyle w:val="string"/>
          <w:rFonts w:ascii="Segoe UI" w:hAnsi="Segoe UI" w:cs="Segoe UI"/>
          <w:color w:val="0000FF"/>
          <w:bdr w:val="none" w:sz="0" w:space="0" w:color="auto" w:frame="1"/>
        </w:rPr>
        <w:t>"ICICI"</w:t>
      </w:r>
      <w:r>
        <w:rPr>
          <w:rFonts w:ascii="Segoe UI" w:hAnsi="Segoe UI" w:cs="Segoe UI"/>
          <w:color w:val="000000"/>
          <w:bdr w:val="none" w:sz="0" w:space="0" w:color="auto" w:frame="1"/>
        </w:rPr>
        <w:t>), (4, </w:t>
      </w:r>
      <w:r>
        <w:rPr>
          <w:rStyle w:val="string"/>
          <w:rFonts w:ascii="Segoe UI" w:hAnsi="Segoe UI" w:cs="Segoe UI"/>
          <w:color w:val="0000FF"/>
          <w:bdr w:val="none" w:sz="0" w:space="0" w:color="auto" w:frame="1"/>
        </w:rPr>
        <w:t>"Anuja Sharma"</w:t>
      </w:r>
      <w:r>
        <w:rPr>
          <w:rFonts w:ascii="Segoe UI" w:hAnsi="Segoe UI" w:cs="Segoe UI"/>
          <w:color w:val="000000"/>
          <w:bdr w:val="none" w:sz="0" w:space="0" w:color="auto" w:frame="1"/>
        </w:rPr>
        <w:t>, 26, 49000, </w:t>
      </w:r>
      <w:r>
        <w:rPr>
          <w:rStyle w:val="string"/>
          <w:rFonts w:ascii="Segoe UI" w:hAnsi="Segoe UI" w:cs="Segoe UI"/>
          <w:color w:val="0000FF"/>
          <w:bdr w:val="none" w:sz="0" w:space="0" w:color="auto" w:frame="1"/>
        </w:rPr>
        <w:t>"HDFC"</w:t>
      </w:r>
      <w:r>
        <w:rPr>
          <w:rFonts w:ascii="Segoe UI" w:hAnsi="Segoe UI" w:cs="Segoe UI"/>
          <w:color w:val="000000"/>
          <w:bdr w:val="none" w:sz="0" w:space="0" w:color="auto" w:frame="1"/>
        </w:rPr>
        <w:t>), (5, </w:t>
      </w:r>
      <w:r>
        <w:rPr>
          <w:rStyle w:val="string"/>
          <w:rFonts w:ascii="Segoe UI" w:hAnsi="Segoe UI" w:cs="Segoe UI"/>
          <w:color w:val="0000FF"/>
          <w:bdr w:val="none" w:sz="0" w:space="0" w:color="auto" w:frame="1"/>
        </w:rPr>
        <w:t>"Deepak Kohli"</w:t>
      </w:r>
      <w:r>
        <w:rPr>
          <w:rFonts w:ascii="Segoe UI" w:hAnsi="Segoe UI" w:cs="Segoe UI"/>
          <w:color w:val="000000"/>
          <w:bdr w:val="none" w:sz="0" w:space="0" w:color="auto" w:frame="1"/>
        </w:rPr>
        <w:t>, 28, 65000, </w:t>
      </w:r>
      <w:r>
        <w:rPr>
          <w:rStyle w:val="string"/>
          <w:rFonts w:ascii="Segoe UI" w:hAnsi="Segoe UI" w:cs="Segoe UI"/>
          <w:color w:val="0000FF"/>
          <w:bdr w:val="none" w:sz="0" w:space="0" w:color="auto" w:frame="1"/>
        </w:rPr>
        <w:t>"SBI"</w:t>
      </w:r>
      <w:r>
        <w:rPr>
          <w:rFonts w:ascii="Segoe UI" w:hAnsi="Segoe UI" w:cs="Segoe UI"/>
          <w:color w:val="000000"/>
          <w:bdr w:val="none" w:sz="0" w:space="0" w:color="auto" w:frame="1"/>
        </w:rPr>
        <w:t>);  </w:t>
      </w:r>
    </w:p>
    <w:p w14:paraId="47B4A416" w14:textId="1A79E08A"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63F20EE5" wp14:editId="4D463C08">
            <wp:extent cx="5731510" cy="617220"/>
            <wp:effectExtent l="0" t="0" r="2540" b="0"/>
            <wp:docPr id="1700926928" name="Picture 5"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CL Commands in SQ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617220"/>
                    </a:xfrm>
                    <a:prstGeom prst="rect">
                      <a:avLst/>
                    </a:prstGeom>
                    <a:noFill/>
                    <a:ln>
                      <a:noFill/>
                    </a:ln>
                  </pic:spPr>
                </pic:pic>
              </a:graphicData>
            </a:graphic>
          </wp:inline>
        </w:drawing>
      </w:r>
    </w:p>
    <w:p w14:paraId="7807C032"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We will now execute the SELECT query to verify the execution of the INSERT INTO query executed above.</w:t>
      </w:r>
    </w:p>
    <w:p w14:paraId="5C65470F"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3463DEE5"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After executing the SELECT query on the t_school table, you will get the following output:</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23"/>
        <w:gridCol w:w="1736"/>
        <w:gridCol w:w="1129"/>
        <w:gridCol w:w="1381"/>
        <w:gridCol w:w="3017"/>
      </w:tblGrid>
      <w:tr w:rsidR="00071A09" w14:paraId="593F2272" w14:textId="77777777" w:rsidTr="00B04C1D">
        <w:tc>
          <w:tcPr>
            <w:tcW w:w="1143" w:type="pct"/>
            <w:shd w:val="clear" w:color="auto" w:fill="C7CCBE"/>
            <w:tcMar>
              <w:top w:w="180" w:type="dxa"/>
              <w:left w:w="180" w:type="dxa"/>
              <w:bottom w:w="180" w:type="dxa"/>
              <w:right w:w="180" w:type="dxa"/>
            </w:tcMar>
            <w:hideMark/>
          </w:tcPr>
          <w:p w14:paraId="766AC5DD" w14:textId="77777777" w:rsidR="00071A09" w:rsidRPr="00D460BB" w:rsidRDefault="00071A09" w:rsidP="00D460BB">
            <w:pPr>
              <w:ind w:left="360"/>
              <w:rPr>
                <w:rFonts w:ascii="Times New Roman" w:hAnsi="Times New Roman" w:cs="Times New Roman"/>
                <w:b/>
                <w:bCs/>
                <w:color w:val="000000"/>
                <w:sz w:val="26"/>
                <w:szCs w:val="26"/>
              </w:rPr>
            </w:pPr>
            <w:r w:rsidRPr="00D460BB">
              <w:rPr>
                <w:b/>
                <w:bCs/>
                <w:color w:val="000000"/>
                <w:sz w:val="26"/>
                <w:szCs w:val="26"/>
              </w:rPr>
              <w:t>Customer_ID</w:t>
            </w:r>
          </w:p>
        </w:tc>
        <w:tc>
          <w:tcPr>
            <w:tcW w:w="1030" w:type="pct"/>
            <w:shd w:val="clear" w:color="auto" w:fill="C7CCBE"/>
            <w:tcMar>
              <w:top w:w="180" w:type="dxa"/>
              <w:left w:w="180" w:type="dxa"/>
              <w:bottom w:w="180" w:type="dxa"/>
              <w:right w:w="180" w:type="dxa"/>
            </w:tcMar>
            <w:hideMark/>
          </w:tcPr>
          <w:p w14:paraId="7935A4D8" w14:textId="77777777" w:rsidR="00071A09" w:rsidRPr="00D460BB" w:rsidRDefault="00071A09" w:rsidP="00D460BB">
            <w:pPr>
              <w:ind w:left="360"/>
              <w:rPr>
                <w:b/>
                <w:bCs/>
                <w:color w:val="000000"/>
                <w:sz w:val="26"/>
                <w:szCs w:val="26"/>
              </w:rPr>
            </w:pPr>
            <w:r w:rsidRPr="00D460BB">
              <w:rPr>
                <w:b/>
                <w:bCs/>
                <w:color w:val="000000"/>
                <w:sz w:val="26"/>
                <w:szCs w:val="26"/>
              </w:rPr>
              <w:t>Name</w:t>
            </w:r>
          </w:p>
        </w:tc>
        <w:tc>
          <w:tcPr>
            <w:tcW w:w="499" w:type="pct"/>
            <w:shd w:val="clear" w:color="auto" w:fill="C7CCBE"/>
            <w:tcMar>
              <w:top w:w="180" w:type="dxa"/>
              <w:left w:w="180" w:type="dxa"/>
              <w:bottom w:w="180" w:type="dxa"/>
              <w:right w:w="180" w:type="dxa"/>
            </w:tcMar>
            <w:hideMark/>
          </w:tcPr>
          <w:p w14:paraId="1A01F286" w14:textId="77777777" w:rsidR="00071A09" w:rsidRPr="00D460BB" w:rsidRDefault="00071A09" w:rsidP="00D460BB">
            <w:pPr>
              <w:ind w:left="360"/>
              <w:rPr>
                <w:b/>
                <w:bCs/>
                <w:color w:val="000000"/>
                <w:sz w:val="26"/>
                <w:szCs w:val="26"/>
              </w:rPr>
            </w:pPr>
            <w:r w:rsidRPr="00D460BB">
              <w:rPr>
                <w:b/>
                <w:bCs/>
                <w:color w:val="000000"/>
                <w:sz w:val="26"/>
                <w:szCs w:val="26"/>
              </w:rPr>
              <w:t>Age</w:t>
            </w:r>
          </w:p>
        </w:tc>
        <w:tc>
          <w:tcPr>
            <w:tcW w:w="662" w:type="pct"/>
            <w:shd w:val="clear" w:color="auto" w:fill="C7CCBE"/>
            <w:tcMar>
              <w:top w:w="180" w:type="dxa"/>
              <w:left w:w="180" w:type="dxa"/>
              <w:bottom w:w="180" w:type="dxa"/>
              <w:right w:w="180" w:type="dxa"/>
            </w:tcMar>
            <w:hideMark/>
          </w:tcPr>
          <w:p w14:paraId="57C1C27D" w14:textId="77777777" w:rsidR="00071A09" w:rsidRPr="00D460BB" w:rsidRDefault="00071A09" w:rsidP="00D460BB">
            <w:pPr>
              <w:ind w:left="360"/>
              <w:rPr>
                <w:b/>
                <w:bCs/>
                <w:color w:val="000000"/>
                <w:sz w:val="26"/>
                <w:szCs w:val="26"/>
              </w:rPr>
            </w:pPr>
            <w:r w:rsidRPr="00D460BB">
              <w:rPr>
                <w:b/>
                <w:bCs/>
                <w:color w:val="000000"/>
                <w:sz w:val="26"/>
                <w:szCs w:val="26"/>
              </w:rPr>
              <w:t>Salary</w:t>
            </w:r>
          </w:p>
        </w:tc>
        <w:tc>
          <w:tcPr>
            <w:tcW w:w="1666" w:type="pct"/>
            <w:shd w:val="clear" w:color="auto" w:fill="C7CCBE"/>
            <w:tcMar>
              <w:top w:w="180" w:type="dxa"/>
              <w:left w:w="180" w:type="dxa"/>
              <w:bottom w:w="180" w:type="dxa"/>
              <w:right w:w="180" w:type="dxa"/>
            </w:tcMar>
            <w:hideMark/>
          </w:tcPr>
          <w:p w14:paraId="3F4F1E03" w14:textId="77777777" w:rsidR="00071A09" w:rsidRPr="00D460BB" w:rsidRDefault="00071A09" w:rsidP="00D460BB">
            <w:pPr>
              <w:ind w:left="360"/>
              <w:rPr>
                <w:b/>
                <w:bCs/>
                <w:color w:val="000000"/>
                <w:sz w:val="26"/>
                <w:szCs w:val="26"/>
              </w:rPr>
            </w:pPr>
            <w:r w:rsidRPr="00D460BB">
              <w:rPr>
                <w:b/>
                <w:bCs/>
                <w:color w:val="000000"/>
                <w:sz w:val="26"/>
                <w:szCs w:val="26"/>
              </w:rPr>
              <w:t>Salary_BankAccount</w:t>
            </w:r>
          </w:p>
        </w:tc>
      </w:tr>
      <w:tr w:rsidR="00071A09" w14:paraId="14313F83" w14:textId="77777777" w:rsidTr="00B04C1D">
        <w:tc>
          <w:tcPr>
            <w:tcW w:w="11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94295" w14:textId="77777777" w:rsidR="00071A09" w:rsidRPr="00D460BB" w:rsidRDefault="00071A09" w:rsidP="00D460BB">
            <w:pPr>
              <w:ind w:left="360"/>
              <w:jc w:val="both"/>
              <w:rPr>
                <w:rFonts w:ascii="Segoe UI" w:hAnsi="Segoe UI" w:cs="Segoe UI"/>
                <w:color w:val="333333"/>
                <w:sz w:val="24"/>
                <w:szCs w:val="24"/>
              </w:rPr>
            </w:pPr>
            <w:r w:rsidRPr="00D460BB">
              <w:rPr>
                <w:rFonts w:ascii="Segoe UI" w:hAnsi="Segoe UI" w:cs="Segoe UI"/>
                <w:color w:val="333333"/>
              </w:rPr>
              <w:t>1</w:t>
            </w:r>
          </w:p>
        </w:tc>
        <w:tc>
          <w:tcPr>
            <w:tcW w:w="103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1C3FCB"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Aryan Jain</w:t>
            </w:r>
          </w:p>
        </w:tc>
        <w:tc>
          <w:tcPr>
            <w:tcW w:w="49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83DA4"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51</w:t>
            </w:r>
          </w:p>
        </w:tc>
        <w:tc>
          <w:tcPr>
            <w:tcW w:w="6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F18FD2"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56000</w:t>
            </w:r>
          </w:p>
        </w:tc>
        <w:tc>
          <w:tcPr>
            <w:tcW w:w="166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2763ED"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SBI</w:t>
            </w:r>
          </w:p>
        </w:tc>
      </w:tr>
      <w:tr w:rsidR="00071A09" w14:paraId="75B57B49" w14:textId="77777777" w:rsidTr="00B04C1D">
        <w:tc>
          <w:tcPr>
            <w:tcW w:w="114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E31D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w:t>
            </w:r>
          </w:p>
        </w:tc>
        <w:tc>
          <w:tcPr>
            <w:tcW w:w="103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AB2094"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Arohi Dixit</w:t>
            </w:r>
          </w:p>
        </w:tc>
        <w:tc>
          <w:tcPr>
            <w:tcW w:w="49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0DCA4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21</w:t>
            </w:r>
          </w:p>
        </w:tc>
        <w:tc>
          <w:tcPr>
            <w:tcW w:w="6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169B41"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25000</w:t>
            </w:r>
          </w:p>
        </w:tc>
        <w:tc>
          <w:tcPr>
            <w:tcW w:w="166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4ED7B2"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Axis</w:t>
            </w:r>
          </w:p>
        </w:tc>
      </w:tr>
      <w:tr w:rsidR="00071A09" w14:paraId="3E76CF12" w14:textId="77777777" w:rsidTr="00B04C1D">
        <w:tc>
          <w:tcPr>
            <w:tcW w:w="11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47A57E"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w:t>
            </w:r>
          </w:p>
        </w:tc>
        <w:tc>
          <w:tcPr>
            <w:tcW w:w="103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A4A3E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Vineet Garg</w:t>
            </w:r>
          </w:p>
        </w:tc>
        <w:tc>
          <w:tcPr>
            <w:tcW w:w="49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3163B6"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24</w:t>
            </w:r>
          </w:p>
        </w:tc>
        <w:tc>
          <w:tcPr>
            <w:tcW w:w="6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B01D4"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31000</w:t>
            </w:r>
          </w:p>
        </w:tc>
        <w:tc>
          <w:tcPr>
            <w:tcW w:w="166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11EB26"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ICICI</w:t>
            </w:r>
          </w:p>
        </w:tc>
      </w:tr>
      <w:tr w:rsidR="00071A09" w14:paraId="4B8D839D" w14:textId="77777777" w:rsidTr="00B04C1D">
        <w:tc>
          <w:tcPr>
            <w:tcW w:w="114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F2BD34"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w:t>
            </w:r>
          </w:p>
        </w:tc>
        <w:tc>
          <w:tcPr>
            <w:tcW w:w="103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5161A8"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Anuja Sharma</w:t>
            </w:r>
          </w:p>
        </w:tc>
        <w:tc>
          <w:tcPr>
            <w:tcW w:w="49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1C6E47"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26</w:t>
            </w:r>
          </w:p>
        </w:tc>
        <w:tc>
          <w:tcPr>
            <w:tcW w:w="6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BF8A90"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49000</w:t>
            </w:r>
          </w:p>
        </w:tc>
        <w:tc>
          <w:tcPr>
            <w:tcW w:w="166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3377F3"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HDFC</w:t>
            </w:r>
          </w:p>
        </w:tc>
      </w:tr>
      <w:tr w:rsidR="00071A09" w14:paraId="4F5FDB71" w14:textId="77777777" w:rsidTr="00B04C1D">
        <w:tc>
          <w:tcPr>
            <w:tcW w:w="11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EEBD0"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w:t>
            </w:r>
          </w:p>
        </w:tc>
        <w:tc>
          <w:tcPr>
            <w:tcW w:w="103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A952DE"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Deepak Kohli</w:t>
            </w:r>
          </w:p>
        </w:tc>
        <w:tc>
          <w:tcPr>
            <w:tcW w:w="49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DCF35A"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28</w:t>
            </w:r>
          </w:p>
        </w:tc>
        <w:tc>
          <w:tcPr>
            <w:tcW w:w="6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70A255"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65000</w:t>
            </w:r>
          </w:p>
        </w:tc>
        <w:tc>
          <w:tcPr>
            <w:tcW w:w="166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105A2A"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SBI</w:t>
            </w:r>
          </w:p>
        </w:tc>
      </w:tr>
    </w:tbl>
    <w:p w14:paraId="2B726441"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The output of the SELECT query shows that all the records are inserted successfully.</w:t>
      </w:r>
    </w:p>
    <w:p w14:paraId="5E7CE229" w14:textId="77777777" w:rsidR="00071A09" w:rsidRDefault="00071A09" w:rsidP="00D460BB">
      <w:pPr>
        <w:pStyle w:val="NormalWeb"/>
        <w:shd w:val="clear" w:color="auto" w:fill="FFFFFF"/>
        <w:ind w:left="360"/>
        <w:jc w:val="both"/>
        <w:rPr>
          <w:rFonts w:ascii="Segoe UI" w:hAnsi="Segoe UI" w:cs="Segoe UI"/>
          <w:color w:val="333333"/>
        </w:rPr>
      </w:pPr>
      <w:r>
        <w:rPr>
          <w:rStyle w:val="Emphasis"/>
          <w:rFonts w:ascii="Segoe UI" w:hAnsi="Segoe UI" w:cs="Segoe UI"/>
          <w:color w:val="333333"/>
        </w:rPr>
        <w:t>BEGIN / START TRANSACTION</w:t>
      </w:r>
      <w:r>
        <w:rPr>
          <w:rFonts w:ascii="Segoe UI" w:hAnsi="Segoe UI" w:cs="Segoe UI"/>
          <w:color w:val="333333"/>
        </w:rPr>
        <w:t> command is used to start the transaction.</w:t>
      </w:r>
    </w:p>
    <w:p w14:paraId="77FD22D9"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START </w:t>
      </w:r>
      <w:r>
        <w:rPr>
          <w:rStyle w:val="keyword"/>
          <w:rFonts w:ascii="Segoe UI" w:hAnsi="Segoe UI" w:cs="Segoe UI"/>
          <w:b/>
          <w:bCs/>
          <w:color w:val="006699"/>
          <w:bdr w:val="none" w:sz="0" w:space="0" w:color="auto" w:frame="1"/>
        </w:rPr>
        <w:t>TRANSACTION</w:t>
      </w:r>
      <w:r>
        <w:rPr>
          <w:rFonts w:ascii="Segoe UI" w:hAnsi="Segoe UI" w:cs="Segoe UI"/>
          <w:color w:val="000000"/>
          <w:bdr w:val="none" w:sz="0" w:space="0" w:color="auto" w:frame="1"/>
        </w:rPr>
        <w:t>;  </w:t>
      </w:r>
    </w:p>
    <w:p w14:paraId="452EC482" w14:textId="4077B199" w:rsidR="00071A09" w:rsidRPr="00D460BB" w:rsidRDefault="00071A09" w:rsidP="00D460BB">
      <w:pPr>
        <w:ind w:left="360"/>
        <w:rPr>
          <w:rFonts w:ascii="Times New Roman" w:hAnsi="Times New Roman" w:cs="Times New Roman"/>
        </w:rPr>
      </w:pPr>
      <w:r w:rsidRPr="00D460BB">
        <w:rPr>
          <w:rFonts w:ascii="Segoe UI" w:hAnsi="Segoe UI" w:cs="Segoe UI"/>
          <w:color w:val="333333"/>
        </w:rPr>
        <w:lastRenderedPageBreak/>
        <w:br/>
      </w:r>
      <w:r>
        <w:rPr>
          <w:noProof/>
        </w:rPr>
        <w:drawing>
          <wp:inline distT="0" distB="0" distL="0" distR="0" wp14:anchorId="58324AD8" wp14:editId="6CF65069">
            <wp:extent cx="3465195" cy="553085"/>
            <wp:effectExtent l="0" t="0" r="1905" b="0"/>
            <wp:docPr id="1338891661" name="Picture 4"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CL Commands in SQ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5195" cy="553085"/>
                    </a:xfrm>
                    <a:prstGeom prst="rect">
                      <a:avLst/>
                    </a:prstGeom>
                    <a:noFill/>
                    <a:ln>
                      <a:noFill/>
                    </a:ln>
                  </pic:spPr>
                </pic:pic>
              </a:graphicData>
            </a:graphic>
          </wp:inline>
        </w:drawing>
      </w:r>
    </w:p>
    <w:p w14:paraId="2E359BCD"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As we know, the SAVEPOINT command in SQL is used to save the different parts of the same transaction using different names. Consider till this point as one part of our transaction. We will save this part using a savepoint named Insertion.</w:t>
      </w:r>
    </w:p>
    <w:p w14:paraId="59A6C284"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SAVEPOINT Insertion;  </w:t>
      </w:r>
    </w:p>
    <w:p w14:paraId="6D8120E3" w14:textId="435B1DC0"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1C6E30A4" wp14:editId="4787E4A3">
            <wp:extent cx="3526790" cy="522605"/>
            <wp:effectExtent l="0" t="0" r="0" b="0"/>
            <wp:docPr id="2012625149" name="Picture 3"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CL Commands in SQ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6790" cy="522605"/>
                    </a:xfrm>
                    <a:prstGeom prst="rect">
                      <a:avLst/>
                    </a:prstGeom>
                    <a:noFill/>
                    <a:ln>
                      <a:noFill/>
                    </a:ln>
                  </pic:spPr>
                </pic:pic>
              </a:graphicData>
            </a:graphic>
          </wp:inline>
        </w:drawing>
      </w:r>
    </w:p>
    <w:p w14:paraId="0DD783A1"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We will execute the delete command on the customer table to remove the record with ID 5.</w:t>
      </w:r>
    </w:p>
    <w:p w14:paraId="1FE15EFA"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DELETE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Customer_ID = 5;  </w:t>
      </w:r>
    </w:p>
    <w:p w14:paraId="24056C19" w14:textId="3010917C"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4A4CB3D5" wp14:editId="6E0AD169">
            <wp:extent cx="4618355" cy="522605"/>
            <wp:effectExtent l="0" t="0" r="0" b="0"/>
            <wp:docPr id="1384785985" name="Picture 2"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CL Commands in SQ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8355" cy="522605"/>
                    </a:xfrm>
                    <a:prstGeom prst="rect">
                      <a:avLst/>
                    </a:prstGeom>
                    <a:noFill/>
                    <a:ln>
                      <a:noFill/>
                    </a:ln>
                  </pic:spPr>
                </pic:pic>
              </a:graphicData>
            </a:graphic>
          </wp:inline>
        </w:drawing>
      </w:r>
    </w:p>
    <w:p w14:paraId="7F10B54C"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We will execute the SELECT query to verify that the record with ID 5 has been removed.</w:t>
      </w:r>
    </w:p>
    <w:p w14:paraId="3F0829FB"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373F6850" w14:textId="77777777" w:rsidR="00071A09" w:rsidRDefault="00071A09" w:rsidP="00D460BB">
      <w:pPr>
        <w:rPr>
          <w:rFonts w:ascii="Times New Roman" w:hAnsi="Times New Roman" w:cs="Times New Roman"/>
        </w:rPr>
      </w:pP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23"/>
        <w:gridCol w:w="1736"/>
        <w:gridCol w:w="1129"/>
        <w:gridCol w:w="1381"/>
        <w:gridCol w:w="3017"/>
      </w:tblGrid>
      <w:tr w:rsidR="00071A09" w14:paraId="7C30FE29" w14:textId="77777777" w:rsidTr="00B04C1D">
        <w:tc>
          <w:tcPr>
            <w:tcW w:w="1143" w:type="pct"/>
            <w:shd w:val="clear" w:color="auto" w:fill="C7CCBE"/>
            <w:tcMar>
              <w:top w:w="180" w:type="dxa"/>
              <w:left w:w="180" w:type="dxa"/>
              <w:bottom w:w="180" w:type="dxa"/>
              <w:right w:w="180" w:type="dxa"/>
            </w:tcMar>
            <w:hideMark/>
          </w:tcPr>
          <w:p w14:paraId="16918EA5" w14:textId="77777777" w:rsidR="00071A09" w:rsidRPr="00D460BB" w:rsidRDefault="00071A09" w:rsidP="00D460BB">
            <w:pPr>
              <w:ind w:left="360"/>
              <w:rPr>
                <w:b/>
                <w:bCs/>
                <w:color w:val="000000"/>
                <w:sz w:val="26"/>
                <w:szCs w:val="26"/>
              </w:rPr>
            </w:pPr>
            <w:r w:rsidRPr="00D460BB">
              <w:rPr>
                <w:b/>
                <w:bCs/>
                <w:color w:val="000000"/>
                <w:sz w:val="26"/>
                <w:szCs w:val="26"/>
              </w:rPr>
              <w:t>Customer_ID</w:t>
            </w:r>
          </w:p>
        </w:tc>
        <w:tc>
          <w:tcPr>
            <w:tcW w:w="1030" w:type="pct"/>
            <w:shd w:val="clear" w:color="auto" w:fill="C7CCBE"/>
            <w:tcMar>
              <w:top w:w="180" w:type="dxa"/>
              <w:left w:w="180" w:type="dxa"/>
              <w:bottom w:w="180" w:type="dxa"/>
              <w:right w:w="180" w:type="dxa"/>
            </w:tcMar>
            <w:hideMark/>
          </w:tcPr>
          <w:p w14:paraId="691A11A7" w14:textId="77777777" w:rsidR="00071A09" w:rsidRPr="00D460BB" w:rsidRDefault="00071A09" w:rsidP="00D460BB">
            <w:pPr>
              <w:ind w:left="360"/>
              <w:rPr>
                <w:b/>
                <w:bCs/>
                <w:color w:val="000000"/>
                <w:sz w:val="26"/>
                <w:szCs w:val="26"/>
              </w:rPr>
            </w:pPr>
            <w:r w:rsidRPr="00D460BB">
              <w:rPr>
                <w:b/>
                <w:bCs/>
                <w:color w:val="000000"/>
                <w:sz w:val="26"/>
                <w:szCs w:val="26"/>
              </w:rPr>
              <w:t>Name</w:t>
            </w:r>
          </w:p>
        </w:tc>
        <w:tc>
          <w:tcPr>
            <w:tcW w:w="499" w:type="pct"/>
            <w:shd w:val="clear" w:color="auto" w:fill="C7CCBE"/>
            <w:tcMar>
              <w:top w:w="180" w:type="dxa"/>
              <w:left w:w="180" w:type="dxa"/>
              <w:bottom w:w="180" w:type="dxa"/>
              <w:right w:w="180" w:type="dxa"/>
            </w:tcMar>
            <w:hideMark/>
          </w:tcPr>
          <w:p w14:paraId="282418F9" w14:textId="77777777" w:rsidR="00071A09" w:rsidRPr="00D460BB" w:rsidRDefault="00071A09" w:rsidP="00D460BB">
            <w:pPr>
              <w:ind w:left="360"/>
              <w:rPr>
                <w:b/>
                <w:bCs/>
                <w:color w:val="000000"/>
                <w:sz w:val="26"/>
                <w:szCs w:val="26"/>
              </w:rPr>
            </w:pPr>
            <w:r w:rsidRPr="00D460BB">
              <w:rPr>
                <w:b/>
                <w:bCs/>
                <w:color w:val="000000"/>
                <w:sz w:val="26"/>
                <w:szCs w:val="26"/>
              </w:rPr>
              <w:t>Age</w:t>
            </w:r>
          </w:p>
        </w:tc>
        <w:tc>
          <w:tcPr>
            <w:tcW w:w="662" w:type="pct"/>
            <w:shd w:val="clear" w:color="auto" w:fill="C7CCBE"/>
            <w:tcMar>
              <w:top w:w="180" w:type="dxa"/>
              <w:left w:w="180" w:type="dxa"/>
              <w:bottom w:w="180" w:type="dxa"/>
              <w:right w:w="180" w:type="dxa"/>
            </w:tcMar>
            <w:hideMark/>
          </w:tcPr>
          <w:p w14:paraId="0BDED21D" w14:textId="77777777" w:rsidR="00071A09" w:rsidRPr="00D460BB" w:rsidRDefault="00071A09" w:rsidP="00D460BB">
            <w:pPr>
              <w:ind w:left="360"/>
              <w:rPr>
                <w:b/>
                <w:bCs/>
                <w:color w:val="000000"/>
                <w:sz w:val="26"/>
                <w:szCs w:val="26"/>
              </w:rPr>
            </w:pPr>
            <w:r w:rsidRPr="00D460BB">
              <w:rPr>
                <w:b/>
                <w:bCs/>
                <w:color w:val="000000"/>
                <w:sz w:val="26"/>
                <w:szCs w:val="26"/>
              </w:rPr>
              <w:t>Salary</w:t>
            </w:r>
          </w:p>
        </w:tc>
        <w:tc>
          <w:tcPr>
            <w:tcW w:w="1666" w:type="pct"/>
            <w:shd w:val="clear" w:color="auto" w:fill="C7CCBE"/>
            <w:tcMar>
              <w:top w:w="180" w:type="dxa"/>
              <w:left w:w="180" w:type="dxa"/>
              <w:bottom w:w="180" w:type="dxa"/>
              <w:right w:w="180" w:type="dxa"/>
            </w:tcMar>
            <w:hideMark/>
          </w:tcPr>
          <w:p w14:paraId="7E2F6B36" w14:textId="77777777" w:rsidR="00071A09" w:rsidRPr="00D460BB" w:rsidRDefault="00071A09" w:rsidP="00D460BB">
            <w:pPr>
              <w:ind w:left="360"/>
              <w:rPr>
                <w:b/>
                <w:bCs/>
                <w:color w:val="000000"/>
                <w:sz w:val="26"/>
                <w:szCs w:val="26"/>
              </w:rPr>
            </w:pPr>
            <w:r w:rsidRPr="00D460BB">
              <w:rPr>
                <w:b/>
                <w:bCs/>
                <w:color w:val="000000"/>
                <w:sz w:val="26"/>
                <w:szCs w:val="26"/>
              </w:rPr>
              <w:t>Salary_BankAccount</w:t>
            </w:r>
          </w:p>
        </w:tc>
      </w:tr>
      <w:tr w:rsidR="00071A09" w14:paraId="06CE0622" w14:textId="77777777" w:rsidTr="00B04C1D">
        <w:tc>
          <w:tcPr>
            <w:tcW w:w="11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935B5C" w14:textId="77777777" w:rsidR="00071A09" w:rsidRPr="00D460BB" w:rsidRDefault="00071A09" w:rsidP="00D460BB">
            <w:pPr>
              <w:ind w:left="360"/>
              <w:jc w:val="both"/>
              <w:rPr>
                <w:rFonts w:ascii="Segoe UI" w:hAnsi="Segoe UI" w:cs="Segoe UI"/>
                <w:color w:val="333333"/>
                <w:sz w:val="24"/>
                <w:szCs w:val="24"/>
              </w:rPr>
            </w:pPr>
            <w:r w:rsidRPr="00D460BB">
              <w:rPr>
                <w:rFonts w:ascii="Segoe UI" w:hAnsi="Segoe UI" w:cs="Segoe UI"/>
                <w:color w:val="333333"/>
              </w:rPr>
              <w:t>1</w:t>
            </w:r>
          </w:p>
        </w:tc>
        <w:tc>
          <w:tcPr>
            <w:tcW w:w="103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24CAF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Aryan Jain</w:t>
            </w:r>
          </w:p>
        </w:tc>
        <w:tc>
          <w:tcPr>
            <w:tcW w:w="49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8C1B68"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51</w:t>
            </w:r>
          </w:p>
        </w:tc>
        <w:tc>
          <w:tcPr>
            <w:tcW w:w="6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45A58"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56000</w:t>
            </w:r>
          </w:p>
        </w:tc>
        <w:tc>
          <w:tcPr>
            <w:tcW w:w="166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0ABBA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SBI</w:t>
            </w:r>
          </w:p>
        </w:tc>
      </w:tr>
      <w:tr w:rsidR="00071A09" w14:paraId="769994D6" w14:textId="77777777" w:rsidTr="00B04C1D">
        <w:tc>
          <w:tcPr>
            <w:tcW w:w="114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CE019F"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w:t>
            </w:r>
          </w:p>
        </w:tc>
        <w:tc>
          <w:tcPr>
            <w:tcW w:w="103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20FE3E"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Arohi Dixit</w:t>
            </w:r>
          </w:p>
        </w:tc>
        <w:tc>
          <w:tcPr>
            <w:tcW w:w="49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C63CF5"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21</w:t>
            </w:r>
          </w:p>
        </w:tc>
        <w:tc>
          <w:tcPr>
            <w:tcW w:w="6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1D51D5"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25000</w:t>
            </w:r>
          </w:p>
        </w:tc>
        <w:tc>
          <w:tcPr>
            <w:tcW w:w="166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9262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Axis</w:t>
            </w:r>
          </w:p>
        </w:tc>
      </w:tr>
      <w:tr w:rsidR="00071A09" w14:paraId="3DB12395" w14:textId="77777777" w:rsidTr="00B04C1D">
        <w:tc>
          <w:tcPr>
            <w:tcW w:w="11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EFBA71"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w:t>
            </w:r>
          </w:p>
        </w:tc>
        <w:tc>
          <w:tcPr>
            <w:tcW w:w="103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0860D"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Vineet Garg</w:t>
            </w:r>
          </w:p>
        </w:tc>
        <w:tc>
          <w:tcPr>
            <w:tcW w:w="49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B36415"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24</w:t>
            </w:r>
          </w:p>
        </w:tc>
        <w:tc>
          <w:tcPr>
            <w:tcW w:w="6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135EC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31000</w:t>
            </w:r>
          </w:p>
        </w:tc>
        <w:tc>
          <w:tcPr>
            <w:tcW w:w="166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2800B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ICICI</w:t>
            </w:r>
          </w:p>
        </w:tc>
      </w:tr>
      <w:tr w:rsidR="00071A09" w14:paraId="0E230E5F" w14:textId="77777777" w:rsidTr="00B04C1D">
        <w:tc>
          <w:tcPr>
            <w:tcW w:w="114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AEEB90"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w:t>
            </w:r>
          </w:p>
        </w:tc>
        <w:tc>
          <w:tcPr>
            <w:tcW w:w="103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8FC464"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Anuja Sharma</w:t>
            </w:r>
          </w:p>
        </w:tc>
        <w:tc>
          <w:tcPr>
            <w:tcW w:w="49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6DD1F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26</w:t>
            </w:r>
          </w:p>
        </w:tc>
        <w:tc>
          <w:tcPr>
            <w:tcW w:w="6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1D064B"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49000</w:t>
            </w:r>
          </w:p>
        </w:tc>
        <w:tc>
          <w:tcPr>
            <w:tcW w:w="166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870DA4"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HDFC</w:t>
            </w:r>
          </w:p>
        </w:tc>
      </w:tr>
    </w:tbl>
    <w:p w14:paraId="71EB090F"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lastRenderedPageBreak/>
        <w:t>The output of the SELECT query shows that the record with ID 5 is removed successfully.</w:t>
      </w:r>
    </w:p>
    <w:p w14:paraId="60C76747"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Consider the delete operation as one part of our transaction. We will save this part using a savepoint named Deletion.</w:t>
      </w:r>
    </w:p>
    <w:p w14:paraId="5CD1FF1C"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SAVEPOINT Deletion;  </w:t>
      </w:r>
    </w:p>
    <w:p w14:paraId="7F34B9B9" w14:textId="3A5E9004" w:rsidR="00071A09" w:rsidRPr="00D460BB" w:rsidRDefault="00071A09" w:rsidP="00D460BB">
      <w:pPr>
        <w:ind w:left="360"/>
        <w:rPr>
          <w:rFonts w:ascii="Times New Roman" w:hAnsi="Times New Roman" w:cs="Times New Roman"/>
        </w:rPr>
      </w:pPr>
      <w:r w:rsidRPr="00D460BB">
        <w:rPr>
          <w:rFonts w:ascii="Segoe UI" w:hAnsi="Segoe UI" w:cs="Segoe UI"/>
          <w:color w:val="333333"/>
        </w:rPr>
        <w:br/>
      </w:r>
      <w:r>
        <w:rPr>
          <w:noProof/>
        </w:rPr>
        <w:drawing>
          <wp:inline distT="0" distB="0" distL="0" distR="0" wp14:anchorId="7B9BCB51" wp14:editId="0DCE31F1">
            <wp:extent cx="3496310" cy="599440"/>
            <wp:effectExtent l="0" t="0" r="8890" b="0"/>
            <wp:docPr id="2079745281" name="Picture 1"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CL Commands in SQ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6310" cy="599440"/>
                    </a:xfrm>
                    <a:prstGeom prst="rect">
                      <a:avLst/>
                    </a:prstGeom>
                    <a:noFill/>
                    <a:ln>
                      <a:noFill/>
                    </a:ln>
                  </pic:spPr>
                </pic:pic>
              </a:graphicData>
            </a:graphic>
          </wp:inline>
        </w:drawing>
      </w:r>
    </w:p>
    <w:p w14:paraId="24C5E545"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Suddenly, our requirement changed, and we realized that we had deleted a record that was not supposed to be. In such a scenario, we need to roll back our transaction to the savepoint, which was created prior to the execution of the DELETE command.</w:t>
      </w:r>
    </w:p>
    <w:p w14:paraId="56F953AB"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ROLLBACK</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Insertion;  </w:t>
      </w:r>
    </w:p>
    <w:p w14:paraId="360BAB87"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We didn't need the deletion carried on the record. Hence, we have rolled back to the savepoint named Insertion.</w:t>
      </w:r>
    </w:p>
    <w:p w14:paraId="78C01CCD"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For confirming that we have got the same customer table that we had before carrying out the deletion operation, we will again execute the SELECT query.</w:t>
      </w:r>
    </w:p>
    <w:p w14:paraId="7D1DDE9A" w14:textId="77777777" w:rsidR="00071A09" w:rsidRDefault="00071A0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7DF1BD24" w14:textId="77777777" w:rsidR="00071A09" w:rsidRDefault="00071A09" w:rsidP="00D460BB">
      <w:pPr>
        <w:rPr>
          <w:rFonts w:ascii="Times New Roman" w:hAnsi="Times New Roman" w:cs="Times New Roman"/>
        </w:rPr>
      </w:pP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23"/>
        <w:gridCol w:w="1736"/>
        <w:gridCol w:w="1129"/>
        <w:gridCol w:w="1381"/>
        <w:gridCol w:w="3017"/>
      </w:tblGrid>
      <w:tr w:rsidR="00071A09" w14:paraId="67B03668" w14:textId="77777777" w:rsidTr="00071A09">
        <w:tc>
          <w:tcPr>
            <w:tcW w:w="1143" w:type="pct"/>
            <w:shd w:val="clear" w:color="auto" w:fill="C7CCBE"/>
            <w:tcMar>
              <w:top w:w="180" w:type="dxa"/>
              <w:left w:w="180" w:type="dxa"/>
              <w:bottom w:w="180" w:type="dxa"/>
              <w:right w:w="180" w:type="dxa"/>
            </w:tcMar>
            <w:hideMark/>
          </w:tcPr>
          <w:p w14:paraId="3DF21061" w14:textId="77777777" w:rsidR="00071A09" w:rsidRPr="00D460BB" w:rsidRDefault="00071A09" w:rsidP="00D460BB">
            <w:pPr>
              <w:ind w:left="360"/>
              <w:rPr>
                <w:b/>
                <w:bCs/>
                <w:color w:val="000000"/>
                <w:sz w:val="26"/>
                <w:szCs w:val="26"/>
              </w:rPr>
            </w:pPr>
            <w:r w:rsidRPr="00D460BB">
              <w:rPr>
                <w:b/>
                <w:bCs/>
                <w:color w:val="000000"/>
                <w:sz w:val="26"/>
                <w:szCs w:val="26"/>
              </w:rPr>
              <w:t>Customer_ID</w:t>
            </w:r>
          </w:p>
        </w:tc>
        <w:tc>
          <w:tcPr>
            <w:tcW w:w="1030" w:type="pct"/>
            <w:shd w:val="clear" w:color="auto" w:fill="C7CCBE"/>
            <w:tcMar>
              <w:top w:w="180" w:type="dxa"/>
              <w:left w:w="180" w:type="dxa"/>
              <w:bottom w:w="180" w:type="dxa"/>
              <w:right w:w="180" w:type="dxa"/>
            </w:tcMar>
            <w:hideMark/>
          </w:tcPr>
          <w:p w14:paraId="0A6B2E49" w14:textId="77777777" w:rsidR="00071A09" w:rsidRPr="00D460BB" w:rsidRDefault="00071A09" w:rsidP="00D460BB">
            <w:pPr>
              <w:ind w:left="360"/>
              <w:rPr>
                <w:b/>
                <w:bCs/>
                <w:color w:val="000000"/>
                <w:sz w:val="26"/>
                <w:szCs w:val="26"/>
              </w:rPr>
            </w:pPr>
            <w:r w:rsidRPr="00D460BB">
              <w:rPr>
                <w:b/>
                <w:bCs/>
                <w:color w:val="000000"/>
                <w:sz w:val="26"/>
                <w:szCs w:val="26"/>
              </w:rPr>
              <w:t>Name</w:t>
            </w:r>
          </w:p>
        </w:tc>
        <w:tc>
          <w:tcPr>
            <w:tcW w:w="499" w:type="pct"/>
            <w:shd w:val="clear" w:color="auto" w:fill="C7CCBE"/>
            <w:tcMar>
              <w:top w:w="180" w:type="dxa"/>
              <w:left w:w="180" w:type="dxa"/>
              <w:bottom w:w="180" w:type="dxa"/>
              <w:right w:w="180" w:type="dxa"/>
            </w:tcMar>
            <w:hideMark/>
          </w:tcPr>
          <w:p w14:paraId="4CDB6037" w14:textId="77777777" w:rsidR="00071A09" w:rsidRPr="00D460BB" w:rsidRDefault="00071A09" w:rsidP="00D460BB">
            <w:pPr>
              <w:ind w:left="360"/>
              <w:rPr>
                <w:b/>
                <w:bCs/>
                <w:color w:val="000000"/>
                <w:sz w:val="26"/>
                <w:szCs w:val="26"/>
              </w:rPr>
            </w:pPr>
            <w:r w:rsidRPr="00D460BB">
              <w:rPr>
                <w:b/>
                <w:bCs/>
                <w:color w:val="000000"/>
                <w:sz w:val="26"/>
                <w:szCs w:val="26"/>
              </w:rPr>
              <w:t>Age</w:t>
            </w:r>
          </w:p>
        </w:tc>
        <w:tc>
          <w:tcPr>
            <w:tcW w:w="662" w:type="pct"/>
            <w:shd w:val="clear" w:color="auto" w:fill="C7CCBE"/>
            <w:tcMar>
              <w:top w:w="180" w:type="dxa"/>
              <w:left w:w="180" w:type="dxa"/>
              <w:bottom w:w="180" w:type="dxa"/>
              <w:right w:w="180" w:type="dxa"/>
            </w:tcMar>
            <w:hideMark/>
          </w:tcPr>
          <w:p w14:paraId="1706F294" w14:textId="77777777" w:rsidR="00071A09" w:rsidRPr="00D460BB" w:rsidRDefault="00071A09" w:rsidP="00D460BB">
            <w:pPr>
              <w:ind w:left="360"/>
              <w:rPr>
                <w:b/>
                <w:bCs/>
                <w:color w:val="000000"/>
                <w:sz w:val="26"/>
                <w:szCs w:val="26"/>
              </w:rPr>
            </w:pPr>
            <w:r w:rsidRPr="00D460BB">
              <w:rPr>
                <w:b/>
                <w:bCs/>
                <w:color w:val="000000"/>
                <w:sz w:val="26"/>
                <w:szCs w:val="26"/>
              </w:rPr>
              <w:t>Salary</w:t>
            </w:r>
          </w:p>
        </w:tc>
        <w:tc>
          <w:tcPr>
            <w:tcW w:w="1666" w:type="pct"/>
            <w:shd w:val="clear" w:color="auto" w:fill="C7CCBE"/>
            <w:tcMar>
              <w:top w:w="180" w:type="dxa"/>
              <w:left w:w="180" w:type="dxa"/>
              <w:bottom w:w="180" w:type="dxa"/>
              <w:right w:w="180" w:type="dxa"/>
            </w:tcMar>
            <w:hideMark/>
          </w:tcPr>
          <w:p w14:paraId="0094CE05" w14:textId="77777777" w:rsidR="00071A09" w:rsidRPr="00D460BB" w:rsidRDefault="00071A09" w:rsidP="00D460BB">
            <w:pPr>
              <w:ind w:left="360"/>
              <w:rPr>
                <w:b/>
                <w:bCs/>
                <w:color w:val="000000"/>
                <w:sz w:val="26"/>
                <w:szCs w:val="26"/>
              </w:rPr>
            </w:pPr>
            <w:r w:rsidRPr="00D460BB">
              <w:rPr>
                <w:b/>
                <w:bCs/>
                <w:color w:val="000000"/>
                <w:sz w:val="26"/>
                <w:szCs w:val="26"/>
              </w:rPr>
              <w:t>Salary_BankAccount</w:t>
            </w:r>
          </w:p>
        </w:tc>
      </w:tr>
      <w:tr w:rsidR="00071A09" w14:paraId="2220BB8D" w14:textId="77777777" w:rsidTr="00071A09">
        <w:tc>
          <w:tcPr>
            <w:tcW w:w="11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243482" w14:textId="77777777" w:rsidR="00071A09" w:rsidRPr="00D460BB" w:rsidRDefault="00071A09" w:rsidP="00D460BB">
            <w:pPr>
              <w:ind w:left="360"/>
              <w:jc w:val="both"/>
              <w:rPr>
                <w:rFonts w:ascii="Segoe UI" w:hAnsi="Segoe UI" w:cs="Segoe UI"/>
                <w:color w:val="333333"/>
                <w:sz w:val="24"/>
                <w:szCs w:val="24"/>
              </w:rPr>
            </w:pPr>
            <w:r w:rsidRPr="00D460BB">
              <w:rPr>
                <w:rFonts w:ascii="Segoe UI" w:hAnsi="Segoe UI" w:cs="Segoe UI"/>
                <w:color w:val="333333"/>
              </w:rPr>
              <w:t>1</w:t>
            </w:r>
          </w:p>
        </w:tc>
        <w:tc>
          <w:tcPr>
            <w:tcW w:w="103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FF46C6"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Aryan Jain</w:t>
            </w:r>
          </w:p>
        </w:tc>
        <w:tc>
          <w:tcPr>
            <w:tcW w:w="49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4B1B55"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51</w:t>
            </w:r>
          </w:p>
        </w:tc>
        <w:tc>
          <w:tcPr>
            <w:tcW w:w="6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645A07"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56000</w:t>
            </w:r>
          </w:p>
        </w:tc>
        <w:tc>
          <w:tcPr>
            <w:tcW w:w="166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DEA9B1"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SBI</w:t>
            </w:r>
          </w:p>
        </w:tc>
      </w:tr>
      <w:tr w:rsidR="00071A09" w14:paraId="32877524" w14:textId="77777777" w:rsidTr="00071A09">
        <w:tc>
          <w:tcPr>
            <w:tcW w:w="114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C7D84D"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w:t>
            </w:r>
          </w:p>
        </w:tc>
        <w:tc>
          <w:tcPr>
            <w:tcW w:w="103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C1F822"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Arohi Dixit</w:t>
            </w:r>
          </w:p>
        </w:tc>
        <w:tc>
          <w:tcPr>
            <w:tcW w:w="49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591B5A"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21</w:t>
            </w:r>
          </w:p>
        </w:tc>
        <w:tc>
          <w:tcPr>
            <w:tcW w:w="6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7B0DDB"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25000</w:t>
            </w:r>
          </w:p>
        </w:tc>
        <w:tc>
          <w:tcPr>
            <w:tcW w:w="166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CF734E"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Axis</w:t>
            </w:r>
          </w:p>
        </w:tc>
      </w:tr>
      <w:tr w:rsidR="00071A09" w14:paraId="24AE12B0" w14:textId="77777777" w:rsidTr="00071A09">
        <w:tc>
          <w:tcPr>
            <w:tcW w:w="11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A5BF05"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w:t>
            </w:r>
          </w:p>
        </w:tc>
        <w:tc>
          <w:tcPr>
            <w:tcW w:w="103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9DED9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Vineet Garg</w:t>
            </w:r>
          </w:p>
        </w:tc>
        <w:tc>
          <w:tcPr>
            <w:tcW w:w="49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0C4B3"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24</w:t>
            </w:r>
          </w:p>
        </w:tc>
        <w:tc>
          <w:tcPr>
            <w:tcW w:w="6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76D0C2"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31000</w:t>
            </w:r>
          </w:p>
        </w:tc>
        <w:tc>
          <w:tcPr>
            <w:tcW w:w="166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337220"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ICICI</w:t>
            </w:r>
          </w:p>
        </w:tc>
      </w:tr>
      <w:tr w:rsidR="00071A09" w14:paraId="36B28182" w14:textId="77777777" w:rsidTr="00071A09">
        <w:tc>
          <w:tcPr>
            <w:tcW w:w="114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0FB457"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w:t>
            </w:r>
          </w:p>
        </w:tc>
        <w:tc>
          <w:tcPr>
            <w:tcW w:w="103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86559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Anuja Sharma</w:t>
            </w:r>
          </w:p>
        </w:tc>
        <w:tc>
          <w:tcPr>
            <w:tcW w:w="49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8EF9A4"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26</w:t>
            </w:r>
          </w:p>
        </w:tc>
        <w:tc>
          <w:tcPr>
            <w:tcW w:w="6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0BFCB8"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49000</w:t>
            </w:r>
          </w:p>
        </w:tc>
        <w:tc>
          <w:tcPr>
            <w:tcW w:w="166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EAE727"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HDFC</w:t>
            </w:r>
          </w:p>
        </w:tc>
      </w:tr>
      <w:tr w:rsidR="00071A09" w14:paraId="60B9253C" w14:textId="77777777" w:rsidTr="00071A09">
        <w:tc>
          <w:tcPr>
            <w:tcW w:w="11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1F36DC"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5</w:t>
            </w:r>
          </w:p>
        </w:tc>
        <w:tc>
          <w:tcPr>
            <w:tcW w:w="103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887F92"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 xml:space="preserve">Deepak </w:t>
            </w:r>
            <w:r w:rsidRPr="00D460BB">
              <w:rPr>
                <w:rFonts w:ascii="Segoe UI" w:hAnsi="Segoe UI" w:cs="Segoe UI"/>
                <w:color w:val="333333"/>
              </w:rPr>
              <w:lastRenderedPageBreak/>
              <w:t>Kohli</w:t>
            </w:r>
          </w:p>
        </w:tc>
        <w:tc>
          <w:tcPr>
            <w:tcW w:w="49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2E260"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lastRenderedPageBreak/>
              <w:t>28</w:t>
            </w:r>
          </w:p>
        </w:tc>
        <w:tc>
          <w:tcPr>
            <w:tcW w:w="6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034AA6"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65000</w:t>
            </w:r>
          </w:p>
        </w:tc>
        <w:tc>
          <w:tcPr>
            <w:tcW w:w="166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3B0F9" w14:textId="77777777" w:rsidR="00071A09" w:rsidRPr="00D460BB" w:rsidRDefault="00071A09" w:rsidP="00D460BB">
            <w:pPr>
              <w:ind w:left="360"/>
              <w:jc w:val="both"/>
              <w:rPr>
                <w:rFonts w:ascii="Segoe UI" w:hAnsi="Segoe UI" w:cs="Segoe UI"/>
                <w:color w:val="333333"/>
              </w:rPr>
            </w:pPr>
            <w:r w:rsidRPr="00D460BB">
              <w:rPr>
                <w:rFonts w:ascii="Segoe UI" w:hAnsi="Segoe UI" w:cs="Segoe UI"/>
                <w:color w:val="333333"/>
              </w:rPr>
              <w:t>SBI</w:t>
            </w:r>
          </w:p>
        </w:tc>
      </w:tr>
    </w:tbl>
    <w:p w14:paraId="39D6547A" w14:textId="77777777" w:rsidR="00071A09" w:rsidRDefault="00071A09" w:rsidP="00D460BB">
      <w:pPr>
        <w:pStyle w:val="NormalWeb"/>
        <w:shd w:val="clear" w:color="auto" w:fill="FFFFFF"/>
        <w:ind w:left="360"/>
        <w:jc w:val="both"/>
        <w:rPr>
          <w:rFonts w:ascii="Segoe UI" w:hAnsi="Segoe UI" w:cs="Segoe UI"/>
          <w:color w:val="333333"/>
        </w:rPr>
      </w:pPr>
      <w:r>
        <w:rPr>
          <w:rFonts w:ascii="Segoe UI" w:hAnsi="Segoe UI" w:cs="Segoe UI"/>
          <w:color w:val="333333"/>
        </w:rPr>
        <w:t>The SELECT query output confirms that the transaction is now successfully rolled back to the savepoint 'Insertion'.</w:t>
      </w:r>
    </w:p>
    <w:p w14:paraId="3C64E58A" w14:textId="77777777" w:rsidR="005C6F83" w:rsidRPr="005C6F83" w:rsidRDefault="005C6F83" w:rsidP="00D460BB">
      <w:pPr>
        <w:rPr>
          <w:lang w:eastAsia="en-IN"/>
        </w:rPr>
      </w:pPr>
    </w:p>
    <w:p w14:paraId="1F1E8B58" w14:textId="77777777" w:rsidR="005C6F83" w:rsidRDefault="005C6F83" w:rsidP="00D460BB"/>
    <w:p w14:paraId="7B5BA663" w14:textId="77777777" w:rsidR="005C6F83" w:rsidRPr="005C6F83" w:rsidRDefault="005C6F83" w:rsidP="00D460BB"/>
    <w:p w14:paraId="1443E163" w14:textId="77777777" w:rsidR="00D67C3D" w:rsidRDefault="00D67C3D" w:rsidP="00D460BB">
      <w:pPr>
        <w:pStyle w:val="Heading1"/>
        <w:ind w:left="360"/>
        <w:rPr>
          <w:rFonts w:eastAsia="Times New Roman"/>
          <w:u w:val="single"/>
          <w:lang w:eastAsia="en-IN"/>
        </w:rPr>
      </w:pPr>
      <w:r w:rsidRPr="00D67C3D">
        <w:rPr>
          <w:rFonts w:eastAsia="Times New Roman"/>
          <w:u w:val="single"/>
          <w:lang w:eastAsia="en-IN"/>
        </w:rPr>
        <w:t>JDBC New Features In Java.</w:t>
      </w:r>
    </w:p>
    <w:p w14:paraId="569EA0D3" w14:textId="77777777" w:rsidR="00D67C3D" w:rsidRDefault="00D67C3D" w:rsidP="00D460BB">
      <w:pPr>
        <w:rPr>
          <w:lang w:eastAsia="en-IN"/>
        </w:rPr>
      </w:pPr>
    </w:p>
    <w:p w14:paraId="097A5C62" w14:textId="77777777" w:rsidR="00D67C3D" w:rsidRDefault="00D67C3D"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Java 8 JDBC Improvements</w:t>
      </w:r>
    </w:p>
    <w:p w14:paraId="3636DBAB"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In Java 8, Java made two major changes in JDBC API.</w:t>
      </w:r>
    </w:p>
    <w:p w14:paraId="7195EE35" w14:textId="664BF727" w:rsidR="00D67C3D" w:rsidRDefault="00D67C3D" w:rsidP="00D460BB">
      <w:pPr>
        <w:pStyle w:val="Heading4"/>
        <w:shd w:val="clear" w:color="auto" w:fill="FFFFFF"/>
        <w:ind w:left="1080"/>
        <w:jc w:val="both"/>
        <w:rPr>
          <w:rFonts w:ascii="Helvetica" w:hAnsi="Helvetica" w:cs="Helvetica"/>
          <w:color w:val="610B4B"/>
          <w:sz w:val="26"/>
          <w:szCs w:val="26"/>
        </w:rPr>
      </w:pPr>
      <w:r>
        <w:rPr>
          <w:rFonts w:ascii="Helvetica" w:hAnsi="Helvetica" w:cs="Helvetica"/>
          <w:b/>
          <w:bCs/>
          <w:color w:val="610B4B"/>
          <w:sz w:val="26"/>
          <w:szCs w:val="26"/>
        </w:rPr>
        <w:t>The JDBC-ODBC Bridge has been removed.</w:t>
      </w:r>
    </w:p>
    <w:p w14:paraId="1FE06536"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Oracle does not support the JDBC-ODBC Bridge. Oracle recommends that you use JDBC drivers provided by the vendor of your database instead of the JDBC-ODBC Bridge.</w:t>
      </w:r>
    </w:p>
    <w:p w14:paraId="7E978921" w14:textId="77777777" w:rsidR="00D67C3D" w:rsidRDefault="00D67C3D"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2) Added some new features in JDBC 4.2.</w:t>
      </w:r>
    </w:p>
    <w:p w14:paraId="16749FE4"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Java JDBC 4.2 introduces the following features:</w:t>
      </w:r>
    </w:p>
    <w:p w14:paraId="1326ACB2" w14:textId="77777777" w:rsidR="00D67C3D" w:rsidRPr="00D460BB" w:rsidRDefault="00D67C3D" w:rsidP="00D460BB">
      <w:pPr>
        <w:shd w:val="clear" w:color="auto" w:fill="FFFFFF"/>
        <w:ind w:left="360"/>
        <w:jc w:val="center"/>
        <w:rPr>
          <w:rFonts w:ascii="Segoe UI" w:hAnsi="Segoe UI" w:cs="Segoe UI"/>
          <w:color w:val="808080"/>
          <w:sz w:val="17"/>
          <w:szCs w:val="17"/>
        </w:rPr>
      </w:pPr>
      <w:r w:rsidRPr="00D460BB">
        <w:rPr>
          <w:rFonts w:ascii="Segoe UI" w:hAnsi="Segoe UI" w:cs="Segoe UI"/>
          <w:color w:val="808080"/>
          <w:sz w:val="17"/>
          <w:szCs w:val="17"/>
        </w:rPr>
        <w:t>ADVERTISEMENT</w:t>
      </w:r>
    </w:p>
    <w:p w14:paraId="4DBBEB5A" w14:textId="77777777" w:rsidR="00D67C3D" w:rsidRPr="00D460BB" w:rsidRDefault="00D67C3D" w:rsidP="00D460BB">
      <w:pPr>
        <w:shd w:val="clear" w:color="auto" w:fill="FFFFFF"/>
        <w:ind w:left="360"/>
        <w:jc w:val="center"/>
        <w:rPr>
          <w:rFonts w:ascii="Segoe UI" w:hAnsi="Segoe UI" w:cs="Segoe UI"/>
          <w:color w:val="808080"/>
          <w:sz w:val="17"/>
          <w:szCs w:val="17"/>
        </w:rPr>
      </w:pPr>
      <w:r w:rsidRPr="00D460BB">
        <w:rPr>
          <w:rFonts w:ascii="Segoe UI" w:hAnsi="Segoe UI" w:cs="Segoe UI"/>
          <w:color w:val="808080"/>
          <w:sz w:val="17"/>
          <w:szCs w:val="17"/>
        </w:rPr>
        <w:t>ADVERTISEMENT</w:t>
      </w:r>
    </w:p>
    <w:p w14:paraId="3D40A87F"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Addition of REF_CURSOR support.</w:t>
      </w:r>
    </w:p>
    <w:p w14:paraId="748CF0F1"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Addition of java.sql.DriverAction Interface</w:t>
      </w:r>
    </w:p>
    <w:p w14:paraId="5E044177"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Addition of security check on deregisterDriver Method in DriverManager Class</w:t>
      </w:r>
    </w:p>
    <w:p w14:paraId="64504C11"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Addition of the java.sql.SQLType Interface</w:t>
      </w:r>
    </w:p>
    <w:p w14:paraId="77832035"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Addition of the java.sql.JDBCType Enum</w:t>
      </w:r>
    </w:p>
    <w:p w14:paraId="7C779101"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Add Support for large update counts</w:t>
      </w:r>
    </w:p>
    <w:p w14:paraId="1202C808"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Changes to the existing interfaces</w:t>
      </w:r>
    </w:p>
    <w:p w14:paraId="0FC08758"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lastRenderedPageBreak/>
        <w:t>Rowset 1.2: Lists the enhancements for JDBC RowSet.</w:t>
      </w:r>
    </w:p>
    <w:p w14:paraId="6814E36E" w14:textId="342C2085" w:rsidR="00D67C3D" w:rsidRPr="00D460BB" w:rsidRDefault="00D67C3D" w:rsidP="00D460BB">
      <w:pPr>
        <w:spacing w:after="0" w:line="240" w:lineRule="auto"/>
        <w:ind w:left="360"/>
        <w:rPr>
          <w:rFonts w:ascii="Times New Roman" w:hAnsi="Times New Roman" w:cs="Times New Roman"/>
        </w:rPr>
      </w:pPr>
      <w:r>
        <w:rPr>
          <w:noProof/>
        </w:rPr>
        <w:drawing>
          <wp:inline distT="0" distB="0" distL="0" distR="0" wp14:anchorId="45D87277" wp14:editId="0E176FE3">
            <wp:extent cx="5731510" cy="4298950"/>
            <wp:effectExtent l="0" t="0" r="2540" b="6350"/>
            <wp:docPr id="696735690" name="Picture 22" descr="Java 8 JDBC Improv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Java 8 JDBC Improvemen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465D01A" w14:textId="77777777" w:rsidR="00D67C3D" w:rsidRDefault="00D67C3D"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Java JDBC DriverAction</w:t>
      </w:r>
    </w:p>
    <w:p w14:paraId="50ED2074"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It is an interface that must be implemented when a Driver wants to be notified by DriverManager. It is added in java.sql package and contains only one abstract method.</w:t>
      </w:r>
    </w:p>
    <w:p w14:paraId="3402E605" w14:textId="77777777" w:rsidR="00D67C3D" w:rsidRPr="00D460BB" w:rsidRDefault="00D67C3D" w:rsidP="00D460BB">
      <w:pPr>
        <w:shd w:val="clear" w:color="auto" w:fill="000000"/>
        <w:ind w:left="360"/>
        <w:jc w:val="center"/>
        <w:textAlignment w:val="top"/>
        <w:rPr>
          <w:rFonts w:ascii="Roboto" w:hAnsi="Roboto" w:cs="Times New Roman"/>
          <w:color w:val="FFFFFF"/>
          <w:sz w:val="21"/>
          <w:szCs w:val="21"/>
          <w:lang w:val="en"/>
        </w:rPr>
      </w:pPr>
      <w:r w:rsidRPr="00D460BB">
        <w:rPr>
          <w:rStyle w:val="vjs-control-text"/>
          <w:rFonts w:ascii="Roboto" w:hAnsi="Roboto"/>
          <w:color w:val="FFFFFF"/>
          <w:sz w:val="21"/>
          <w:szCs w:val="21"/>
          <w:bdr w:val="none" w:sz="0" w:space="0" w:color="auto" w:frame="1"/>
          <w:lang w:val="en"/>
        </w:rPr>
        <w:t>Backward Skip 10sPlay VideoForward Skip 10s</w:t>
      </w:r>
    </w:p>
    <w:p w14:paraId="6E3F2C86" w14:textId="77777777" w:rsidR="00D67C3D" w:rsidRDefault="00D67C3D"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DriverAction Method</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679"/>
      </w:tblGrid>
      <w:tr w:rsidR="00D67C3D" w14:paraId="3A3F7EEF" w14:textId="77777777" w:rsidTr="00C40CE8">
        <w:tc>
          <w:tcPr>
            <w:tcW w:w="748" w:type="pct"/>
            <w:shd w:val="clear" w:color="auto" w:fill="C7CCBE"/>
            <w:tcMar>
              <w:top w:w="180" w:type="dxa"/>
              <w:left w:w="180" w:type="dxa"/>
              <w:bottom w:w="180" w:type="dxa"/>
              <w:right w:w="180" w:type="dxa"/>
            </w:tcMar>
            <w:hideMark/>
          </w:tcPr>
          <w:p w14:paraId="089C014D" w14:textId="77777777" w:rsidR="00D67C3D" w:rsidRPr="00D460BB" w:rsidRDefault="00D67C3D" w:rsidP="00D460BB">
            <w:pPr>
              <w:ind w:left="360"/>
              <w:rPr>
                <w:rFonts w:ascii="Times New Roman" w:hAnsi="Times New Roman" w:cs="Times New Roman"/>
                <w:b/>
                <w:bCs/>
                <w:color w:val="000000"/>
                <w:sz w:val="26"/>
                <w:szCs w:val="26"/>
              </w:rPr>
            </w:pPr>
            <w:r w:rsidRPr="00D460BB">
              <w:rPr>
                <w:b/>
                <w:bCs/>
                <w:color w:val="000000"/>
                <w:sz w:val="26"/>
                <w:szCs w:val="26"/>
              </w:rPr>
              <w:t>Method</w:t>
            </w:r>
          </w:p>
        </w:tc>
        <w:tc>
          <w:tcPr>
            <w:tcW w:w="4252" w:type="pct"/>
            <w:shd w:val="clear" w:color="auto" w:fill="C7CCBE"/>
            <w:tcMar>
              <w:top w:w="180" w:type="dxa"/>
              <w:left w:w="180" w:type="dxa"/>
              <w:bottom w:w="180" w:type="dxa"/>
              <w:right w:w="180" w:type="dxa"/>
            </w:tcMar>
            <w:hideMark/>
          </w:tcPr>
          <w:p w14:paraId="63EA9ABF" w14:textId="77777777" w:rsidR="00D67C3D" w:rsidRPr="00D460BB" w:rsidRDefault="00D67C3D" w:rsidP="00D460BB">
            <w:pPr>
              <w:ind w:left="360"/>
              <w:rPr>
                <w:b/>
                <w:bCs/>
                <w:color w:val="000000"/>
                <w:sz w:val="26"/>
                <w:szCs w:val="26"/>
              </w:rPr>
            </w:pPr>
            <w:r w:rsidRPr="00D460BB">
              <w:rPr>
                <w:b/>
                <w:bCs/>
                <w:color w:val="000000"/>
                <w:sz w:val="26"/>
                <w:szCs w:val="26"/>
              </w:rPr>
              <w:t>Description</w:t>
            </w:r>
          </w:p>
        </w:tc>
      </w:tr>
      <w:tr w:rsidR="00D67C3D" w14:paraId="01640911" w14:textId="77777777" w:rsidTr="00C40CE8">
        <w:tc>
          <w:tcPr>
            <w:tcW w:w="74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F55FBB" w14:textId="77777777" w:rsidR="00D67C3D" w:rsidRPr="00D460BB" w:rsidRDefault="00D67C3D" w:rsidP="00D460BB">
            <w:pPr>
              <w:ind w:left="360"/>
              <w:jc w:val="both"/>
              <w:rPr>
                <w:rFonts w:ascii="Segoe UI" w:hAnsi="Segoe UI" w:cs="Segoe UI"/>
                <w:color w:val="333333"/>
                <w:sz w:val="24"/>
                <w:szCs w:val="24"/>
              </w:rPr>
            </w:pPr>
            <w:r w:rsidRPr="00D460BB">
              <w:rPr>
                <w:rFonts w:ascii="Segoe UI" w:hAnsi="Segoe UI" w:cs="Segoe UI"/>
                <w:color w:val="333333"/>
              </w:rPr>
              <w:t>void deregister()</w:t>
            </w:r>
          </w:p>
        </w:tc>
        <w:tc>
          <w:tcPr>
            <w:tcW w:w="425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658A8"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This method called by DriverManager.deregisterDriver(Driver) to notify the JDBC driver that it was de-registered.</w:t>
            </w:r>
          </w:p>
        </w:tc>
      </w:tr>
    </w:tbl>
    <w:p w14:paraId="75BC7118"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The deregister method is intended only to be used by JDBC Drivers and not by applications.</w:t>
      </w:r>
    </w:p>
    <w:p w14:paraId="594B8E18"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lastRenderedPageBreak/>
        <w:t>JDBC drivers are recommended not to implement the DriverAction in a public class.</w:t>
      </w:r>
    </w:p>
    <w:p w14:paraId="42971525"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If there are active connections to the database at the time that the deregister method is called, it is implementation specific as to whether the connections are closed or allowed to continue. Once this method is called, it is implementation specific as to whether the driver may limit the ability to create new connections to the database, invoke other Driver methods or throw a SQLException.</w:t>
      </w:r>
    </w:p>
    <w:p w14:paraId="391311E5" w14:textId="77777777" w:rsidR="00D67C3D" w:rsidRPr="00D460BB" w:rsidRDefault="00FE746B" w:rsidP="00D460BB">
      <w:pPr>
        <w:ind w:left="360"/>
        <w:rPr>
          <w:rFonts w:ascii="Times New Roman" w:hAnsi="Times New Roman" w:cs="Times New Roman"/>
        </w:rPr>
      </w:pPr>
      <w:r>
        <w:pict w14:anchorId="1BAC146D">
          <v:rect id="_x0000_i1038" style="width:0;height:.75pt" o:hrstd="t" o:hrnoshade="t" o:hr="t" fillcolor="#d4d4d4" stroked="f"/>
        </w:pict>
      </w:r>
    </w:p>
    <w:p w14:paraId="2BA255C9" w14:textId="77777777" w:rsidR="00D67C3D" w:rsidRDefault="00D67C3D"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Java JDBC4.2 DriverAction Example</w:t>
      </w:r>
    </w:p>
    <w:p w14:paraId="0DC1C076"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java.sql.*;    </w:t>
      </w:r>
    </w:p>
    <w:p w14:paraId="5D012A6F" w14:textId="77777777" w:rsidR="00D67C3D" w:rsidRDefault="00D67C3D"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implementing DriverAction interface</w:t>
      </w:r>
      <w:r>
        <w:rPr>
          <w:rFonts w:ascii="Segoe UI" w:hAnsi="Segoe UI" w:cs="Segoe UI"/>
          <w:color w:val="000000"/>
          <w:bdr w:val="none" w:sz="0" w:space="0" w:color="auto" w:frame="1"/>
        </w:rPr>
        <w:t>  </w:t>
      </w:r>
    </w:p>
    <w:p w14:paraId="10C5CDAD"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JdbcExample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DriverAction{    </w:t>
      </w:r>
    </w:p>
    <w:p w14:paraId="0F70282A"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implementing deregister method of DriverAction interface</w:t>
      </w:r>
      <w:r>
        <w:rPr>
          <w:rFonts w:ascii="Segoe UI" w:hAnsi="Segoe UI" w:cs="Segoe UI"/>
          <w:color w:val="000000"/>
          <w:bdr w:val="none" w:sz="0" w:space="0" w:color="auto" w:frame="1"/>
        </w:rPr>
        <w:t>  </w:t>
      </w:r>
    </w:p>
    <w:p w14:paraId="5CC17D37"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eastAsiaTheme="majorEastAsia" w:hAnsi="Segoe UI" w:cs="Segoe UI"/>
          <w:color w:val="646464"/>
          <w:bdr w:val="none" w:sz="0" w:space="0" w:color="auto" w:frame="1"/>
        </w:rPr>
        <w:t>@Override</w:t>
      </w:r>
      <w:r>
        <w:rPr>
          <w:rFonts w:ascii="Segoe UI" w:hAnsi="Segoe UI" w:cs="Segoe UI"/>
          <w:color w:val="000000"/>
          <w:bdr w:val="none" w:sz="0" w:space="0" w:color="auto" w:frame="1"/>
        </w:rPr>
        <w:t>  </w:t>
      </w:r>
    </w:p>
    <w:p w14:paraId="05ED9C66"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deregister() {  </w:t>
      </w:r>
    </w:p>
    <w:p w14:paraId="07959A5F"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"Driver deregistered"</w:t>
      </w:r>
      <w:r>
        <w:rPr>
          <w:rFonts w:ascii="Segoe UI" w:hAnsi="Segoe UI" w:cs="Segoe UI"/>
          <w:color w:val="000000"/>
          <w:bdr w:val="none" w:sz="0" w:space="0" w:color="auto" w:frame="1"/>
        </w:rPr>
        <w:t>);  </w:t>
      </w:r>
    </w:p>
    <w:p w14:paraId="114FF386"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33E1A52"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40848FEF"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8929CFD"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Creating driver instance</w:t>
      </w:r>
      <w:r>
        <w:rPr>
          <w:rFonts w:ascii="Segoe UI" w:hAnsi="Segoe UI" w:cs="Segoe UI"/>
          <w:color w:val="000000"/>
          <w:bdr w:val="none" w:sz="0" w:space="0" w:color="auto" w:frame="1"/>
        </w:rPr>
        <w:t>  </w:t>
      </w:r>
    </w:p>
    <w:p w14:paraId="6B9D7597"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Driver driver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com.mysql.jdbc.Driver();  </w:t>
      </w:r>
    </w:p>
    <w:p w14:paraId="12B52056"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Creating Action Driver</w:t>
      </w:r>
      <w:r>
        <w:rPr>
          <w:rFonts w:ascii="Segoe UI" w:hAnsi="Segoe UI" w:cs="Segoe UI"/>
          <w:color w:val="000000"/>
          <w:bdr w:val="none" w:sz="0" w:space="0" w:color="auto" w:frame="1"/>
        </w:rPr>
        <w:t>  </w:t>
      </w:r>
    </w:p>
    <w:p w14:paraId="49A64E18"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DriverAction da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JdbcExample();  </w:t>
      </w:r>
    </w:p>
    <w:p w14:paraId="0C0EDA2B"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Registering driver by passing driver and driverAction</w:t>
      </w:r>
      <w:r>
        <w:rPr>
          <w:rFonts w:ascii="Segoe UI" w:hAnsi="Segoe UI" w:cs="Segoe UI"/>
          <w:color w:val="000000"/>
          <w:bdr w:val="none" w:sz="0" w:space="0" w:color="auto" w:frame="1"/>
        </w:rPr>
        <w:t>  </w:t>
      </w:r>
    </w:p>
    <w:p w14:paraId="30D4693B"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DriverManager.registerDriver(driver, da);  </w:t>
      </w:r>
    </w:p>
    <w:p w14:paraId="5FD5CC75"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Creating connection</w:t>
      </w:r>
      <w:r>
        <w:rPr>
          <w:rFonts w:ascii="Segoe UI" w:hAnsi="Segoe UI" w:cs="Segoe UI"/>
          <w:color w:val="000000"/>
          <w:bdr w:val="none" w:sz="0" w:space="0" w:color="auto" w:frame="1"/>
        </w:rPr>
        <w:t>  </w:t>
      </w:r>
    </w:p>
    <w:p w14:paraId="28117E0C"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Connection con=DriverManager.getConnection(</w:t>
      </w:r>
      <w:r>
        <w:rPr>
          <w:rStyle w:val="string"/>
          <w:rFonts w:ascii="Segoe UI" w:hAnsi="Segoe UI" w:cs="Segoe UI"/>
          <w:color w:val="0000FF"/>
          <w:bdr w:val="none" w:sz="0" w:space="0" w:color="auto" w:frame="1"/>
        </w:rPr>
        <w:t>"jdbc:mysql://localhost:3306/student"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"root"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"mysql"</w:t>
      </w:r>
      <w:r>
        <w:rPr>
          <w:rFonts w:ascii="Segoe UI" w:hAnsi="Segoe UI" w:cs="Segoe UI"/>
          <w:color w:val="000000"/>
          <w:bdr w:val="none" w:sz="0" w:space="0" w:color="auto" w:frame="1"/>
        </w:rPr>
        <w:t>);  </w:t>
      </w:r>
    </w:p>
    <w:p w14:paraId="421D4828"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//Here student is database name, root is username and password is mysql</w:t>
      </w:r>
      <w:r>
        <w:rPr>
          <w:rFonts w:ascii="Segoe UI" w:hAnsi="Segoe UI" w:cs="Segoe UI"/>
          <w:color w:val="000000"/>
          <w:bdr w:val="none" w:sz="0" w:space="0" w:color="auto" w:frame="1"/>
        </w:rPr>
        <w:t>  </w:t>
      </w:r>
    </w:p>
    <w:p w14:paraId="78661067"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Statement stmt=con.createStatement();   </w:t>
      </w:r>
    </w:p>
    <w:p w14:paraId="7E903281"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Executing SQL query</w:t>
      </w:r>
      <w:r>
        <w:rPr>
          <w:rFonts w:ascii="Segoe UI" w:hAnsi="Segoe UI" w:cs="Segoe UI"/>
          <w:color w:val="000000"/>
          <w:bdr w:val="none" w:sz="0" w:space="0" w:color="auto" w:frame="1"/>
        </w:rPr>
        <w:t>  </w:t>
      </w:r>
    </w:p>
    <w:p w14:paraId="7CEE7F10"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ResultSet rs=stmt.executeQuery(</w:t>
      </w:r>
      <w:r>
        <w:rPr>
          <w:rStyle w:val="string"/>
          <w:rFonts w:ascii="Segoe UI" w:hAnsi="Segoe UI" w:cs="Segoe UI"/>
          <w:color w:val="0000FF"/>
          <w:bdr w:val="none" w:sz="0" w:space="0" w:color="auto" w:frame="1"/>
        </w:rPr>
        <w:t>"select * from user"</w:t>
      </w:r>
      <w:r>
        <w:rPr>
          <w:rFonts w:ascii="Segoe UI" w:hAnsi="Segoe UI" w:cs="Segoe UI"/>
          <w:color w:val="000000"/>
          <w:bdr w:val="none" w:sz="0" w:space="0" w:color="auto" w:frame="1"/>
        </w:rPr>
        <w:t>);    </w:t>
      </w:r>
    </w:p>
    <w:p w14:paraId="648D80EC"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(rs.next()){    </w:t>
      </w:r>
    </w:p>
    <w:p w14:paraId="2397BE2B"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System.out.println(rs.getInt(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+rs.getString(</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+rs.getString(</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0F6748B2"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85C9CAD"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 Closing connection</w:t>
      </w:r>
      <w:r>
        <w:rPr>
          <w:rFonts w:ascii="Segoe UI" w:hAnsi="Segoe UI" w:cs="Segoe UI"/>
          <w:color w:val="000000"/>
          <w:bdr w:val="none" w:sz="0" w:space="0" w:color="auto" w:frame="1"/>
        </w:rPr>
        <w:t>  </w:t>
      </w:r>
    </w:p>
    <w:p w14:paraId="63F33B50"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con.close();    </w:t>
      </w:r>
    </w:p>
    <w:p w14:paraId="05375B2F"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deregisterDriver method</w:t>
      </w:r>
      <w:r>
        <w:rPr>
          <w:rFonts w:ascii="Segoe UI" w:hAnsi="Segoe UI" w:cs="Segoe UI"/>
          <w:color w:val="000000"/>
          <w:bdr w:val="none" w:sz="0" w:space="0" w:color="auto" w:frame="1"/>
        </w:rPr>
        <w:t>  </w:t>
      </w:r>
    </w:p>
    <w:p w14:paraId="37B1DBDD"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DriverManager.deregisterDriver(driver);  </w:t>
      </w:r>
    </w:p>
    <w:p w14:paraId="3D4C7332"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(Exception e){ System.out.println(e);}    </w:t>
      </w:r>
    </w:p>
    <w:p w14:paraId="38EC0AB3"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2633E15" w14:textId="77777777" w:rsidR="00D67C3D" w:rsidRDefault="00D67C3D"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451894A" w14:textId="77777777" w:rsidR="00D67C3D" w:rsidRDefault="00D67C3D"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70CB7AC"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Output:</w:t>
      </w:r>
    </w:p>
    <w:p w14:paraId="0DEF0885" w14:textId="72C7875B" w:rsidR="00D67C3D" w:rsidRDefault="00D67C3D" w:rsidP="00D460BB">
      <w:pPr>
        <w:pStyle w:val="HTMLPreformatted"/>
        <w:shd w:val="clear" w:color="auto" w:fill="EEEEEE"/>
        <w:ind w:left="4680"/>
        <w:jc w:val="both"/>
        <w:rPr>
          <w:color w:val="535559"/>
        </w:rPr>
      </w:pPr>
      <w:r>
        <w:rPr>
          <w:color w:val="535559"/>
        </w:rPr>
        <w:t>Arun  25</w:t>
      </w:r>
    </w:p>
    <w:p w14:paraId="26269149" w14:textId="25411485" w:rsidR="00D67C3D" w:rsidRDefault="00D67C3D" w:rsidP="00D460BB">
      <w:pPr>
        <w:pStyle w:val="HTMLPreformatted"/>
        <w:shd w:val="clear" w:color="auto" w:fill="EEEEEE"/>
        <w:ind w:left="4680"/>
        <w:jc w:val="both"/>
        <w:rPr>
          <w:color w:val="535559"/>
        </w:rPr>
      </w:pPr>
      <w:r>
        <w:rPr>
          <w:color w:val="535559"/>
        </w:rPr>
        <w:t>irfan  22</w:t>
      </w:r>
    </w:p>
    <w:p w14:paraId="30A0757D" w14:textId="4CBCF8D3" w:rsidR="00D67C3D" w:rsidRDefault="00D67C3D" w:rsidP="00D460BB">
      <w:pPr>
        <w:pStyle w:val="HTMLPreformatted"/>
        <w:shd w:val="clear" w:color="auto" w:fill="EEEEEE"/>
        <w:ind w:left="4680"/>
        <w:jc w:val="both"/>
        <w:rPr>
          <w:color w:val="535559"/>
        </w:rPr>
      </w:pPr>
      <w:r>
        <w:rPr>
          <w:color w:val="535559"/>
        </w:rPr>
        <w:t>Neraj kumar  25</w:t>
      </w:r>
    </w:p>
    <w:p w14:paraId="16C7F954" w14:textId="77777777" w:rsidR="00D67C3D" w:rsidRDefault="00D67C3D" w:rsidP="00D460BB">
      <w:pPr>
        <w:pStyle w:val="HTMLPreformatted"/>
        <w:shd w:val="clear" w:color="auto" w:fill="EEEEEE"/>
        <w:ind w:left="360"/>
        <w:jc w:val="both"/>
        <w:rPr>
          <w:color w:val="535559"/>
        </w:rPr>
      </w:pPr>
      <w:r>
        <w:rPr>
          <w:color w:val="535559"/>
        </w:rPr>
        <w:t>Driver deregistered</w:t>
      </w:r>
    </w:p>
    <w:p w14:paraId="10B4D8D8" w14:textId="77777777" w:rsidR="00D67C3D" w:rsidRPr="00D460BB" w:rsidRDefault="00FE746B" w:rsidP="00D460BB">
      <w:pPr>
        <w:ind w:left="360"/>
        <w:rPr>
          <w:rFonts w:ascii="Times New Roman" w:hAnsi="Times New Roman" w:cs="Times New Roman"/>
        </w:rPr>
      </w:pPr>
      <w:r>
        <w:pict w14:anchorId="3398613B">
          <v:rect id="_x0000_i1039" style="width:0;height:.75pt" o:hrstd="t" o:hrnoshade="t" o:hr="t" fillcolor="#d4d4d4" stroked="f"/>
        </w:pict>
      </w:r>
    </w:p>
    <w:p w14:paraId="04EF9B55" w14:textId="77777777" w:rsidR="00D67C3D" w:rsidRDefault="00D67C3D"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Java JDBC SQLType</w:t>
      </w:r>
    </w:p>
    <w:p w14:paraId="7726BC94"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This interface is used to identify a generic SQL type, JDBC type or a vendor specific data type.</w:t>
      </w:r>
    </w:p>
    <w:p w14:paraId="241D7C84"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It provides following methods.</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03"/>
        <w:gridCol w:w="6383"/>
      </w:tblGrid>
      <w:tr w:rsidR="00D67C3D" w14:paraId="17DB6E3B" w14:textId="77777777" w:rsidTr="00C40CE8">
        <w:tc>
          <w:tcPr>
            <w:tcW w:w="1334" w:type="pct"/>
            <w:shd w:val="clear" w:color="auto" w:fill="C7CCBE"/>
            <w:tcMar>
              <w:top w:w="180" w:type="dxa"/>
              <w:left w:w="180" w:type="dxa"/>
              <w:bottom w:w="180" w:type="dxa"/>
              <w:right w:w="180" w:type="dxa"/>
            </w:tcMar>
            <w:hideMark/>
          </w:tcPr>
          <w:p w14:paraId="1A3EAC72" w14:textId="77777777" w:rsidR="00D67C3D" w:rsidRPr="00D460BB" w:rsidRDefault="00D67C3D" w:rsidP="00D460BB">
            <w:pPr>
              <w:ind w:left="360"/>
              <w:rPr>
                <w:rFonts w:ascii="Times New Roman" w:hAnsi="Times New Roman" w:cs="Times New Roman"/>
                <w:b/>
                <w:bCs/>
                <w:color w:val="000000"/>
                <w:sz w:val="26"/>
                <w:szCs w:val="26"/>
              </w:rPr>
            </w:pPr>
            <w:r w:rsidRPr="00D460BB">
              <w:rPr>
                <w:b/>
                <w:bCs/>
                <w:color w:val="000000"/>
                <w:sz w:val="26"/>
                <w:szCs w:val="26"/>
              </w:rPr>
              <w:t>Method</w:t>
            </w:r>
          </w:p>
        </w:tc>
        <w:tc>
          <w:tcPr>
            <w:tcW w:w="3666" w:type="pct"/>
            <w:shd w:val="clear" w:color="auto" w:fill="C7CCBE"/>
            <w:tcMar>
              <w:top w:w="180" w:type="dxa"/>
              <w:left w:w="180" w:type="dxa"/>
              <w:bottom w:w="180" w:type="dxa"/>
              <w:right w:w="180" w:type="dxa"/>
            </w:tcMar>
            <w:hideMark/>
          </w:tcPr>
          <w:p w14:paraId="716A58BE" w14:textId="77777777" w:rsidR="00D67C3D" w:rsidRPr="00D460BB" w:rsidRDefault="00D67C3D" w:rsidP="00D460BB">
            <w:pPr>
              <w:ind w:left="360"/>
              <w:rPr>
                <w:b/>
                <w:bCs/>
                <w:color w:val="000000"/>
                <w:sz w:val="26"/>
                <w:szCs w:val="26"/>
              </w:rPr>
            </w:pPr>
            <w:r w:rsidRPr="00D460BB">
              <w:rPr>
                <w:b/>
                <w:bCs/>
                <w:color w:val="000000"/>
                <w:sz w:val="26"/>
                <w:szCs w:val="26"/>
              </w:rPr>
              <w:t>Description</w:t>
            </w:r>
          </w:p>
        </w:tc>
      </w:tr>
      <w:tr w:rsidR="00D67C3D" w14:paraId="3313A384" w14:textId="77777777" w:rsidTr="00C40CE8">
        <w:tc>
          <w:tcPr>
            <w:tcW w:w="133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2094FD" w14:textId="77777777" w:rsidR="00D67C3D" w:rsidRPr="00D460BB" w:rsidRDefault="00D67C3D" w:rsidP="00D460BB">
            <w:pPr>
              <w:ind w:left="360"/>
              <w:jc w:val="both"/>
              <w:rPr>
                <w:rFonts w:ascii="Segoe UI" w:hAnsi="Segoe UI" w:cs="Segoe UI"/>
                <w:color w:val="333333"/>
                <w:sz w:val="24"/>
                <w:szCs w:val="24"/>
              </w:rPr>
            </w:pPr>
            <w:r w:rsidRPr="00D460BB">
              <w:rPr>
                <w:rFonts w:ascii="Segoe UI" w:hAnsi="Segoe UI" w:cs="Segoe UI"/>
                <w:color w:val="333333"/>
              </w:rPr>
              <w:t>String getName()</w:t>
            </w:r>
          </w:p>
        </w:tc>
        <w:tc>
          <w:tcPr>
            <w:tcW w:w="366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0099A7"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returns the SQLType name that represents a SQL data type.</w:t>
            </w:r>
          </w:p>
        </w:tc>
      </w:tr>
      <w:tr w:rsidR="00D67C3D" w14:paraId="52D0DD87" w14:textId="77777777" w:rsidTr="00C40CE8">
        <w:tc>
          <w:tcPr>
            <w:tcW w:w="133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74BE92"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String getVendor()</w:t>
            </w:r>
          </w:p>
        </w:tc>
        <w:tc>
          <w:tcPr>
            <w:tcW w:w="366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BFA2B0"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returns the name of the vendor that supports this data type. The value returned typically is the package name for this vendor.</w:t>
            </w:r>
          </w:p>
        </w:tc>
      </w:tr>
      <w:tr w:rsidR="00D67C3D" w14:paraId="1AA00FE6" w14:textId="77777777" w:rsidTr="00C40CE8">
        <w:tc>
          <w:tcPr>
            <w:tcW w:w="133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CF6899"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Integer getVendorTypeNumber()</w:t>
            </w:r>
          </w:p>
        </w:tc>
        <w:tc>
          <w:tcPr>
            <w:tcW w:w="366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EC91BE"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returns the vendor specific type number for the data type.</w:t>
            </w:r>
          </w:p>
        </w:tc>
      </w:tr>
    </w:tbl>
    <w:p w14:paraId="098EB75C" w14:textId="77777777" w:rsidR="00D67C3D" w:rsidRPr="00D460BB" w:rsidRDefault="00FE746B" w:rsidP="00D460BB">
      <w:pPr>
        <w:ind w:left="360"/>
        <w:rPr>
          <w:rFonts w:ascii="Times New Roman" w:hAnsi="Times New Roman" w:cs="Times New Roman"/>
        </w:rPr>
      </w:pPr>
      <w:r>
        <w:pict w14:anchorId="77D6E0C8">
          <v:rect id="_x0000_i1040" style="width:0;height:.75pt" o:hrstd="t" o:hrnoshade="t" o:hr="t" fillcolor="#d4d4d4" stroked="f"/>
        </w:pict>
      </w:r>
    </w:p>
    <w:p w14:paraId="431CFEDE" w14:textId="77777777" w:rsidR="00D67C3D" w:rsidRDefault="00D67C3D"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Java JDBCType</w:t>
      </w:r>
    </w:p>
    <w:p w14:paraId="4A6A5833"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It is an Enumeration which defines the constants that are used to identify generic SQL types, called JDBC types. It extends java.lang.Enum and implements java.sql.SQLType.</w:t>
      </w:r>
    </w:p>
    <w:p w14:paraId="6CC6764A" w14:textId="77777777" w:rsidR="00D67C3D" w:rsidRDefault="00D67C3D" w:rsidP="00D460BB">
      <w:pPr>
        <w:pStyle w:val="Heading2"/>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lastRenderedPageBreak/>
        <w:t>JDBCType Fields</w:t>
      </w:r>
    </w:p>
    <w:p w14:paraId="14B4E5F4"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The following table contains constants defined in the JDBCType.</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29"/>
        <w:gridCol w:w="5857"/>
      </w:tblGrid>
      <w:tr w:rsidR="00D67C3D" w14:paraId="7A6055F5" w14:textId="77777777" w:rsidTr="00D67C3D">
        <w:tc>
          <w:tcPr>
            <w:tcW w:w="1793" w:type="pct"/>
            <w:shd w:val="clear" w:color="auto" w:fill="C7CCBE"/>
            <w:tcMar>
              <w:top w:w="180" w:type="dxa"/>
              <w:left w:w="180" w:type="dxa"/>
              <w:bottom w:w="180" w:type="dxa"/>
              <w:right w:w="180" w:type="dxa"/>
            </w:tcMar>
            <w:hideMark/>
          </w:tcPr>
          <w:p w14:paraId="7AE678DC" w14:textId="77777777" w:rsidR="00D67C3D" w:rsidRPr="00D460BB" w:rsidRDefault="00D67C3D" w:rsidP="00D460BB">
            <w:pPr>
              <w:ind w:left="360"/>
              <w:rPr>
                <w:rFonts w:ascii="Times New Roman" w:hAnsi="Times New Roman" w:cs="Times New Roman"/>
                <w:b/>
                <w:bCs/>
                <w:color w:val="000000"/>
                <w:sz w:val="26"/>
                <w:szCs w:val="26"/>
              </w:rPr>
            </w:pPr>
            <w:r w:rsidRPr="00D460BB">
              <w:rPr>
                <w:b/>
                <w:bCs/>
                <w:color w:val="000000"/>
                <w:sz w:val="26"/>
                <w:szCs w:val="26"/>
              </w:rPr>
              <w:t>Enum constant</w:t>
            </w:r>
          </w:p>
        </w:tc>
        <w:tc>
          <w:tcPr>
            <w:tcW w:w="3207" w:type="pct"/>
            <w:shd w:val="clear" w:color="auto" w:fill="C7CCBE"/>
            <w:tcMar>
              <w:top w:w="180" w:type="dxa"/>
              <w:left w:w="180" w:type="dxa"/>
              <w:bottom w:w="180" w:type="dxa"/>
              <w:right w:w="180" w:type="dxa"/>
            </w:tcMar>
            <w:hideMark/>
          </w:tcPr>
          <w:p w14:paraId="76B78B1A" w14:textId="77777777" w:rsidR="00D67C3D" w:rsidRPr="00D460BB" w:rsidRDefault="00D67C3D" w:rsidP="00D460BB">
            <w:pPr>
              <w:ind w:left="360"/>
              <w:rPr>
                <w:b/>
                <w:bCs/>
                <w:color w:val="000000"/>
                <w:sz w:val="26"/>
                <w:szCs w:val="26"/>
              </w:rPr>
            </w:pPr>
            <w:r w:rsidRPr="00D460BB">
              <w:rPr>
                <w:b/>
                <w:bCs/>
                <w:color w:val="000000"/>
                <w:sz w:val="26"/>
                <w:szCs w:val="26"/>
              </w:rPr>
              <w:t>Description</w:t>
            </w:r>
          </w:p>
        </w:tc>
      </w:tr>
      <w:tr w:rsidR="00D67C3D" w14:paraId="2D5EC4DD"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CE9F66" w14:textId="77777777" w:rsidR="00D67C3D" w:rsidRPr="00D460BB" w:rsidRDefault="00D67C3D" w:rsidP="00D460BB">
            <w:pPr>
              <w:ind w:left="360"/>
              <w:jc w:val="both"/>
              <w:rPr>
                <w:rFonts w:ascii="Segoe UI" w:hAnsi="Segoe UI" w:cs="Segoe UI"/>
                <w:color w:val="333333"/>
                <w:sz w:val="24"/>
                <w:szCs w:val="24"/>
              </w:rPr>
            </w:pPr>
            <w:r w:rsidRPr="00D460BB">
              <w:rPr>
                <w:rFonts w:ascii="Segoe UI" w:hAnsi="Segoe UI" w:cs="Segoe UI"/>
                <w:color w:val="333333"/>
              </w:rPr>
              <w:t>public static final JDBCType ARRAY</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C5EE95"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ARRAY.</w:t>
            </w:r>
          </w:p>
        </w:tc>
      </w:tr>
      <w:tr w:rsidR="00D67C3D" w14:paraId="72F28C3D"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B31A25"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BIGINT</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FEB856"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BIGINT.</w:t>
            </w:r>
          </w:p>
        </w:tc>
      </w:tr>
      <w:tr w:rsidR="00D67C3D" w14:paraId="70849515"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FAE78F"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BIT</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924C43"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BIT.</w:t>
            </w:r>
          </w:p>
        </w:tc>
      </w:tr>
      <w:tr w:rsidR="00D67C3D" w14:paraId="4F8CC8B9"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583274"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BLOB</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944E4E"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BLOB.</w:t>
            </w:r>
          </w:p>
        </w:tc>
      </w:tr>
      <w:tr w:rsidR="00D67C3D" w14:paraId="4BD9B503"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FD387F"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BOOLEAN</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6D516E"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BOOLEAN.</w:t>
            </w:r>
          </w:p>
        </w:tc>
      </w:tr>
      <w:tr w:rsidR="00D67C3D" w14:paraId="3DBB8C5F"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21BF0"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CHAR</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F6BCF3"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CHAR.</w:t>
            </w:r>
          </w:p>
        </w:tc>
      </w:tr>
      <w:tr w:rsidR="00D67C3D" w14:paraId="1F40D20D"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04E709"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CLOB</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202BE5"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CLOB.</w:t>
            </w:r>
          </w:p>
        </w:tc>
      </w:tr>
      <w:tr w:rsidR="00D67C3D" w14:paraId="55C4F374"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C6F8BE"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DATALINK</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415775"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DATALINK.</w:t>
            </w:r>
          </w:p>
        </w:tc>
      </w:tr>
      <w:tr w:rsidR="00D67C3D" w14:paraId="252193A1"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BC7BB5"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DATE</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E2D566"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DATE.</w:t>
            </w:r>
          </w:p>
        </w:tc>
      </w:tr>
      <w:tr w:rsidR="00D67C3D" w14:paraId="537EEB8B"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295EC8"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DECIMAL</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5E996"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DECIMAL.</w:t>
            </w:r>
          </w:p>
        </w:tc>
      </w:tr>
      <w:tr w:rsidR="00D67C3D" w14:paraId="48A7DCF3"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1F1B59"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DISTINCT</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68F5BC"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DISTINCT.</w:t>
            </w:r>
          </w:p>
        </w:tc>
      </w:tr>
      <w:tr w:rsidR="00D67C3D" w14:paraId="4C0D5547"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D44432"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lastRenderedPageBreak/>
              <w:t>public static final JDBCType DOUBLE</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491DE9"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DOUBLE.</w:t>
            </w:r>
          </w:p>
        </w:tc>
      </w:tr>
      <w:tr w:rsidR="00D67C3D" w14:paraId="29739E01"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8D5258"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FLOAT</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9CD3BB"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FLOAT.</w:t>
            </w:r>
          </w:p>
        </w:tc>
      </w:tr>
      <w:tr w:rsidR="00D67C3D" w14:paraId="4254AC53"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814382"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INTEGER</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7C671"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INTEGER.</w:t>
            </w:r>
          </w:p>
        </w:tc>
      </w:tr>
      <w:tr w:rsidR="00D67C3D" w14:paraId="6D9AC176"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63CCBC"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JAVA_OBJECT</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B2274F"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indicates that the SQL type is database-specific and gets mapped to a Java object that can be accessed via the methods getObject and setObject.</w:t>
            </w:r>
          </w:p>
        </w:tc>
      </w:tr>
      <w:tr w:rsidR="00D67C3D" w14:paraId="64BE0E79"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FCBBCF"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LONGNVARCHAR</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BDDC6D"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LONGNVARCHAR.</w:t>
            </w:r>
          </w:p>
        </w:tc>
      </w:tr>
      <w:tr w:rsidR="00D67C3D" w14:paraId="761111B5"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3E1FBB"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NCHAR</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5438B9"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NCHAR.</w:t>
            </w:r>
          </w:p>
        </w:tc>
      </w:tr>
      <w:tr w:rsidR="00D67C3D" w14:paraId="3B222539"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13A61"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NCLOB</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8944D2"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NCLOB.</w:t>
            </w:r>
          </w:p>
        </w:tc>
      </w:tr>
      <w:tr w:rsidR="00D67C3D" w14:paraId="048A2666"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FADBFE"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NULL</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66268"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value NULL.</w:t>
            </w:r>
          </w:p>
        </w:tc>
      </w:tr>
      <w:tr w:rsidR="00D67C3D" w14:paraId="18E8F192"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EFB8C6"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NUMERIC</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9053BC"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NUMERIC.</w:t>
            </w:r>
          </w:p>
        </w:tc>
      </w:tr>
      <w:tr w:rsidR="00D67C3D" w14:paraId="1993A033"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883034"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NVARCHAR</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AE08C7"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NVARCHAR.</w:t>
            </w:r>
          </w:p>
        </w:tc>
      </w:tr>
      <w:tr w:rsidR="00D67C3D" w14:paraId="64CE20E8"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757934"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OTHER</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B78DF7"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indicates that the SQL type is database-specific and gets mapped to a Java object that can be accessed via the methods getObject and setObject.</w:t>
            </w:r>
          </w:p>
        </w:tc>
      </w:tr>
      <w:tr w:rsidR="00D67C3D" w14:paraId="094EF870"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D15EDD"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REAL</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31246B"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REAL.Identifies the generic SQL type VARCHAR.</w:t>
            </w:r>
          </w:p>
        </w:tc>
      </w:tr>
      <w:tr w:rsidR="00D67C3D" w14:paraId="615371D1"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9D92D1"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 xml:space="preserve">public static final JDBCType </w:t>
            </w:r>
            <w:r w:rsidRPr="00D460BB">
              <w:rPr>
                <w:rFonts w:ascii="Segoe UI" w:hAnsi="Segoe UI" w:cs="Segoe UI"/>
                <w:color w:val="333333"/>
              </w:rPr>
              <w:lastRenderedPageBreak/>
              <w:t>REF</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162341"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lastRenderedPageBreak/>
              <w:t>It identifies the generic SQL type REF.</w:t>
            </w:r>
          </w:p>
        </w:tc>
      </w:tr>
      <w:tr w:rsidR="00D67C3D" w14:paraId="6EAEAD76"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424CD8"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REF_CURSOR</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8AE637"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REF_CURSOR.</w:t>
            </w:r>
          </w:p>
        </w:tc>
      </w:tr>
      <w:tr w:rsidR="00D67C3D" w14:paraId="45A07D62"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416DC5"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ROWID</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CF99A"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SQL type ROWID.</w:t>
            </w:r>
          </w:p>
        </w:tc>
      </w:tr>
      <w:tr w:rsidR="00D67C3D" w14:paraId="46873D4A"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F6FCEE"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SMALLINT</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52189D"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SMALLINT.</w:t>
            </w:r>
          </w:p>
        </w:tc>
      </w:tr>
      <w:tr w:rsidR="00D67C3D" w14:paraId="74066468"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471C45"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SQLXML</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145B7B"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SQLXML.</w:t>
            </w:r>
          </w:p>
        </w:tc>
      </w:tr>
      <w:tr w:rsidR="00D67C3D" w14:paraId="316B43D6"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46EB1C"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STRUCT</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B6586E"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STRUCT.</w:t>
            </w:r>
          </w:p>
        </w:tc>
      </w:tr>
      <w:tr w:rsidR="00D67C3D" w14:paraId="275F3DA3"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163457"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TIME</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2F860"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TIME.</w:t>
            </w:r>
          </w:p>
        </w:tc>
      </w:tr>
      <w:tr w:rsidR="00D67C3D" w14:paraId="043D5CBA"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CC69FD"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TIME_WITH_TIMEZONE</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0AC53C"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TIME_WITH_TIMEZONE.</w:t>
            </w:r>
          </w:p>
        </w:tc>
      </w:tr>
      <w:tr w:rsidR="00D67C3D" w14:paraId="3B12CE8B"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1AFB73"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TIMESTAMP</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2D473D"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TIMESTAMP.</w:t>
            </w:r>
          </w:p>
        </w:tc>
      </w:tr>
      <w:tr w:rsidR="00D67C3D" w14:paraId="49A2579B"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8A8D1A"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TIMESTAMP_WITH_TIMEZONE</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53F9C8"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TIMESTAMP_WITH_TIMEZONE.</w:t>
            </w:r>
          </w:p>
        </w:tc>
      </w:tr>
      <w:tr w:rsidR="00D67C3D" w14:paraId="1185089C"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07A927"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TINYINT</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F120D2"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TINYINT.</w:t>
            </w:r>
          </w:p>
        </w:tc>
      </w:tr>
      <w:tr w:rsidR="00D67C3D" w14:paraId="0590BB14"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A806DD"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VARBINARY</w:t>
            </w:r>
          </w:p>
        </w:tc>
        <w:tc>
          <w:tcPr>
            <w:tcW w:w="320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1C1CFC"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VARBINARY.</w:t>
            </w:r>
          </w:p>
        </w:tc>
      </w:tr>
      <w:tr w:rsidR="00D67C3D" w14:paraId="39FFABCE" w14:textId="77777777" w:rsidTr="00D67C3D">
        <w:tc>
          <w:tcPr>
            <w:tcW w:w="17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65A557"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final JDBCType VARCHAR</w:t>
            </w:r>
          </w:p>
        </w:tc>
        <w:tc>
          <w:tcPr>
            <w:tcW w:w="320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84C17E"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identifies the generic SQL type VARCHAR.</w:t>
            </w:r>
          </w:p>
        </w:tc>
      </w:tr>
    </w:tbl>
    <w:p w14:paraId="206EDE0C" w14:textId="77777777" w:rsidR="00D67C3D" w:rsidRDefault="00D67C3D" w:rsidP="00D460BB">
      <w:pPr>
        <w:pStyle w:val="Heading2"/>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lastRenderedPageBreak/>
        <w:t>JDBCType Methods</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03"/>
        <w:gridCol w:w="6383"/>
      </w:tblGrid>
      <w:tr w:rsidR="00D67C3D" w14:paraId="473537A6" w14:textId="77777777" w:rsidTr="00D67C3D">
        <w:tc>
          <w:tcPr>
            <w:tcW w:w="1303" w:type="pct"/>
            <w:shd w:val="clear" w:color="auto" w:fill="C7CCBE"/>
            <w:tcMar>
              <w:top w:w="180" w:type="dxa"/>
              <w:left w:w="180" w:type="dxa"/>
              <w:bottom w:w="180" w:type="dxa"/>
              <w:right w:w="180" w:type="dxa"/>
            </w:tcMar>
            <w:hideMark/>
          </w:tcPr>
          <w:p w14:paraId="58494587" w14:textId="77777777" w:rsidR="00D67C3D" w:rsidRPr="00D460BB" w:rsidRDefault="00D67C3D" w:rsidP="00D460BB">
            <w:pPr>
              <w:ind w:left="360"/>
              <w:rPr>
                <w:rFonts w:ascii="Times New Roman" w:hAnsi="Times New Roman" w:cs="Times New Roman"/>
                <w:b/>
                <w:bCs/>
                <w:color w:val="000000"/>
                <w:sz w:val="26"/>
                <w:szCs w:val="26"/>
              </w:rPr>
            </w:pPr>
            <w:r w:rsidRPr="00D460BB">
              <w:rPr>
                <w:b/>
                <w:bCs/>
                <w:color w:val="000000"/>
                <w:sz w:val="26"/>
                <w:szCs w:val="26"/>
              </w:rPr>
              <w:t>Method</w:t>
            </w:r>
          </w:p>
        </w:tc>
        <w:tc>
          <w:tcPr>
            <w:tcW w:w="3697" w:type="pct"/>
            <w:shd w:val="clear" w:color="auto" w:fill="C7CCBE"/>
            <w:tcMar>
              <w:top w:w="180" w:type="dxa"/>
              <w:left w:w="180" w:type="dxa"/>
              <w:bottom w:w="180" w:type="dxa"/>
              <w:right w:w="180" w:type="dxa"/>
            </w:tcMar>
            <w:hideMark/>
          </w:tcPr>
          <w:p w14:paraId="0DFD3DB6" w14:textId="77777777" w:rsidR="00D67C3D" w:rsidRPr="00D460BB" w:rsidRDefault="00D67C3D" w:rsidP="00D460BB">
            <w:pPr>
              <w:ind w:left="360"/>
              <w:rPr>
                <w:b/>
                <w:bCs/>
                <w:color w:val="000000"/>
                <w:sz w:val="26"/>
                <w:szCs w:val="26"/>
              </w:rPr>
            </w:pPr>
            <w:r w:rsidRPr="00D460BB">
              <w:rPr>
                <w:b/>
                <w:bCs/>
                <w:color w:val="000000"/>
                <w:sz w:val="26"/>
                <w:szCs w:val="26"/>
              </w:rPr>
              <w:t>Description</w:t>
            </w:r>
          </w:p>
        </w:tc>
      </w:tr>
      <w:tr w:rsidR="00D67C3D" w14:paraId="7F49B18B" w14:textId="77777777" w:rsidTr="00D67C3D">
        <w:tc>
          <w:tcPr>
            <w:tcW w:w="130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A4AE8C" w14:textId="77777777" w:rsidR="00D67C3D" w:rsidRPr="00D460BB" w:rsidRDefault="00D67C3D" w:rsidP="00D460BB">
            <w:pPr>
              <w:ind w:left="360"/>
              <w:jc w:val="both"/>
              <w:rPr>
                <w:rFonts w:ascii="Segoe UI" w:hAnsi="Segoe UI" w:cs="Segoe UI"/>
                <w:color w:val="333333"/>
                <w:sz w:val="24"/>
                <w:szCs w:val="24"/>
              </w:rPr>
            </w:pPr>
            <w:r w:rsidRPr="00D460BB">
              <w:rPr>
                <w:rFonts w:ascii="Segoe UI" w:hAnsi="Segoe UI" w:cs="Segoe UI"/>
                <w:color w:val="333333"/>
              </w:rPr>
              <w:t>public String getName()</w:t>
            </w:r>
          </w:p>
        </w:tc>
        <w:tc>
          <w:tcPr>
            <w:tcW w:w="369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C9297E"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returns the SQLType name that represents a SQL data type.</w:t>
            </w:r>
          </w:p>
        </w:tc>
      </w:tr>
      <w:tr w:rsidR="00D67C3D" w14:paraId="7EDDD47D" w14:textId="77777777" w:rsidTr="00D67C3D">
        <w:tc>
          <w:tcPr>
            <w:tcW w:w="130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2D1B7B"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String getVendor()</w:t>
            </w:r>
          </w:p>
        </w:tc>
        <w:tc>
          <w:tcPr>
            <w:tcW w:w="369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840C6E"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returns the name of the vendor that supports this data type.</w:t>
            </w:r>
          </w:p>
        </w:tc>
      </w:tr>
      <w:tr w:rsidR="00D67C3D" w14:paraId="2268CA5C" w14:textId="77777777" w:rsidTr="00D67C3D">
        <w:tc>
          <w:tcPr>
            <w:tcW w:w="130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2DBB45"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Integer getVendorTypeNumber()</w:t>
            </w:r>
          </w:p>
        </w:tc>
        <w:tc>
          <w:tcPr>
            <w:tcW w:w="369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60349"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returns the vendor specific type number for the data type.</w:t>
            </w:r>
          </w:p>
        </w:tc>
      </w:tr>
      <w:tr w:rsidR="00D67C3D" w14:paraId="0C995427" w14:textId="77777777" w:rsidTr="00D67C3D">
        <w:tc>
          <w:tcPr>
            <w:tcW w:w="130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27DFCC"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JDBCType valueOf(int type)</w:t>
            </w:r>
          </w:p>
        </w:tc>
        <w:tc>
          <w:tcPr>
            <w:tcW w:w="369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C16DAC"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returns the JDBCType that corresponds to the specified Types value. It throws IllegalArgumentException, if this enum type has no constant with the specified Types value.</w:t>
            </w:r>
          </w:p>
        </w:tc>
      </w:tr>
      <w:tr w:rsidR="00D67C3D" w14:paraId="785BC4B3" w14:textId="77777777" w:rsidTr="00D67C3D">
        <w:tc>
          <w:tcPr>
            <w:tcW w:w="130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3E0899"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JDBCType valueOf(String name)</w:t>
            </w:r>
          </w:p>
        </w:tc>
        <w:tc>
          <w:tcPr>
            <w:tcW w:w="369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DCCAC4"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returns the enum constant of this type with the specified name. The string must match exactly an identifier used to declare an enum constant in this type. It throws IllegalArgumentException, if this enum type has no constant with the specified name. It throws NullPointerException, if the argument is null.</w:t>
            </w:r>
          </w:p>
        </w:tc>
      </w:tr>
      <w:tr w:rsidR="00D67C3D" w14:paraId="27305564" w14:textId="77777777" w:rsidTr="00D67C3D">
        <w:tc>
          <w:tcPr>
            <w:tcW w:w="130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5FED6"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public static JDBCType[] values()</w:t>
            </w:r>
          </w:p>
        </w:tc>
        <w:tc>
          <w:tcPr>
            <w:tcW w:w="369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5E42AA" w14:textId="77777777" w:rsidR="00D67C3D" w:rsidRPr="00D460BB" w:rsidRDefault="00D67C3D" w:rsidP="00D460BB">
            <w:pPr>
              <w:ind w:left="360"/>
              <w:jc w:val="both"/>
              <w:rPr>
                <w:rFonts w:ascii="Segoe UI" w:hAnsi="Segoe UI" w:cs="Segoe UI"/>
                <w:color w:val="333333"/>
              </w:rPr>
            </w:pPr>
            <w:r w:rsidRPr="00D460BB">
              <w:rPr>
                <w:rFonts w:ascii="Segoe UI" w:hAnsi="Segoe UI" w:cs="Segoe UI"/>
                <w:color w:val="333333"/>
              </w:rPr>
              <w:t>It returns an array containing the constants of this enum type, in the order they are declared. This method may be used to iterate over the constants.</w:t>
            </w:r>
          </w:p>
        </w:tc>
      </w:tr>
    </w:tbl>
    <w:p w14:paraId="1221F2B1" w14:textId="77777777" w:rsidR="00D67C3D" w:rsidRPr="00D67C3D" w:rsidRDefault="00D67C3D" w:rsidP="00D460BB">
      <w:pPr>
        <w:rPr>
          <w:lang w:eastAsia="en-IN"/>
        </w:rPr>
      </w:pPr>
    </w:p>
    <w:p w14:paraId="40CA57FE" w14:textId="77777777" w:rsidR="00293C10" w:rsidRPr="00293C10" w:rsidRDefault="00293C10" w:rsidP="00D460BB"/>
    <w:p w14:paraId="3919C6C7" w14:textId="77777777" w:rsidR="00D67C3D" w:rsidRPr="00D67C3D" w:rsidRDefault="00D67C3D" w:rsidP="00D460BB">
      <w:pPr>
        <w:pStyle w:val="Heading1"/>
        <w:ind w:left="360"/>
        <w:rPr>
          <w:rFonts w:eastAsia="Times New Roman"/>
          <w:u w:val="single"/>
          <w:lang w:eastAsia="en-IN"/>
        </w:rPr>
      </w:pPr>
      <w:r w:rsidRPr="00D67C3D">
        <w:rPr>
          <w:rFonts w:eastAsia="Times New Roman"/>
          <w:u w:val="single"/>
          <w:lang w:eastAsia="en-IN"/>
        </w:rPr>
        <w:t>Servlet In Java</w:t>
      </w:r>
    </w:p>
    <w:p w14:paraId="76CC0EEA" w14:textId="77777777" w:rsidR="00DF1A62" w:rsidRDefault="00DF1A62" w:rsidP="00D460BB">
      <w:pPr>
        <w:pStyle w:val="NoSpacing"/>
        <w:rPr>
          <w:sz w:val="24"/>
          <w:szCs w:val="24"/>
        </w:rPr>
      </w:pPr>
    </w:p>
    <w:p w14:paraId="263F7E20" w14:textId="77777777" w:rsidR="00D67C3D" w:rsidRDefault="00D67C3D"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Servlets | Servlet Tutorial</w:t>
      </w:r>
    </w:p>
    <w:p w14:paraId="6CD645B3" w14:textId="32A162DA" w:rsidR="00D67C3D" w:rsidRDefault="00D67C3D" w:rsidP="00D460BB">
      <w:pPr>
        <w:rPr>
          <w:rFonts w:ascii="Times New Roman" w:hAnsi="Times New Roman" w:cs="Times New Roman"/>
          <w:sz w:val="24"/>
          <w:szCs w:val="24"/>
        </w:rPr>
      </w:pPr>
    </w:p>
    <w:p w14:paraId="733CC714" w14:textId="77777777" w:rsidR="00D67C3D" w:rsidRDefault="00D67C3D"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Servlet</w:t>
      </w:r>
      <w:r>
        <w:rPr>
          <w:rFonts w:ascii="Segoe UI" w:hAnsi="Segoe UI" w:cs="Segoe UI"/>
          <w:color w:val="333333"/>
        </w:rPr>
        <w:t> technology is used to create a web application (resides at server side and generates a dynamic web page).</w:t>
      </w:r>
    </w:p>
    <w:p w14:paraId="7DAE4F8F" w14:textId="77777777" w:rsidR="00D67C3D" w:rsidRDefault="00D67C3D"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Servlet</w:t>
      </w:r>
      <w:r>
        <w:rPr>
          <w:rFonts w:ascii="Segoe UI" w:hAnsi="Segoe UI" w:cs="Segoe UI"/>
          <w:color w:val="333333"/>
        </w:rPr>
        <w:t xml:space="preserve"> technology is robust and scalable because of java language. Before Servlet, CGI (Common Gateway Interface) scripting language was common as a </w:t>
      </w:r>
      <w:r>
        <w:rPr>
          <w:rFonts w:ascii="Segoe UI" w:hAnsi="Segoe UI" w:cs="Segoe UI"/>
          <w:color w:val="333333"/>
        </w:rPr>
        <w:lastRenderedPageBreak/>
        <w:t>server-side programming language. However, there were many disadvantages to this technology. We have discussed these disadvantages below.</w:t>
      </w:r>
    </w:p>
    <w:p w14:paraId="232F268C"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interfaces and classes in the Servlet API such as Servlet, GenericServlet, HttpServlet, ServletRequest, ServletResponse, etc.</w:t>
      </w:r>
    </w:p>
    <w:p w14:paraId="62E69D9A" w14:textId="77777777" w:rsidR="00D67C3D" w:rsidRDefault="00D67C3D"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What is a Servlet?</w:t>
      </w:r>
    </w:p>
    <w:p w14:paraId="4439077E"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Servlet can be described in many ways, depending on the context.</w:t>
      </w:r>
    </w:p>
    <w:p w14:paraId="75EB4315"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Servlet is a technology which is used to create a web application.</w:t>
      </w:r>
    </w:p>
    <w:p w14:paraId="5D7964C7"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 is an API that provides many interfaces and classes including documentation.</w:t>
      </w:r>
    </w:p>
    <w:p w14:paraId="151C12B8"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 is an interface that must be implemented for creating any Servlet.</w:t>
      </w:r>
    </w:p>
    <w:p w14:paraId="7106C9F3"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 is a class that extends the capabilities of the servers and responds to the incoming requests. It can respond to any requests.</w:t>
      </w:r>
    </w:p>
    <w:p w14:paraId="2C7E5675"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 is a web component that is deployed on the server to create a dynamic web page.</w:t>
      </w:r>
    </w:p>
    <w:p w14:paraId="05C77EA1" w14:textId="075ABD90" w:rsidR="00D67C3D" w:rsidRPr="00D460BB" w:rsidRDefault="00D67C3D" w:rsidP="00D460BB">
      <w:pPr>
        <w:spacing w:after="0" w:line="240" w:lineRule="auto"/>
        <w:ind w:left="360"/>
        <w:rPr>
          <w:ins w:id="0" w:author="Unknown"/>
          <w:rFonts w:ascii="Segoe UI" w:hAnsi="Segoe UI" w:cs="Segoe UI"/>
          <w:color w:val="333333"/>
          <w:shd w:val="clear" w:color="auto" w:fill="FFFFFF"/>
        </w:rPr>
      </w:pPr>
      <w:r>
        <w:rPr>
          <w:noProof/>
        </w:rPr>
        <w:drawing>
          <wp:inline distT="0" distB="0" distL="0" distR="0" wp14:anchorId="541560AF" wp14:editId="745F4EB0">
            <wp:extent cx="5617210" cy="2750820"/>
            <wp:effectExtent l="0" t="0" r="2540" b="0"/>
            <wp:docPr id="1028574873" name="Picture 25" desc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rvle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7210" cy="2750820"/>
                    </a:xfrm>
                    <a:prstGeom prst="rect">
                      <a:avLst/>
                    </a:prstGeom>
                    <a:noFill/>
                    <a:ln>
                      <a:noFill/>
                    </a:ln>
                  </pic:spPr>
                </pic:pic>
              </a:graphicData>
            </a:graphic>
          </wp:inline>
        </w:drawing>
      </w:r>
      <w:r w:rsidRPr="00D460BB">
        <w:rPr>
          <w:rFonts w:ascii="Segoe UI" w:hAnsi="Segoe UI" w:cs="Segoe UI"/>
          <w:color w:val="333333"/>
        </w:rPr>
        <w:br/>
      </w:r>
    </w:p>
    <w:p w14:paraId="51519BD6" w14:textId="77777777" w:rsidR="00D67C3D" w:rsidRPr="00D460BB" w:rsidRDefault="00D67C3D" w:rsidP="00D460BB">
      <w:pPr>
        <w:ind w:left="360"/>
        <w:rPr>
          <w:rFonts w:ascii="Times New Roman" w:hAnsi="Times New Roman" w:cs="Times New Roman"/>
        </w:rPr>
      </w:pPr>
      <w:r>
        <w:t>Do You Know?</w:t>
      </w:r>
    </w:p>
    <w:p w14:paraId="42D4472B" w14:textId="77777777" w:rsidR="00D67C3D" w:rsidRDefault="00D67C3D"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What is the web application and what is the difference between Get and Post request?</w:t>
      </w:r>
    </w:p>
    <w:p w14:paraId="64BB2212" w14:textId="77777777" w:rsidR="00D67C3D" w:rsidRDefault="00D67C3D"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What information is received by the web server if we request for a Servlet?</w:t>
      </w:r>
    </w:p>
    <w:p w14:paraId="7A170A7E" w14:textId="77777777" w:rsidR="00D67C3D" w:rsidRDefault="00D67C3D"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How to run servlet in Eclipse, MyEclipse and Netbeans IDE?</w:t>
      </w:r>
    </w:p>
    <w:p w14:paraId="60FA6A93" w14:textId="77777777" w:rsidR="00D67C3D" w:rsidRDefault="00D67C3D"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lastRenderedPageBreak/>
        <w:t>What are the ways for servlet collaboration and what is the difference between RequestDispatcher and sendRedirect() method?</w:t>
      </w:r>
    </w:p>
    <w:p w14:paraId="01D76B56" w14:textId="77777777" w:rsidR="00D67C3D" w:rsidRDefault="00D67C3D"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What is the difference between ServletConfig and ServletContext interface?</w:t>
      </w:r>
    </w:p>
    <w:p w14:paraId="403D853A" w14:textId="77777777" w:rsidR="00D67C3D" w:rsidRDefault="00D67C3D"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How many ways can we maintain the state of a user? Which approach is mostly used in web development?</w:t>
      </w:r>
    </w:p>
    <w:p w14:paraId="132CEAC0" w14:textId="77777777" w:rsidR="00D67C3D" w:rsidRDefault="00D67C3D"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How to count the total number of visitors and whole response time for a request using Filter?</w:t>
      </w:r>
    </w:p>
    <w:p w14:paraId="3D3688B7" w14:textId="77777777" w:rsidR="00D67C3D" w:rsidRDefault="00D67C3D"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How to run servlet with annotation?</w:t>
      </w:r>
    </w:p>
    <w:p w14:paraId="70279A76" w14:textId="77777777" w:rsidR="00D67C3D" w:rsidRDefault="00D67C3D"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How to create registration form using Servlet and Oracle database?</w:t>
      </w:r>
    </w:p>
    <w:p w14:paraId="3A5D93BC" w14:textId="77777777" w:rsidR="00D67C3D" w:rsidRDefault="00D67C3D"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How can we upload and download the file from the server?</w:t>
      </w:r>
    </w:p>
    <w:p w14:paraId="32F9584F" w14:textId="77777777" w:rsidR="00D67C3D" w:rsidRDefault="00D67C3D"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What is a web application?</w:t>
      </w:r>
    </w:p>
    <w:p w14:paraId="22BD8D57"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A web application is an application accessible from the web. A web application is composed of web components like Servlet, JSP, Filter, etc. and other elements such as HTML, CSS, and JavaScript. The web components typically execute in Web Server and respond to the HTTP request.</w:t>
      </w:r>
    </w:p>
    <w:p w14:paraId="5CE416C0" w14:textId="77777777" w:rsidR="00D67C3D" w:rsidRPr="00D460BB" w:rsidRDefault="00FE746B" w:rsidP="00D460BB">
      <w:pPr>
        <w:ind w:left="360"/>
        <w:rPr>
          <w:rFonts w:ascii="Times New Roman" w:hAnsi="Times New Roman" w:cs="Times New Roman"/>
        </w:rPr>
      </w:pPr>
      <w:r>
        <w:pict w14:anchorId="532AFFC7">
          <v:rect id="_x0000_i1041" style="width:0;height:.75pt" o:hrstd="t" o:hrnoshade="t" o:hr="t" fillcolor="#d4d4d4" stroked="f"/>
        </w:pict>
      </w:r>
    </w:p>
    <w:p w14:paraId="35499CEA" w14:textId="77777777" w:rsidR="00D67C3D" w:rsidRDefault="00D67C3D"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CGI (Common Gateway Interface)</w:t>
      </w:r>
    </w:p>
    <w:p w14:paraId="64159CB0"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CGI technology enables the web server to call an external program and pass HTTP request information to the external program to process the request. For each request, it starts a new process.</w:t>
      </w:r>
    </w:p>
    <w:p w14:paraId="2C290A6B" w14:textId="71C7F2E1" w:rsidR="00D67C3D" w:rsidRPr="00D460BB" w:rsidRDefault="00D67C3D" w:rsidP="00D460BB">
      <w:pPr>
        <w:ind w:left="360"/>
        <w:rPr>
          <w:rFonts w:ascii="Times New Roman" w:hAnsi="Times New Roman" w:cs="Times New Roman"/>
        </w:rPr>
      </w:pPr>
      <w:r>
        <w:rPr>
          <w:noProof/>
        </w:rPr>
        <w:lastRenderedPageBreak/>
        <w:drawing>
          <wp:inline distT="0" distB="0" distL="0" distR="0" wp14:anchorId="33A345D8" wp14:editId="3F210BA1">
            <wp:extent cx="5731510" cy="2562225"/>
            <wp:effectExtent l="0" t="0" r="2540" b="9525"/>
            <wp:docPr id="1277608432" name="Picture 24" descr="CGI vs.,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GI vs., Servle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562225"/>
                    </a:xfrm>
                    <a:prstGeom prst="rect">
                      <a:avLst/>
                    </a:prstGeom>
                    <a:noFill/>
                    <a:ln>
                      <a:noFill/>
                    </a:ln>
                  </pic:spPr>
                </pic:pic>
              </a:graphicData>
            </a:graphic>
          </wp:inline>
        </w:drawing>
      </w:r>
    </w:p>
    <w:p w14:paraId="3D8175BA" w14:textId="77777777" w:rsidR="00D67C3D" w:rsidRDefault="00D67C3D"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Disadvantages of CGI</w:t>
      </w:r>
    </w:p>
    <w:p w14:paraId="2A8E25A8"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problems in CGI technology:</w:t>
      </w:r>
    </w:p>
    <w:p w14:paraId="2A4763A4"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If the number of clients increases, it takes more time for sending the response.</w:t>
      </w:r>
    </w:p>
    <w:p w14:paraId="0FC65A9B"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For each request, it starts a process, and the web server is limited to start processes.</w:t>
      </w:r>
    </w:p>
    <w:p w14:paraId="478E9F7C"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It uses platform dependent language e.g. </w:t>
      </w:r>
      <w:hyperlink r:id="rId51" w:history="1">
        <w:r>
          <w:rPr>
            <w:rStyle w:val="Hyperlink"/>
            <w:rFonts w:ascii="Segoe UI" w:hAnsi="Segoe UI" w:cs="Segoe UI"/>
            <w:color w:val="008000"/>
          </w:rPr>
          <w:t>C</w:t>
        </w:r>
      </w:hyperlink>
      <w:r>
        <w:rPr>
          <w:rFonts w:ascii="Segoe UI" w:hAnsi="Segoe UI" w:cs="Segoe UI"/>
          <w:color w:val="000000"/>
        </w:rPr>
        <w:t>, </w:t>
      </w:r>
      <w:hyperlink r:id="rId52" w:history="1">
        <w:r>
          <w:rPr>
            <w:rStyle w:val="Hyperlink"/>
            <w:rFonts w:ascii="Segoe UI" w:hAnsi="Segoe UI" w:cs="Segoe UI"/>
            <w:color w:val="008000"/>
          </w:rPr>
          <w:t>C++</w:t>
        </w:r>
      </w:hyperlink>
      <w:r>
        <w:rPr>
          <w:rFonts w:ascii="Segoe UI" w:hAnsi="Segoe UI" w:cs="Segoe UI"/>
          <w:color w:val="000000"/>
        </w:rPr>
        <w:t>, </w:t>
      </w:r>
      <w:hyperlink r:id="rId53" w:history="1">
        <w:r>
          <w:rPr>
            <w:rStyle w:val="Hyperlink"/>
            <w:rFonts w:ascii="Segoe UI" w:hAnsi="Segoe UI" w:cs="Segoe UI"/>
            <w:color w:val="008000"/>
          </w:rPr>
          <w:t>perl</w:t>
        </w:r>
      </w:hyperlink>
      <w:r>
        <w:rPr>
          <w:rFonts w:ascii="Segoe UI" w:hAnsi="Segoe UI" w:cs="Segoe UI"/>
          <w:color w:val="000000"/>
        </w:rPr>
        <w:t>.</w:t>
      </w:r>
    </w:p>
    <w:p w14:paraId="45893435" w14:textId="77777777" w:rsidR="00D67C3D" w:rsidRPr="00D460BB" w:rsidRDefault="00FE746B" w:rsidP="00D460BB">
      <w:pPr>
        <w:spacing w:after="0" w:line="240" w:lineRule="auto"/>
        <w:ind w:left="360"/>
        <w:rPr>
          <w:rFonts w:ascii="Times New Roman" w:hAnsi="Times New Roman" w:cs="Times New Roman"/>
        </w:rPr>
      </w:pPr>
      <w:r>
        <w:pict w14:anchorId="19BB2D10">
          <v:rect id="_x0000_i1042" style="width:0;height:.75pt" o:hrstd="t" o:hrnoshade="t" o:hr="t" fillcolor="#d4d4d4" stroked="f"/>
        </w:pict>
      </w:r>
    </w:p>
    <w:p w14:paraId="3BA4BF21" w14:textId="77777777" w:rsidR="00D67C3D" w:rsidRDefault="00D67C3D"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Advantages of Servlet</w:t>
      </w:r>
    </w:p>
    <w:p w14:paraId="3A4521B7" w14:textId="16AC80D5" w:rsidR="00D67C3D" w:rsidRPr="00D460BB" w:rsidRDefault="00D67C3D" w:rsidP="00D460BB">
      <w:pPr>
        <w:ind w:left="360"/>
        <w:rPr>
          <w:rFonts w:ascii="Times New Roman" w:hAnsi="Times New Roman" w:cs="Times New Roman"/>
          <w:sz w:val="24"/>
          <w:szCs w:val="24"/>
        </w:rPr>
      </w:pPr>
      <w:r>
        <w:rPr>
          <w:noProof/>
        </w:rPr>
        <w:drawing>
          <wp:inline distT="0" distB="0" distL="0" distR="0" wp14:anchorId="3CBC7E21" wp14:editId="7517372C">
            <wp:extent cx="4725670" cy="2405380"/>
            <wp:effectExtent l="0" t="0" r="0" b="0"/>
            <wp:docPr id="464370600" name="Picture 23" descr="Advantages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dvantages of Servle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25670" cy="2405380"/>
                    </a:xfrm>
                    <a:prstGeom prst="rect">
                      <a:avLst/>
                    </a:prstGeom>
                    <a:noFill/>
                    <a:ln>
                      <a:noFill/>
                    </a:ln>
                  </pic:spPr>
                </pic:pic>
              </a:graphicData>
            </a:graphic>
          </wp:inline>
        </w:drawing>
      </w:r>
    </w:p>
    <w:p w14:paraId="092B4353" w14:textId="77777777" w:rsidR="00D67C3D" w:rsidRDefault="00D67C3D"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advantages of Servlet over CGI. The web container creates threads for handling the multiple requests to the Servlet. Threads have many benefits over the Processes such as they share a common memory area, lightweight, cost of communication between the threads are low. The advantages of Servlet are as follows:</w:t>
      </w:r>
    </w:p>
    <w:p w14:paraId="5BC27276"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lastRenderedPageBreak/>
        <w:t>Better performance:</w:t>
      </w:r>
      <w:r>
        <w:rPr>
          <w:rFonts w:ascii="Segoe UI" w:hAnsi="Segoe UI" w:cs="Segoe UI"/>
          <w:color w:val="000000"/>
        </w:rPr>
        <w:t> because it creates a thread for each request, not process.</w:t>
      </w:r>
    </w:p>
    <w:p w14:paraId="4DADF242"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Portability:</w:t>
      </w:r>
      <w:r>
        <w:rPr>
          <w:rFonts w:ascii="Segoe UI" w:hAnsi="Segoe UI" w:cs="Segoe UI"/>
          <w:color w:val="000000"/>
        </w:rPr>
        <w:t> because it uses Java language.</w:t>
      </w:r>
    </w:p>
    <w:p w14:paraId="25339C34"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Robust:</w:t>
      </w:r>
      <w:r>
        <w:rPr>
          <w:rFonts w:ascii="Segoe UI" w:hAnsi="Segoe UI" w:cs="Segoe UI"/>
          <w:color w:val="000000"/>
        </w:rPr>
        <w:t> </w:t>
      </w:r>
      <w:hyperlink r:id="rId55" w:history="1">
        <w:r>
          <w:rPr>
            <w:rStyle w:val="Hyperlink"/>
            <w:rFonts w:ascii="Segoe UI" w:hAnsi="Segoe UI" w:cs="Segoe UI"/>
            <w:color w:val="008000"/>
          </w:rPr>
          <w:t>JVM</w:t>
        </w:r>
      </w:hyperlink>
      <w:r>
        <w:rPr>
          <w:rFonts w:ascii="Segoe UI" w:hAnsi="Segoe UI" w:cs="Segoe UI"/>
          <w:color w:val="000000"/>
        </w:rPr>
        <w:t> manages Servlets, so we don't need to worry about the memory leak, </w:t>
      </w:r>
      <w:hyperlink r:id="rId56" w:history="1">
        <w:r>
          <w:rPr>
            <w:rStyle w:val="Hyperlink"/>
            <w:rFonts w:ascii="Segoe UI" w:hAnsi="Segoe UI" w:cs="Segoe UI"/>
            <w:color w:val="008000"/>
          </w:rPr>
          <w:t>garbage collection</w:t>
        </w:r>
      </w:hyperlink>
      <w:r>
        <w:rPr>
          <w:rFonts w:ascii="Segoe UI" w:hAnsi="Segoe UI" w:cs="Segoe UI"/>
          <w:color w:val="000000"/>
        </w:rPr>
        <w:t>, etc.</w:t>
      </w:r>
    </w:p>
    <w:p w14:paraId="47FC42A5" w14:textId="77777777" w:rsidR="00D67C3D" w:rsidRDefault="00D67C3D"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Secure:</w:t>
      </w:r>
      <w:r>
        <w:rPr>
          <w:rFonts w:ascii="Segoe UI" w:hAnsi="Segoe UI" w:cs="Segoe UI"/>
          <w:color w:val="000000"/>
        </w:rPr>
        <w:t> because it uses java language.</w:t>
      </w:r>
    </w:p>
    <w:p w14:paraId="66C481CE" w14:textId="77777777" w:rsidR="00D67C3D" w:rsidRDefault="00D67C3D" w:rsidP="00D460BB">
      <w:pPr>
        <w:pStyle w:val="NoSpacing"/>
        <w:rPr>
          <w:sz w:val="24"/>
          <w:szCs w:val="24"/>
        </w:rPr>
      </w:pPr>
    </w:p>
    <w:p w14:paraId="03EA13D5" w14:textId="77777777" w:rsidR="00D67C3D" w:rsidRDefault="00D67C3D" w:rsidP="00D460BB">
      <w:pPr>
        <w:pStyle w:val="NoSpacing"/>
        <w:rPr>
          <w:sz w:val="24"/>
          <w:szCs w:val="24"/>
        </w:rPr>
      </w:pPr>
    </w:p>
    <w:p w14:paraId="043115F7" w14:textId="77777777" w:rsidR="0024255B" w:rsidRDefault="0024255B" w:rsidP="00D460BB">
      <w:pPr>
        <w:pStyle w:val="Heading1"/>
        <w:ind w:left="360"/>
        <w:rPr>
          <w:rFonts w:eastAsia="Times New Roman"/>
          <w:u w:val="single"/>
          <w:lang w:eastAsia="en-IN"/>
        </w:rPr>
      </w:pPr>
      <w:r w:rsidRPr="0024255B">
        <w:rPr>
          <w:rFonts w:eastAsia="Times New Roman"/>
          <w:u w:val="single"/>
          <w:lang w:eastAsia="en-IN"/>
        </w:rPr>
        <w:t>Basics Of Web Pages</w:t>
      </w:r>
    </w:p>
    <w:p w14:paraId="480EA04B" w14:textId="77777777" w:rsidR="0024255B" w:rsidRDefault="0024255B" w:rsidP="00D460BB">
      <w:pPr>
        <w:rPr>
          <w:lang w:eastAsia="en-IN"/>
        </w:rPr>
      </w:pPr>
    </w:p>
    <w:p w14:paraId="00BDA70D" w14:textId="77777777" w:rsidR="0024255B" w:rsidRDefault="0024255B"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What is a Webpage</w:t>
      </w:r>
    </w:p>
    <w:p w14:paraId="06BE5194" w14:textId="77777777" w:rsidR="0024255B" w:rsidRDefault="0024255B" w:rsidP="00D460BB">
      <w:pPr>
        <w:pStyle w:val="NormalWeb"/>
        <w:shd w:val="clear" w:color="auto" w:fill="FFFFFF"/>
        <w:ind w:left="360"/>
        <w:jc w:val="both"/>
        <w:rPr>
          <w:rFonts w:ascii="Segoe UI" w:hAnsi="Segoe UI" w:cs="Segoe UI"/>
          <w:color w:val="333333"/>
        </w:rPr>
      </w:pPr>
      <w:r>
        <w:rPr>
          <w:rStyle w:val="Emphasis"/>
          <w:rFonts w:ascii="Segoe UI" w:eastAsiaTheme="majorEastAsia" w:hAnsi="Segoe UI" w:cs="Segoe UI"/>
          <w:color w:val="333333"/>
        </w:rPr>
        <w:t>A web page is a single hypertext document available on World Wide Web (WWW).</w:t>
      </w:r>
      <w:r>
        <w:rPr>
          <w:rFonts w:ascii="Segoe UI" w:hAnsi="Segoe UI" w:cs="Segoe UI"/>
          <w:color w:val="333333"/>
        </w:rPr>
        <w:t> It is composed of HTML elements and displayed on the user's browser such as </w:t>
      </w:r>
      <w:hyperlink r:id="rId57" w:history="1">
        <w:r>
          <w:rPr>
            <w:rStyle w:val="Hyperlink"/>
            <w:rFonts w:ascii="Segoe UI" w:hAnsi="Segoe UI" w:cs="Segoe UI"/>
            <w:b/>
            <w:bCs/>
            <w:color w:val="008000"/>
            <w:u w:val="none"/>
          </w:rPr>
          <w:t>Mozilla, Firefox</w:t>
        </w:r>
      </w:hyperlink>
      <w:r>
        <w:rPr>
          <w:rStyle w:val="Strong"/>
          <w:rFonts w:ascii="Segoe UI" w:eastAsiaTheme="majorEastAsia" w:hAnsi="Segoe UI" w:cs="Segoe UI"/>
          <w:color w:val="333333"/>
        </w:rPr>
        <w:t>, </w:t>
      </w:r>
      <w:hyperlink r:id="rId58" w:history="1">
        <w:r>
          <w:rPr>
            <w:rStyle w:val="Hyperlink"/>
            <w:rFonts w:ascii="Segoe UI" w:hAnsi="Segoe UI" w:cs="Segoe UI"/>
            <w:b/>
            <w:bCs/>
            <w:color w:val="008000"/>
            <w:u w:val="none"/>
          </w:rPr>
          <w:t>Chrome</w:t>
        </w:r>
      </w:hyperlink>
      <w:r>
        <w:rPr>
          <w:rStyle w:val="Strong"/>
          <w:rFonts w:ascii="Segoe UI" w:eastAsiaTheme="majorEastAsia" w:hAnsi="Segoe UI" w:cs="Segoe UI"/>
          <w:color w:val="333333"/>
        </w:rPr>
        <w:t>, etc.</w:t>
      </w:r>
      <w:r>
        <w:rPr>
          <w:rFonts w:ascii="Segoe UI" w:hAnsi="Segoe UI" w:cs="Segoe UI"/>
          <w:color w:val="333333"/>
        </w:rPr>
        <w:t> It is also referred to as "</w:t>
      </w:r>
      <w:r>
        <w:rPr>
          <w:rStyle w:val="Strong"/>
          <w:rFonts w:ascii="Segoe UI" w:eastAsiaTheme="majorEastAsia" w:hAnsi="Segoe UI" w:cs="Segoe UI"/>
          <w:color w:val="333333"/>
        </w:rPr>
        <w:t>Page."</w:t>
      </w:r>
    </w:p>
    <w:p w14:paraId="4E4C428E"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topic, we are going to discuss various details of the webpage, including the following topics:</w:t>
      </w:r>
    </w:p>
    <w:p w14:paraId="5EA211DF" w14:textId="77777777" w:rsidR="0024255B" w:rsidRPr="00D460BB" w:rsidRDefault="0024255B" w:rsidP="00D460BB">
      <w:pPr>
        <w:shd w:val="clear" w:color="auto" w:fill="FFFFFF"/>
        <w:ind w:left="360"/>
        <w:jc w:val="center"/>
        <w:rPr>
          <w:rFonts w:ascii="Segoe UI" w:hAnsi="Segoe UI" w:cs="Segoe UI"/>
          <w:color w:val="808080"/>
          <w:sz w:val="17"/>
          <w:szCs w:val="17"/>
        </w:rPr>
      </w:pPr>
      <w:r w:rsidRPr="00D460BB">
        <w:rPr>
          <w:rFonts w:ascii="Segoe UI" w:hAnsi="Segoe UI" w:cs="Segoe UI"/>
          <w:color w:val="808080"/>
          <w:sz w:val="17"/>
          <w:szCs w:val="17"/>
        </w:rPr>
        <w:t>ADVERTISEMENT</w:t>
      </w:r>
    </w:p>
    <w:p w14:paraId="0A9476BA" w14:textId="77777777" w:rsidR="0024255B" w:rsidRPr="00D460BB" w:rsidRDefault="0024255B" w:rsidP="00D460BB">
      <w:pPr>
        <w:shd w:val="clear" w:color="auto" w:fill="FFFFFF"/>
        <w:ind w:left="360"/>
        <w:jc w:val="center"/>
        <w:rPr>
          <w:rFonts w:ascii="Segoe UI" w:hAnsi="Segoe UI" w:cs="Segoe UI"/>
          <w:color w:val="808080"/>
          <w:sz w:val="17"/>
          <w:szCs w:val="17"/>
        </w:rPr>
      </w:pPr>
      <w:r w:rsidRPr="00D460BB">
        <w:rPr>
          <w:rFonts w:ascii="Segoe UI" w:hAnsi="Segoe UI" w:cs="Segoe UI"/>
          <w:color w:val="808080"/>
          <w:sz w:val="17"/>
          <w:szCs w:val="17"/>
        </w:rPr>
        <w:t>ADVERTISEMENT</w:t>
      </w:r>
    </w:p>
    <w:p w14:paraId="7C9B6175"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59" w:anchor="Webpage" w:history="1">
        <w:r w:rsidR="0024255B">
          <w:rPr>
            <w:rStyle w:val="Hyperlink"/>
            <w:rFonts w:ascii="Segoe UI" w:hAnsi="Segoe UI" w:cs="Segoe UI"/>
            <w:color w:val="008000"/>
            <w:u w:val="none"/>
          </w:rPr>
          <w:t>What is a Webpage?</w:t>
        </w:r>
      </w:hyperlink>
    </w:p>
    <w:p w14:paraId="6FF6C5EE"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60" w:anchor="Characteristics" w:history="1">
        <w:r w:rsidR="0024255B">
          <w:rPr>
            <w:rStyle w:val="Hyperlink"/>
            <w:rFonts w:ascii="Segoe UI" w:hAnsi="Segoe UI" w:cs="Segoe UI"/>
            <w:color w:val="008000"/>
            <w:u w:val="none"/>
          </w:rPr>
          <w:t>Characteristics of a Webpage</w:t>
        </w:r>
      </w:hyperlink>
    </w:p>
    <w:p w14:paraId="6914222F"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61" w:anchor="Difference" w:history="1">
        <w:r w:rsidR="0024255B">
          <w:rPr>
            <w:rStyle w:val="Hyperlink"/>
            <w:rFonts w:ascii="Segoe UI" w:hAnsi="Segoe UI" w:cs="Segoe UI"/>
            <w:color w:val="008000"/>
            <w:u w:val="none"/>
          </w:rPr>
          <w:t>Difference between a Webpage and a Website</w:t>
        </w:r>
      </w:hyperlink>
    </w:p>
    <w:p w14:paraId="4470667A"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62" w:anchor="Work" w:history="1">
        <w:r w:rsidR="0024255B">
          <w:rPr>
            <w:rStyle w:val="Hyperlink"/>
            <w:rFonts w:ascii="Segoe UI" w:hAnsi="Segoe UI" w:cs="Segoe UI"/>
            <w:color w:val="008000"/>
            <w:u w:val="none"/>
          </w:rPr>
          <w:t>How does a Web Page Work?</w:t>
        </w:r>
      </w:hyperlink>
    </w:p>
    <w:p w14:paraId="27182466"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63" w:anchor="Elements" w:history="1">
        <w:r w:rsidR="0024255B">
          <w:rPr>
            <w:rStyle w:val="Hyperlink"/>
            <w:rFonts w:ascii="Segoe UI" w:hAnsi="Segoe UI" w:cs="Segoe UI"/>
            <w:color w:val="008000"/>
            <w:u w:val="none"/>
          </w:rPr>
          <w:t>Elements of a Webpage</w:t>
        </w:r>
      </w:hyperlink>
    </w:p>
    <w:p w14:paraId="64391ADE"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64" w:anchor="Types" w:history="1">
        <w:r w:rsidR="0024255B">
          <w:rPr>
            <w:rStyle w:val="Hyperlink"/>
            <w:rFonts w:ascii="Segoe UI" w:hAnsi="Segoe UI" w:cs="Segoe UI"/>
            <w:color w:val="008000"/>
            <w:u w:val="none"/>
          </w:rPr>
          <w:t>Types of a Web page</w:t>
        </w:r>
      </w:hyperlink>
    </w:p>
    <w:p w14:paraId="7DC8B13A"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65" w:anchor="Simple" w:history="1">
        <w:r w:rsidR="0024255B">
          <w:rPr>
            <w:rStyle w:val="Hyperlink"/>
            <w:rFonts w:ascii="Segoe UI" w:hAnsi="Segoe UI" w:cs="Segoe UI"/>
            <w:color w:val="008000"/>
            <w:u w:val="none"/>
          </w:rPr>
          <w:t>How to Create a Simple Webpage?</w:t>
        </w:r>
      </w:hyperlink>
    </w:p>
    <w:p w14:paraId="17440492" w14:textId="77777777" w:rsidR="0024255B" w:rsidRDefault="0024255B"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lastRenderedPageBreak/>
        <w:t>What is a Webpage?</w:t>
      </w:r>
    </w:p>
    <w:p w14:paraId="27700A51"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A webpage is a document written in HTML and can be viewed on any web browser. It is contained within the web server, which can be accessed by entering the URL for that web page, and once it is loaded, it appears on the user's web browser. Each webpage is linked with a unique URL; hence two pages cannot have the same URL.</w:t>
      </w:r>
    </w:p>
    <w:p w14:paraId="10487E86" w14:textId="005B4E36" w:rsidR="0024255B" w:rsidRPr="00D460BB" w:rsidRDefault="0024255B" w:rsidP="00D460BB">
      <w:pPr>
        <w:ind w:left="360"/>
        <w:rPr>
          <w:rFonts w:ascii="Times New Roman" w:hAnsi="Times New Roman" w:cs="Times New Roman"/>
        </w:rPr>
      </w:pPr>
      <w:r>
        <w:rPr>
          <w:noProof/>
        </w:rPr>
        <w:drawing>
          <wp:inline distT="0" distB="0" distL="0" distR="0" wp14:anchorId="6C356B4B" wp14:editId="3297B083">
            <wp:extent cx="5731510" cy="3057525"/>
            <wp:effectExtent l="0" t="0" r="2540" b="9525"/>
            <wp:docPr id="656178155" name="Picture 4" descr="What is a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a Webp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057525"/>
                    </a:xfrm>
                    <a:prstGeom prst="rect">
                      <a:avLst/>
                    </a:prstGeom>
                    <a:noFill/>
                    <a:ln>
                      <a:noFill/>
                    </a:ln>
                  </pic:spPr>
                </pic:pic>
              </a:graphicData>
            </a:graphic>
          </wp:inline>
        </w:drawing>
      </w:r>
    </w:p>
    <w:p w14:paraId="482A9DE4"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A webpage may contain </w:t>
      </w:r>
      <w:r>
        <w:rPr>
          <w:rStyle w:val="Emphasis"/>
          <w:rFonts w:ascii="Segoe UI" w:eastAsiaTheme="majorEastAsia" w:hAnsi="Segoe UI" w:cs="Segoe UI"/>
          <w:b/>
          <w:bCs/>
          <w:color w:val="333333"/>
        </w:rPr>
        <w:t>text, links for other pages, graphics, videos, etc</w:t>
      </w:r>
      <w:r>
        <w:rPr>
          <w:rFonts w:ascii="Segoe UI" w:hAnsi="Segoe UI" w:cs="Segoe UI"/>
          <w:color w:val="333333"/>
        </w:rPr>
        <w:t>. Moreover, it is mainly used to provide information to the user in text, images, etc.</w:t>
      </w:r>
    </w:p>
    <w:p w14:paraId="25F80B0C" w14:textId="77777777" w:rsidR="0024255B" w:rsidRDefault="0024255B" w:rsidP="00D460BB">
      <w:pPr>
        <w:pStyle w:val="NormalWeb"/>
        <w:shd w:val="clear" w:color="auto" w:fill="FFFFFF"/>
        <w:ind w:left="360"/>
        <w:jc w:val="both"/>
        <w:rPr>
          <w:rFonts w:ascii="Segoe UI" w:hAnsi="Segoe UI" w:cs="Segoe UI"/>
          <w:color w:val="333333"/>
        </w:rPr>
      </w:pPr>
      <w:r>
        <w:rPr>
          <w:rStyle w:val="Emphasis"/>
          <w:rFonts w:ascii="Segoe UI" w:eastAsiaTheme="majorEastAsia" w:hAnsi="Segoe UI" w:cs="Segoe UI"/>
          <w:color w:val="333333"/>
        </w:rPr>
        <w:t>A webpage is a part of a website; it means a website contains different web pages.</w:t>
      </w:r>
      <w:r>
        <w:rPr>
          <w:rFonts w:ascii="Segoe UI" w:hAnsi="Segoe UI" w:cs="Segoe UI"/>
          <w:color w:val="333333"/>
        </w:rPr>
        <w:t> Such as </w:t>
      </w:r>
      <w:r>
        <w:rPr>
          <w:rStyle w:val="Strong"/>
          <w:rFonts w:ascii="Segoe UI" w:eastAsiaTheme="majorEastAsia" w:hAnsi="Segoe UI" w:cs="Segoe UI"/>
          <w:color w:val="333333"/>
        </w:rPr>
        <w:t>javaTpoint.com</w:t>
      </w:r>
      <w:r>
        <w:rPr>
          <w:rFonts w:ascii="Segoe UI" w:hAnsi="Segoe UI" w:cs="Segoe UI"/>
          <w:color w:val="333333"/>
        </w:rPr>
        <w:t> is a website, and the page currently you are accessing is the webpage. It can be understood as an example of a book. So, a Website is like a complete book, and a webpage is like a page of that book.</w:t>
      </w:r>
    </w:p>
    <w:p w14:paraId="37CC8F52"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WWW or Internet contains millions of web pages, and daily, a lot is being added. Tim Berners-Lee developed </w:t>
      </w:r>
      <w:r>
        <w:rPr>
          <w:rStyle w:val="Strong"/>
          <w:rFonts w:ascii="Segoe UI" w:eastAsiaTheme="majorEastAsia" w:hAnsi="Segoe UI" w:cs="Segoe UI"/>
          <w:color w:val="333333"/>
        </w:rPr>
        <w:t>the first webpage.</w:t>
      </w:r>
    </w:p>
    <w:p w14:paraId="3DA30CF6"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Let's understand some basic terms that are used with Webpage:</w:t>
      </w:r>
    </w:p>
    <w:p w14:paraId="333520D8"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WebSite</w:t>
      </w:r>
      <w:r>
        <w:rPr>
          <w:rFonts w:ascii="Segoe UI" w:hAnsi="Segoe UI" w:cs="Segoe UI"/>
          <w:color w:val="000000"/>
        </w:rPr>
        <w:t>: A website is a collection of several web pages. These pages are linked together with hyperlinks. A website has a unique domain name, and we can access it by entering that domain name in the URL.</w:t>
      </w:r>
    </w:p>
    <w:p w14:paraId="1839D264"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lastRenderedPageBreak/>
        <w:t>Search Engine:</w:t>
      </w:r>
      <w:r>
        <w:rPr>
          <w:rFonts w:ascii="Segoe UI" w:hAnsi="Segoe UI" w:cs="Segoe UI"/>
          <w:color w:val="000000"/>
        </w:rPr>
        <w:t> A search engine is an internet service that helps users find any information available on the internet. Some examples of search engines are </w:t>
      </w:r>
      <w:r>
        <w:rPr>
          <w:rStyle w:val="Strong"/>
          <w:rFonts w:ascii="Segoe UI" w:hAnsi="Segoe UI" w:cs="Segoe UI"/>
          <w:color w:val="000000"/>
        </w:rPr>
        <w:t>Google, Yahoo, Bing,</w:t>
      </w:r>
      <w:r>
        <w:rPr>
          <w:rFonts w:ascii="Segoe UI" w:hAnsi="Segoe UI" w:cs="Segoe UI"/>
          <w:color w:val="000000"/>
        </w:rPr>
        <w:t> It is usually accessed with the help of Web browser.</w:t>
      </w:r>
    </w:p>
    <w:p w14:paraId="7D490A96"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Web Browser:</w:t>
      </w:r>
      <w:r>
        <w:rPr>
          <w:rFonts w:ascii="Segoe UI" w:hAnsi="Segoe UI" w:cs="Segoe UI"/>
          <w:color w:val="000000"/>
        </w:rPr>
        <w:t> A web browser or simply browser is application software used to access the internet. Some examples of Web browsers are </w:t>
      </w:r>
      <w:r>
        <w:rPr>
          <w:rStyle w:val="Strong"/>
          <w:rFonts w:ascii="Segoe UI" w:hAnsi="Segoe UI" w:cs="Segoe UI"/>
          <w:color w:val="000000"/>
        </w:rPr>
        <w:t>Google Chrome, Microsoft Internet Explorer, Safari, etc</w:t>
      </w:r>
      <w:r>
        <w:rPr>
          <w:rFonts w:ascii="Segoe UI" w:hAnsi="Segoe UI" w:cs="Segoe UI"/>
          <w:color w:val="000000"/>
        </w:rPr>
        <w:t>. It does two things:</w:t>
      </w:r>
    </w:p>
    <w:p w14:paraId="76280889" w14:textId="77777777" w:rsidR="0024255B" w:rsidRDefault="0024255B" w:rsidP="00D460BB">
      <w:pPr>
        <w:shd w:val="clear" w:color="auto" w:fill="FFFFFF"/>
        <w:spacing w:before="60" w:after="100" w:afterAutospacing="1" w:line="375" w:lineRule="atLeast"/>
        <w:ind w:left="1080"/>
        <w:jc w:val="both"/>
        <w:rPr>
          <w:rFonts w:ascii="Segoe UI" w:hAnsi="Segoe UI" w:cs="Segoe UI"/>
          <w:color w:val="000000"/>
        </w:rPr>
      </w:pPr>
      <w:r>
        <w:rPr>
          <w:rFonts w:ascii="Segoe UI" w:hAnsi="Segoe UI" w:cs="Segoe UI"/>
          <w:color w:val="000000"/>
        </w:rPr>
        <w:t>It connects to a web server on the internet and requests a page that the user wants to view; once it finds that page, it displays it on its device.</w:t>
      </w:r>
    </w:p>
    <w:p w14:paraId="78DC6D45" w14:textId="77777777" w:rsidR="0024255B" w:rsidRDefault="0024255B" w:rsidP="00D460BB">
      <w:pPr>
        <w:shd w:val="clear" w:color="auto" w:fill="FFFFFF"/>
        <w:spacing w:before="60" w:after="100" w:afterAutospacing="1" w:line="375" w:lineRule="atLeast"/>
        <w:ind w:left="1080"/>
        <w:jc w:val="both"/>
        <w:rPr>
          <w:rFonts w:ascii="Segoe UI" w:hAnsi="Segoe UI" w:cs="Segoe UI"/>
          <w:color w:val="000000"/>
        </w:rPr>
      </w:pPr>
      <w:r>
        <w:rPr>
          <w:rFonts w:ascii="Segoe UI" w:hAnsi="Segoe UI" w:cs="Segoe UI"/>
          <w:color w:val="000000"/>
        </w:rPr>
        <w:t>It can interpret the set of HTML tags within a page to display the page in the correct format.</w:t>
      </w:r>
    </w:p>
    <w:p w14:paraId="3B58F9DC"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Webserver:</w:t>
      </w:r>
      <w:r>
        <w:rPr>
          <w:rFonts w:ascii="Segoe UI" w:hAnsi="Segoe UI" w:cs="Segoe UI"/>
          <w:color w:val="000000"/>
        </w:rPr>
        <w:t> A web server can be understood as a computer that hosts or provide a website on the internet. It contains webserver software and component files of a website such as </w:t>
      </w:r>
      <w:r>
        <w:rPr>
          <w:rStyle w:val="Emphasis"/>
          <w:rFonts w:ascii="Segoe UI" w:hAnsi="Segoe UI" w:cs="Segoe UI"/>
          <w:b/>
          <w:bCs/>
          <w:color w:val="000000"/>
        </w:rPr>
        <w:t>HTML document, images, CSS stylesheet, and JS files.</w:t>
      </w:r>
    </w:p>
    <w:p w14:paraId="5F764842" w14:textId="77777777" w:rsidR="0024255B" w:rsidRDefault="0024255B"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t>Note: For practice, you can create web pages on your own without the need for a web server, and your browser will display those pages on your machine only.</w:t>
      </w:r>
    </w:p>
    <w:p w14:paraId="57BEF5ED"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HTML:</w:t>
      </w:r>
      <w:r>
        <w:rPr>
          <w:rFonts w:ascii="Segoe UI" w:hAnsi="Segoe UI" w:cs="Segoe UI"/>
          <w:color w:val="000000"/>
        </w:rPr>
        <w:t> HTML is an abbreviation of </w:t>
      </w:r>
      <w:r>
        <w:rPr>
          <w:rStyle w:val="Emphasis"/>
          <w:rFonts w:ascii="Segoe UI" w:hAnsi="Segoe UI" w:cs="Segoe UI"/>
          <w:b/>
          <w:bCs/>
          <w:color w:val="000000"/>
        </w:rPr>
        <w:t>Hyper-Text Markup Language</w:t>
      </w:r>
      <w:r>
        <w:rPr>
          <w:rFonts w:ascii="Segoe UI" w:hAnsi="Segoe UI" w:cs="Segoe UI"/>
          <w:color w:val="000000"/>
        </w:rPr>
        <w:t>. A markup language is a computer language that specifies how a page should be formatted. With the help of HTML, one can specify fonts, colors, images, headings, and everything that he wants to display on a page displayed by the browser.</w:t>
      </w:r>
    </w:p>
    <w:p w14:paraId="53ED58CB" w14:textId="77777777" w:rsidR="0024255B" w:rsidRDefault="0024255B"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t>Note: A web browser can also display other documents such as a PDF document or images, but only an HTML document is referred to as Web page.</w:t>
      </w:r>
    </w:p>
    <w:p w14:paraId="53743977" w14:textId="77777777" w:rsidR="0024255B" w:rsidRDefault="0024255B" w:rsidP="00D460BB">
      <w:pPr>
        <w:pStyle w:val="Heading2"/>
        <w:shd w:val="clear" w:color="auto" w:fill="FFFFFF"/>
        <w:spacing w:line="312" w:lineRule="atLeast"/>
        <w:ind w:left="360"/>
        <w:jc w:val="both"/>
        <w:rPr>
          <w:rFonts w:ascii="Helvetica" w:hAnsi="Helvetica" w:cs="Helvetica"/>
          <w:b/>
          <w:bCs/>
          <w:color w:val="610B38"/>
          <w:sz w:val="38"/>
          <w:szCs w:val="38"/>
        </w:rPr>
      </w:pPr>
      <w:r>
        <w:rPr>
          <w:rFonts w:ascii="Helvetica" w:hAnsi="Helvetica" w:cs="Helvetica"/>
          <w:b/>
          <w:bCs/>
          <w:color w:val="610B38"/>
          <w:sz w:val="38"/>
          <w:szCs w:val="38"/>
        </w:rPr>
        <w:t>Characteristics of a Web Page</w:t>
      </w:r>
    </w:p>
    <w:p w14:paraId="2CCD5C47"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Following are some characteristics of a Web page:</w:t>
      </w:r>
    </w:p>
    <w:p w14:paraId="5D59E5A9"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A simple webpage can be created very quickly.</w:t>
      </w:r>
    </w:p>
    <w:p w14:paraId="5CCC6460"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It takes very little time to create a webpage compared to a Website.</w:t>
      </w:r>
    </w:p>
    <w:p w14:paraId="2833AADE"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A web page and a website should be compatible with any device, such as Mobile, Desktop, Laptop, etc.</w:t>
      </w:r>
    </w:p>
    <w:p w14:paraId="612EC104"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search engine provides a web page through a link, and when a user clicks on that link, it is redirected to the webpage of a website.</w:t>
      </w:r>
    </w:p>
    <w:p w14:paraId="59AFA366"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lastRenderedPageBreak/>
        <w:t>A webpage can have any type of information including videos, and audios.</w:t>
      </w:r>
    </w:p>
    <w:p w14:paraId="421C5DF1"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It can be made up of only HTML(Hypertext Markup Language), or CSS, or JavaScript for dynamic and attractive behavior.</w:t>
      </w:r>
    </w:p>
    <w:p w14:paraId="554CB0E1" w14:textId="77777777" w:rsidR="0024255B" w:rsidRDefault="0024255B"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Difference between a Webpage and a Website</w:t>
      </w:r>
    </w:p>
    <w:p w14:paraId="7A2A88C4"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Since both Websites and Web pages are related to each other, some users may use them interchangeably, but they are much different from each other. The basic difference between them is that </w:t>
      </w:r>
      <w:r>
        <w:rPr>
          <w:rStyle w:val="Emphasis"/>
          <w:rFonts w:ascii="Segoe UI" w:eastAsiaTheme="majorEastAsia" w:hAnsi="Segoe UI" w:cs="Segoe UI"/>
          <w:b/>
          <w:bCs/>
          <w:color w:val="333333"/>
        </w:rPr>
        <w:t>webpage is a single web document, whereas a Website is a collection of different web pages.</w:t>
      </w:r>
      <w:r>
        <w:rPr>
          <w:rFonts w:ascii="Segoe UI" w:hAnsi="Segoe UI" w:cs="Segoe UI"/>
          <w:color w:val="333333"/>
        </w:rPr>
        <w:t> Here are some more differences between both of them:</w:t>
      </w:r>
    </w:p>
    <w:tbl>
      <w:tblPr>
        <w:tblW w:w="11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992"/>
        <w:gridCol w:w="5718"/>
      </w:tblGrid>
      <w:tr w:rsidR="0024255B" w14:paraId="67DD36B2" w14:textId="77777777" w:rsidTr="0024255B">
        <w:tc>
          <w:tcPr>
            <w:tcW w:w="0" w:type="auto"/>
            <w:shd w:val="clear" w:color="auto" w:fill="C7CCBE"/>
            <w:tcMar>
              <w:top w:w="180" w:type="dxa"/>
              <w:left w:w="180" w:type="dxa"/>
              <w:bottom w:w="180" w:type="dxa"/>
              <w:right w:w="180" w:type="dxa"/>
            </w:tcMar>
            <w:hideMark/>
          </w:tcPr>
          <w:p w14:paraId="4CCDD006" w14:textId="77777777" w:rsidR="0024255B" w:rsidRPr="00D460BB" w:rsidRDefault="0024255B" w:rsidP="00D460BB">
            <w:pPr>
              <w:ind w:left="360"/>
              <w:rPr>
                <w:rFonts w:ascii="Times New Roman" w:hAnsi="Times New Roman" w:cs="Times New Roman"/>
                <w:b/>
                <w:bCs/>
                <w:color w:val="000000"/>
                <w:sz w:val="26"/>
                <w:szCs w:val="26"/>
              </w:rPr>
            </w:pPr>
            <w:r w:rsidRPr="00D460BB">
              <w:rPr>
                <w:b/>
                <w:bCs/>
                <w:color w:val="000000"/>
                <w:sz w:val="26"/>
                <w:szCs w:val="26"/>
              </w:rPr>
              <w:t>Website</w:t>
            </w:r>
          </w:p>
        </w:tc>
        <w:tc>
          <w:tcPr>
            <w:tcW w:w="0" w:type="auto"/>
            <w:shd w:val="clear" w:color="auto" w:fill="C7CCBE"/>
            <w:tcMar>
              <w:top w:w="180" w:type="dxa"/>
              <w:left w:w="180" w:type="dxa"/>
              <w:bottom w:w="180" w:type="dxa"/>
              <w:right w:w="180" w:type="dxa"/>
            </w:tcMar>
            <w:hideMark/>
          </w:tcPr>
          <w:p w14:paraId="0EB243BC" w14:textId="77777777" w:rsidR="0024255B" w:rsidRPr="00D460BB" w:rsidRDefault="0024255B" w:rsidP="00D460BB">
            <w:pPr>
              <w:ind w:left="360"/>
              <w:rPr>
                <w:b/>
                <w:bCs/>
                <w:color w:val="000000"/>
                <w:sz w:val="26"/>
                <w:szCs w:val="26"/>
              </w:rPr>
            </w:pPr>
            <w:r w:rsidRPr="00D460BB">
              <w:rPr>
                <w:b/>
                <w:bCs/>
                <w:color w:val="000000"/>
                <w:sz w:val="26"/>
                <w:szCs w:val="26"/>
              </w:rPr>
              <w:t>Webpage</w:t>
            </w:r>
          </w:p>
        </w:tc>
      </w:tr>
      <w:tr w:rsidR="0024255B" w14:paraId="1A2FAD44"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883BBB" w14:textId="77777777" w:rsidR="0024255B" w:rsidRPr="00D460BB" w:rsidRDefault="0024255B" w:rsidP="00D460BB">
            <w:pPr>
              <w:ind w:left="360"/>
              <w:jc w:val="both"/>
              <w:rPr>
                <w:rFonts w:ascii="Segoe UI" w:hAnsi="Segoe UI" w:cs="Segoe UI"/>
                <w:color w:val="333333"/>
                <w:sz w:val="24"/>
                <w:szCs w:val="24"/>
              </w:rPr>
            </w:pPr>
            <w:r w:rsidRPr="00D460BB">
              <w:rPr>
                <w:rFonts w:ascii="Segoe UI" w:hAnsi="Segoe UI" w:cs="Segoe UI"/>
                <w:color w:val="333333"/>
              </w:rPr>
              <w:t>A website is a collection of different web pages that are linked together with hyperlinks.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685273"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A webpage is a single hypertext document.</w:t>
            </w:r>
          </w:p>
        </w:tc>
      </w:tr>
      <w:tr w:rsidR="0024255B" w14:paraId="5070BD93"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6D8FB"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It consists of more than one webpage.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8EDAE8"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It is a single document that is displayed on the user's browser.</w:t>
            </w:r>
          </w:p>
        </w:tc>
      </w:tr>
      <w:tr w:rsidR="0024255B" w14:paraId="184069F6"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596F2"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To develop a website, developers need more skills and more time compared to a webpage.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1C7851"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To develop a webpage, developers need basic HTML knowledge and less time.</w:t>
            </w:r>
          </w:p>
        </w:tc>
      </w:tr>
      <w:tr w:rsidR="0024255B" w14:paraId="08CC30CF"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2DAE1F"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A website is accessed through its domain name, and it does not include any extension in the URL.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7DDE76"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A webpage is accessed through a unique URL with some extension.</w:t>
            </w:r>
          </w:p>
        </w:tc>
      </w:tr>
      <w:tr w:rsidR="0024255B" w14:paraId="5E2F52D0"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7923CF"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It can contain information for different entities, such as Javatpoint.com, which contains information about different technologies.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5F6EEC"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It can contain information for a single entity, such as currently viewing a web page containing information about this page only.</w:t>
            </w:r>
          </w:p>
        </w:tc>
      </w:tr>
      <w:tr w:rsidR="0024255B" w14:paraId="6404AC3F"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88D1CC"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It is a little challenging to create a perfect website and requires lots of programming.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E56FF4"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It is very simple to create a webpage.</w:t>
            </w:r>
          </w:p>
        </w:tc>
      </w:tr>
      <w:tr w:rsidR="0024255B" w14:paraId="781DF85D"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50C71A"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Some examples of the website are Javatpoint.com, Amazon.com,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F2FE99"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Some examples of Webpages are the currently viewing page, contact page, registration page, the home page, etc.</w:t>
            </w:r>
          </w:p>
        </w:tc>
      </w:tr>
    </w:tbl>
    <w:p w14:paraId="30CDFE3F" w14:textId="77777777" w:rsidR="0024255B" w:rsidRDefault="0024255B"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lastRenderedPageBreak/>
        <w:t>Note: The terms Webpage and Web page are the same, and both are technically correct. However, most style guides suggest using a Webpage instead of a Web page.</w:t>
      </w:r>
    </w:p>
    <w:p w14:paraId="699F9778" w14:textId="77777777" w:rsidR="0024255B" w:rsidRDefault="0024255B" w:rsidP="00D460BB">
      <w:pPr>
        <w:pStyle w:val="Heading2"/>
        <w:shd w:val="clear" w:color="auto" w:fill="FFFFFF"/>
        <w:spacing w:line="312" w:lineRule="atLeast"/>
        <w:ind w:left="360"/>
        <w:jc w:val="both"/>
        <w:rPr>
          <w:rFonts w:ascii="Helvetica" w:hAnsi="Helvetica" w:cs="Helvetica"/>
          <w:b/>
          <w:bCs/>
          <w:color w:val="610B38"/>
          <w:sz w:val="38"/>
          <w:szCs w:val="38"/>
        </w:rPr>
      </w:pPr>
      <w:r>
        <w:rPr>
          <w:rFonts w:ascii="Helvetica" w:hAnsi="Helvetica" w:cs="Helvetica"/>
          <w:b/>
          <w:bCs/>
          <w:color w:val="610B38"/>
          <w:sz w:val="38"/>
          <w:szCs w:val="38"/>
        </w:rPr>
        <w:t>How does a Web Page Work?</w:t>
      </w:r>
    </w:p>
    <w:p w14:paraId="2A82B59B"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A simple web page is created using HTML, which is a markup language. However, we can also use CSS and JavaScript to add more functionalities and make it more attractive.</w:t>
      </w:r>
    </w:p>
    <w:p w14:paraId="737DBB12"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It is created using HTML, hence containing different markup tags that specify how the data should be formatted on screen.</w:t>
      </w:r>
    </w:p>
    <w:p w14:paraId="397E917C"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webpage is contained within the webserver. To load this webpage, a client sends the request to the server, and generally, the browser is known as the client, which can request the page on the internet.</w:t>
      </w:r>
    </w:p>
    <w:p w14:paraId="47A003E9"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web browser requests the page on the internet. Once it is responded to by the server, the browser interprets the markup tags and displays them on the user's screen in the correct format.</w:t>
      </w:r>
    </w:p>
    <w:p w14:paraId="60C2CE85" w14:textId="6360B4CD" w:rsidR="0024255B" w:rsidRPr="00D460BB" w:rsidRDefault="0024255B" w:rsidP="00D460BB">
      <w:pPr>
        <w:ind w:left="360"/>
        <w:rPr>
          <w:rFonts w:ascii="Times New Roman" w:hAnsi="Times New Roman" w:cs="Times New Roman"/>
        </w:rPr>
      </w:pPr>
      <w:r>
        <w:rPr>
          <w:noProof/>
        </w:rPr>
        <w:drawing>
          <wp:inline distT="0" distB="0" distL="0" distR="0" wp14:anchorId="58621CF9" wp14:editId="43606071">
            <wp:extent cx="5731510" cy="1947545"/>
            <wp:effectExtent l="0" t="0" r="0" b="0"/>
            <wp:docPr id="703650091" name="Picture 3" descr="What is a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a Webp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2C79AC18"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browser sends the request for a page or a file via </w:t>
      </w:r>
      <w:r>
        <w:rPr>
          <w:rStyle w:val="Strong"/>
          <w:rFonts w:ascii="Segoe UI" w:eastAsiaTheme="majorEastAsia" w:hAnsi="Segoe UI" w:cs="Segoe UI"/>
          <w:color w:val="333333"/>
        </w:rPr>
        <w:t>an HTTP request.</w:t>
      </w:r>
      <w:r>
        <w:rPr>
          <w:rFonts w:ascii="Segoe UI" w:hAnsi="Segoe UI" w:cs="Segoe UI"/>
          <w:color w:val="333333"/>
        </w:rPr>
        <w:t> The HTTP is the </w:t>
      </w:r>
      <w:r>
        <w:rPr>
          <w:rStyle w:val="Strong"/>
          <w:rFonts w:ascii="Segoe UI" w:eastAsiaTheme="majorEastAsia" w:hAnsi="Segoe UI" w:cs="Segoe UI"/>
          <w:color w:val="333333"/>
        </w:rPr>
        <w:t>Hypertext Transfer Protocol</w:t>
      </w:r>
      <w:r>
        <w:rPr>
          <w:rFonts w:ascii="Segoe UI" w:hAnsi="Segoe UI" w:cs="Segoe UI"/>
          <w:color w:val="333333"/>
        </w:rPr>
        <w:t>, a network protocol that allows transferring hypermedia documents over the internet between a browser and server.</w:t>
      </w:r>
    </w:p>
    <w:p w14:paraId="52CBDE26"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Once the request reaches the server, the HTTP server accepts the request, finds the requested page, and sends it back to the browser through </w:t>
      </w:r>
      <w:r>
        <w:rPr>
          <w:rStyle w:val="Strong"/>
          <w:rFonts w:ascii="Segoe UI" w:eastAsiaTheme="majorEastAsia" w:hAnsi="Segoe UI" w:cs="Segoe UI"/>
          <w:color w:val="333333"/>
        </w:rPr>
        <w:t>the HTTP response</w:t>
      </w:r>
      <w:r>
        <w:rPr>
          <w:rFonts w:ascii="Segoe UI" w:hAnsi="Segoe UI" w:cs="Segoe UI"/>
          <w:color w:val="333333"/>
        </w:rPr>
        <w:t>. If a server is unable to find the requested page, it returns a </w:t>
      </w:r>
      <w:r>
        <w:rPr>
          <w:rStyle w:val="Strong"/>
          <w:rFonts w:ascii="Segoe UI" w:eastAsiaTheme="majorEastAsia" w:hAnsi="Segoe UI" w:cs="Segoe UI"/>
          <w:color w:val="333333"/>
        </w:rPr>
        <w:t>404 response</w:t>
      </w:r>
      <w:r>
        <w:rPr>
          <w:rFonts w:ascii="Segoe UI" w:hAnsi="Segoe UI" w:cs="Segoe UI"/>
          <w:color w:val="333333"/>
        </w:rPr>
        <w:t>.</w:t>
      </w:r>
    </w:p>
    <w:p w14:paraId="721631F1" w14:textId="77777777" w:rsidR="0024255B" w:rsidRDefault="0024255B"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lastRenderedPageBreak/>
        <w:t>Elements of a Webpage</w:t>
      </w:r>
    </w:p>
    <w:p w14:paraId="5886D818"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main element of the webpage is a text file composed of </w:t>
      </w:r>
      <w:hyperlink r:id="rId68" w:history="1">
        <w:r>
          <w:rPr>
            <w:rStyle w:val="Hyperlink"/>
            <w:rFonts w:ascii="Segoe UI" w:hAnsi="Segoe UI" w:cs="Segoe UI"/>
            <w:color w:val="008000"/>
            <w:u w:val="none"/>
          </w:rPr>
          <w:t>HTML</w:t>
        </w:r>
      </w:hyperlink>
      <w:r>
        <w:rPr>
          <w:rFonts w:ascii="Segoe UI" w:hAnsi="Segoe UI" w:cs="Segoe UI"/>
          <w:color w:val="333333"/>
        </w:rPr>
        <w:t>. Apart from this, a webpage can also have the following elements:</w:t>
      </w:r>
    </w:p>
    <w:p w14:paraId="481D0023"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CSS:</w:t>
      </w:r>
      <w:r>
        <w:rPr>
          <w:rFonts w:ascii="Segoe UI" w:hAnsi="Segoe UI" w:cs="Segoe UI"/>
          <w:color w:val="000000"/>
        </w:rPr>
        <w:t> The CSS code is used to make the page more interactive and control its look and feel.</w:t>
      </w:r>
    </w:p>
    <w:p w14:paraId="1B9B1C61"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Scripts:</w:t>
      </w:r>
      <w:r>
        <w:rPr>
          <w:rFonts w:ascii="Segoe UI" w:hAnsi="Segoe UI" w:cs="Segoe UI"/>
          <w:color w:val="000000"/>
        </w:rPr>
        <w:t> The JavaScript code is included in a webpage to add interactivity to the page and add more functionalities to it.</w:t>
      </w:r>
    </w:p>
    <w:p w14:paraId="289C6AA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Media:</w:t>
      </w:r>
      <w:r>
        <w:rPr>
          <w:rFonts w:ascii="Segoe UI" w:hAnsi="Segoe UI" w:cs="Segoe UI"/>
          <w:color w:val="000000"/>
        </w:rPr>
        <w:t> It is used to include media components such as audio, video, and images.</w:t>
      </w:r>
    </w:p>
    <w:p w14:paraId="13B4C2CB"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Although every web page is different from another web, some components are common to almost all the pages. Some of these components are given below; you can also relate these elements by the given image:</w:t>
      </w:r>
    </w:p>
    <w:p w14:paraId="18A1A0B8" w14:textId="46D4BDEB" w:rsidR="0024255B" w:rsidRPr="00D460BB" w:rsidRDefault="0024255B" w:rsidP="00D460BB">
      <w:pPr>
        <w:ind w:left="360"/>
        <w:rPr>
          <w:rFonts w:ascii="Times New Roman" w:hAnsi="Times New Roman" w:cs="Times New Roman"/>
        </w:rPr>
      </w:pPr>
      <w:r>
        <w:rPr>
          <w:noProof/>
        </w:rPr>
        <w:drawing>
          <wp:inline distT="0" distB="0" distL="0" distR="0" wp14:anchorId="46FE58B2" wp14:editId="6938E5CC">
            <wp:extent cx="5731510" cy="5179695"/>
            <wp:effectExtent l="0" t="0" r="2540" b="1905"/>
            <wp:docPr id="1103132111" name="Picture 2" descr="What is a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a Webp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5179695"/>
                    </a:xfrm>
                    <a:prstGeom prst="rect">
                      <a:avLst/>
                    </a:prstGeom>
                    <a:noFill/>
                    <a:ln>
                      <a:noFill/>
                    </a:ln>
                  </pic:spPr>
                </pic:pic>
              </a:graphicData>
            </a:graphic>
          </wp:inline>
        </w:drawing>
      </w:r>
    </w:p>
    <w:p w14:paraId="0B9F6473"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lastRenderedPageBreak/>
        <w:t>Name of the Website:</w:t>
      </w:r>
      <w:r>
        <w:rPr>
          <w:rFonts w:ascii="Segoe UI" w:hAnsi="Segoe UI" w:cs="Segoe UI"/>
          <w:color w:val="000000"/>
        </w:rPr>
        <w:t> Each webpage includes the name of the website or company, or blog to which it is attached. The name of the website and the logo are mostly situated at the top-left corner of the page. The logo may also contain a slogan of the site or a brief introduction to the site so that visitors can quickly identify what this site is about. It is one of the important components of the webpage.</w:t>
      </w:r>
      <w:r>
        <w:rPr>
          <w:rFonts w:ascii="Segoe UI" w:hAnsi="Segoe UI" w:cs="Segoe UI"/>
          <w:color w:val="000000"/>
        </w:rPr>
        <w:br/>
        <w:t>The website's name also has a link that can redirect to the home page of that site. </w:t>
      </w:r>
      <w:r>
        <w:rPr>
          <w:rStyle w:val="Emphasis"/>
          <w:rFonts w:ascii="Segoe UI" w:hAnsi="Segoe UI" w:cs="Segoe UI"/>
          <w:b/>
          <w:bCs/>
          <w:color w:val="000000"/>
        </w:rPr>
        <w:t>The name of the website usually includes at the header of the page.</w:t>
      </w:r>
    </w:p>
    <w:p w14:paraId="7CDD4CB1"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Search bar:</w:t>
      </w:r>
      <w:r>
        <w:rPr>
          <w:rFonts w:ascii="Segoe UI" w:hAnsi="Segoe UI" w:cs="Segoe UI"/>
          <w:color w:val="000000"/>
        </w:rPr>
        <w:t> A search bar is also an important component that should present on each page of a website or blog. The search blog allows the visitor to search related information on that website.</w:t>
      </w:r>
    </w:p>
    <w:p w14:paraId="50D415FD"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Navigation Bar:</w:t>
      </w:r>
      <w:r>
        <w:rPr>
          <w:rFonts w:ascii="Segoe UI" w:hAnsi="Segoe UI" w:cs="Segoe UI"/>
          <w:color w:val="000000"/>
        </w:rPr>
        <w:t> A navigation bar is a component of a webpage that contains links to some important sections of the website. It helps the visitors to easily traverse some major sections of the website. It is placed mainly on the top of the web page or the left side of the page. When the user clicks on any link given in the navigation bar, it redirects to the page.</w:t>
      </w:r>
    </w:p>
    <w:p w14:paraId="735C7621"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Heading of the page:</w:t>
      </w:r>
      <w:r>
        <w:rPr>
          <w:rFonts w:ascii="Segoe UI" w:hAnsi="Segoe UI" w:cs="Segoe UI"/>
          <w:color w:val="000000"/>
        </w:rPr>
        <w:t> Heading of the page tells the main information about the page, i.e., what this is all about. </w:t>
      </w:r>
      <w:r>
        <w:rPr>
          <w:rStyle w:val="Strong"/>
          <w:rFonts w:ascii="Segoe UI" w:hAnsi="Segoe UI" w:cs="Segoe UI"/>
          <w:color w:val="000000"/>
        </w:rPr>
        <w:t>T</w:t>
      </w:r>
      <w:r>
        <w:rPr>
          <w:rFonts w:ascii="Segoe UI" w:hAnsi="Segoe UI" w:cs="Segoe UI"/>
          <w:color w:val="000000"/>
        </w:rPr>
        <w:t>he heading is available on the top of the page, and it is included with the help of </w:t>
      </w:r>
      <w:r>
        <w:rPr>
          <w:rStyle w:val="Strong"/>
          <w:rFonts w:ascii="Segoe UI" w:hAnsi="Segoe UI" w:cs="Segoe UI"/>
          <w:color w:val="000000"/>
        </w:rPr>
        <w:t>the &lt;h1&gt; tag</w:t>
      </w:r>
      <w:r>
        <w:rPr>
          <w:rFonts w:ascii="Segoe UI" w:hAnsi="Segoe UI" w:cs="Segoe UI"/>
          <w:color w:val="000000"/>
        </w:rPr>
        <w:t> of HTML.</w:t>
      </w:r>
    </w:p>
    <w:p w14:paraId="3D2CCD6B"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Content of the Page</w:t>
      </w:r>
      <w:r>
        <w:rPr>
          <w:rFonts w:ascii="Segoe UI" w:hAnsi="Segoe UI" w:cs="Segoe UI"/>
          <w:color w:val="000000"/>
        </w:rPr>
        <w:t>: The content of the page means the information of the page. As you are visiting this page and reading this information, all the information contained within this page is known as the page's content. It may contain below sub-elements:</w:t>
      </w:r>
    </w:p>
    <w:p w14:paraId="7AD15E67" w14:textId="77777777" w:rsidR="0024255B" w:rsidRDefault="0024255B" w:rsidP="00D460BB">
      <w:pPr>
        <w:shd w:val="clear" w:color="auto" w:fill="FFFFFF"/>
        <w:spacing w:before="60" w:after="100" w:afterAutospacing="1" w:line="375" w:lineRule="atLeast"/>
        <w:ind w:left="1080"/>
        <w:jc w:val="both"/>
        <w:rPr>
          <w:rFonts w:ascii="Segoe UI" w:hAnsi="Segoe UI" w:cs="Segoe UI"/>
          <w:color w:val="000000"/>
        </w:rPr>
      </w:pPr>
      <w:r>
        <w:rPr>
          <w:rStyle w:val="Strong"/>
          <w:rFonts w:ascii="Segoe UI" w:hAnsi="Segoe UI" w:cs="Segoe UI"/>
          <w:color w:val="000000"/>
        </w:rPr>
        <w:t>Paragraphs:</w:t>
      </w:r>
      <w:r>
        <w:rPr>
          <w:rFonts w:ascii="Segoe UI" w:hAnsi="Segoe UI" w:cs="Segoe UI"/>
          <w:color w:val="000000"/>
        </w:rPr>
        <w:t> A webpage can have different paragraphs as per their length. The opening paragraph is crucial on the whole page, as it draws the attention of the visitor. If the first paragraph is not interesting and not related to the topic, a user may leave the page immediately. To create a </w:t>
      </w:r>
      <w:r>
        <w:rPr>
          <w:rStyle w:val="Strong"/>
          <w:rFonts w:ascii="Segoe UI" w:hAnsi="Segoe UI" w:cs="Segoe UI"/>
          <w:color w:val="000000"/>
        </w:rPr>
        <w:t>paragraph &lt;P&gt; tag is used in HTML</w:t>
      </w:r>
      <w:r>
        <w:rPr>
          <w:rFonts w:ascii="Segoe UI" w:hAnsi="Segoe UI" w:cs="Segoe UI"/>
          <w:color w:val="000000"/>
        </w:rPr>
        <w:t>.</w:t>
      </w:r>
    </w:p>
    <w:p w14:paraId="4D1FA222" w14:textId="77777777" w:rsidR="0024255B" w:rsidRDefault="0024255B" w:rsidP="00D460BB">
      <w:pPr>
        <w:shd w:val="clear" w:color="auto" w:fill="FFFFFF"/>
        <w:spacing w:before="60" w:after="100" w:afterAutospacing="1" w:line="375" w:lineRule="atLeast"/>
        <w:ind w:left="1080"/>
        <w:jc w:val="both"/>
        <w:rPr>
          <w:rFonts w:ascii="Segoe UI" w:hAnsi="Segoe UI" w:cs="Segoe UI"/>
          <w:color w:val="000000"/>
        </w:rPr>
      </w:pPr>
      <w:r>
        <w:rPr>
          <w:rStyle w:val="Strong"/>
          <w:rFonts w:ascii="Segoe UI" w:hAnsi="Segoe UI" w:cs="Segoe UI"/>
          <w:color w:val="000000"/>
        </w:rPr>
        <w:t>Subheadings:</w:t>
      </w:r>
      <w:r>
        <w:rPr>
          <w:rFonts w:ascii="Segoe UI" w:hAnsi="Segoe UI" w:cs="Segoe UI"/>
          <w:color w:val="000000"/>
        </w:rPr>
        <w:t> A page may have different subheadings as per the topic, whether related to information about something or a website's web page. In HTML from &lt;H2&gt; to &lt;H6&gt; tags are used for including subheadings. Each page should be divided into different subheadings to make it easier for the users to read and understand.</w:t>
      </w:r>
    </w:p>
    <w:p w14:paraId="519BD0FC" w14:textId="77777777" w:rsidR="0024255B" w:rsidRDefault="0024255B" w:rsidP="00D460BB">
      <w:pPr>
        <w:shd w:val="clear" w:color="auto" w:fill="FFFFFF"/>
        <w:spacing w:before="60" w:after="100" w:afterAutospacing="1" w:line="375" w:lineRule="atLeast"/>
        <w:ind w:left="1080"/>
        <w:jc w:val="both"/>
        <w:rPr>
          <w:rFonts w:ascii="Segoe UI" w:hAnsi="Segoe UI" w:cs="Segoe UI"/>
          <w:color w:val="000000"/>
        </w:rPr>
      </w:pPr>
      <w:r>
        <w:rPr>
          <w:rStyle w:val="Strong"/>
          <w:rFonts w:ascii="Segoe UI" w:hAnsi="Segoe UI" w:cs="Segoe UI"/>
          <w:color w:val="000000"/>
        </w:rPr>
        <w:lastRenderedPageBreak/>
        <w:t>Images:</w:t>
      </w:r>
      <w:r>
        <w:rPr>
          <w:rFonts w:ascii="Segoe UI" w:hAnsi="Segoe UI" w:cs="Segoe UI"/>
          <w:color w:val="000000"/>
        </w:rPr>
        <w:t> Each webpage contains images to make its content more attractive. To include an image, &lt;img&gt; tag is used in HTML.</w:t>
      </w:r>
    </w:p>
    <w:p w14:paraId="61AD3D32"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Feedback or Comment form: D</w:t>
      </w:r>
      <w:r>
        <w:rPr>
          <w:rFonts w:ascii="Segoe UI" w:hAnsi="Segoe UI" w:cs="Segoe UI"/>
          <w:color w:val="000000"/>
        </w:rPr>
        <w:t>ifferent websites include a Feedback or Comment form on each webpage. It is used to know the visitor's views about the information of that page and any other feedback for the page or site. It lets to know the creator of the page that if the information is helpful or not.</w:t>
      </w:r>
    </w:p>
    <w:p w14:paraId="4E118559"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Social Share links:</w:t>
      </w:r>
      <w:r>
        <w:rPr>
          <w:rFonts w:ascii="Segoe UI" w:hAnsi="Segoe UI" w:cs="Segoe UI"/>
          <w:color w:val="000000"/>
        </w:rPr>
        <w:t> Social share links allow the visitors to share that webpage with their friends on different social sites such as Facebook, Linked In, Twitter, etc.</w:t>
      </w:r>
    </w:p>
    <w:p w14:paraId="11358D8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Copyright Info:</w:t>
      </w:r>
      <w:r>
        <w:rPr>
          <w:rFonts w:ascii="Segoe UI" w:hAnsi="Segoe UI" w:cs="Segoe UI"/>
          <w:color w:val="000000"/>
        </w:rPr>
        <w:t> Each webpage must have Copyright information along with Privacy Policy. This information is available at the end of the page or on the footer of the page.</w:t>
      </w:r>
    </w:p>
    <w:p w14:paraId="4E839151"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Go to Top:</w:t>
      </w:r>
      <w:r>
        <w:rPr>
          <w:rFonts w:ascii="Segoe UI" w:hAnsi="Segoe UI" w:cs="Segoe UI"/>
          <w:color w:val="000000"/>
        </w:rPr>
        <w:t> On most of the pages, a Back to Top button or link is available. This option helps the users to return to the upper section of the page.</w:t>
      </w:r>
    </w:p>
    <w:p w14:paraId="286AB462"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Advertisement Banner:</w:t>
      </w:r>
      <w:r>
        <w:rPr>
          <w:rFonts w:ascii="Segoe UI" w:hAnsi="Segoe UI" w:cs="Segoe UI"/>
          <w:color w:val="000000"/>
        </w:rPr>
        <w:t> Whenever you visit any good website, you see different advertisement banners on each site's page. These banners are used to displays ads in different places on a page. These banners are used to provide monitory benefits to the owner of the website.</w:t>
      </w:r>
    </w:p>
    <w:p w14:paraId="2096D2EB"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Previous and Next buttons or links:</w:t>
      </w:r>
      <w:r>
        <w:rPr>
          <w:rFonts w:ascii="Segoe UI" w:hAnsi="Segoe UI" w:cs="Segoe UI"/>
          <w:color w:val="000000"/>
        </w:rPr>
        <w:t> On most of the pages, previous and Next buttons are available that help the user easily navigate to the previous and next page related to the topic. A page can also have links to other pages.</w:t>
      </w:r>
    </w:p>
    <w:p w14:paraId="55264781"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Company Info:</w:t>
      </w:r>
      <w:r>
        <w:rPr>
          <w:rFonts w:ascii="Segoe UI" w:hAnsi="Segoe UI" w:cs="Segoe UI"/>
          <w:color w:val="000000"/>
        </w:rPr>
        <w:t> On the footer of the page, there is a brief introduction about the company or website of that page. By this, visitors get to know about the company and can build trust in it.</w:t>
      </w:r>
    </w:p>
    <w:p w14:paraId="3891FA4D"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can also be some additional information and tools such as a button to print the page that can also be helpful for users.</w:t>
      </w:r>
    </w:p>
    <w:p w14:paraId="533C3F07" w14:textId="77777777" w:rsidR="0024255B" w:rsidRDefault="0024255B"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Types of a Web page</w:t>
      </w:r>
    </w:p>
    <w:p w14:paraId="494ACE54"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mainly two types of a Web page based on functionality:</w:t>
      </w:r>
    </w:p>
    <w:p w14:paraId="55DA3DBD"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Static Webpage</w:t>
      </w:r>
    </w:p>
    <w:p w14:paraId="307F519B"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Dynamic Webpage</w:t>
      </w:r>
    </w:p>
    <w:p w14:paraId="1F6A67E6"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lastRenderedPageBreak/>
        <w:t>Static Webpage</w:t>
      </w:r>
    </w:p>
    <w:p w14:paraId="5020AC0F"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Static webpages are those webpages that cannot be modified or altered by the client. These are also known as stationary or flat web pages. They are displayed on the client's browser in the same format and manner as they are saved in the webserver. Users can only load the page and read the information but cannot perform any change on the page.</w:t>
      </w:r>
    </w:p>
    <w:p w14:paraId="10759C8F"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A static webpage is generally made up of HTML and CSS only.</w:t>
      </w:r>
    </w:p>
    <w:p w14:paraId="0B03DD03"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Dynamic Webpage</w:t>
      </w:r>
    </w:p>
    <w:p w14:paraId="2E42855F"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As the name suggests, Dynamic webpages are dynamic, which means it shows different information at different point of time.</w:t>
      </w:r>
    </w:p>
    <w:p w14:paraId="490359B7" w14:textId="77777777" w:rsidR="0024255B" w:rsidRPr="00D460BB" w:rsidRDefault="0024255B" w:rsidP="00D460BB">
      <w:pPr>
        <w:shd w:val="clear" w:color="auto" w:fill="FFFFFF"/>
        <w:ind w:left="360"/>
        <w:jc w:val="center"/>
        <w:rPr>
          <w:rFonts w:ascii="Segoe UI" w:hAnsi="Segoe UI" w:cs="Segoe UI"/>
          <w:color w:val="808080"/>
          <w:sz w:val="17"/>
          <w:szCs w:val="17"/>
        </w:rPr>
      </w:pPr>
      <w:r w:rsidRPr="00D460BB">
        <w:rPr>
          <w:rFonts w:ascii="Segoe UI" w:hAnsi="Segoe UI" w:cs="Segoe UI"/>
          <w:color w:val="808080"/>
          <w:sz w:val="17"/>
          <w:szCs w:val="17"/>
        </w:rPr>
        <w:t>ADVERTISEMENT</w:t>
      </w:r>
    </w:p>
    <w:p w14:paraId="209590E8" w14:textId="77777777" w:rsidR="0024255B" w:rsidRPr="00D460BB" w:rsidRDefault="0024255B" w:rsidP="00D460BB">
      <w:pPr>
        <w:shd w:val="clear" w:color="auto" w:fill="FFFFFF"/>
        <w:ind w:left="360"/>
        <w:jc w:val="center"/>
        <w:rPr>
          <w:rFonts w:ascii="Segoe UI" w:hAnsi="Segoe UI" w:cs="Segoe UI"/>
          <w:color w:val="808080"/>
          <w:sz w:val="17"/>
          <w:szCs w:val="17"/>
        </w:rPr>
      </w:pPr>
      <w:r w:rsidRPr="00D460BB">
        <w:rPr>
          <w:rFonts w:ascii="Segoe UI" w:hAnsi="Segoe UI" w:cs="Segoe UI"/>
          <w:color w:val="808080"/>
          <w:sz w:val="17"/>
          <w:szCs w:val="17"/>
        </w:rPr>
        <w:t>ADVERTISEMENT</w:t>
      </w:r>
    </w:p>
    <w:p w14:paraId="24E4DC70"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dynamic webpage shows different content each time it is viewed. There are two types of Dynamic web pages, which are:</w:t>
      </w:r>
    </w:p>
    <w:p w14:paraId="7AE98B74"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Server-Side Dynamic Webpage:</w:t>
      </w:r>
      <w:r>
        <w:rPr>
          <w:rFonts w:ascii="Segoe UI" w:hAnsi="Segoe UI" w:cs="Segoe UI"/>
          <w:color w:val="000000"/>
        </w:rPr>
        <w:t> These web pages are created using Server-side scripting. These pages are changed when they are visited or viewed. Some examples of server-side pages are l</w:t>
      </w:r>
      <w:r>
        <w:rPr>
          <w:rStyle w:val="Strong"/>
          <w:rFonts w:ascii="Segoe UI" w:hAnsi="Segoe UI" w:cs="Segoe UI"/>
          <w:color w:val="000000"/>
        </w:rPr>
        <w:t>ogin pages, submission forms, shopping carts, etc</w:t>
      </w:r>
      <w:r>
        <w:rPr>
          <w:rFonts w:ascii="Segoe UI" w:hAnsi="Segoe UI" w:cs="Segoe UI"/>
          <w:color w:val="000000"/>
        </w:rPr>
        <w:t>. Various scripting languages such as </w:t>
      </w:r>
      <w:r>
        <w:rPr>
          <w:rStyle w:val="Strong"/>
          <w:rFonts w:ascii="Segoe UI" w:hAnsi="Segoe UI" w:cs="Segoe UI"/>
          <w:color w:val="000000"/>
        </w:rPr>
        <w:t>PHP, ASP.Net, JSP, etc</w:t>
      </w:r>
      <w:r>
        <w:rPr>
          <w:rFonts w:ascii="Segoe UI" w:hAnsi="Segoe UI" w:cs="Segoe UI"/>
          <w:color w:val="000000"/>
        </w:rPr>
        <w:t>., can be used for server-side scripting.</w:t>
      </w:r>
    </w:p>
    <w:p w14:paraId="6C97C804"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Client-side Dynamic Webpage:</w:t>
      </w:r>
      <w:r>
        <w:rPr>
          <w:rFonts w:ascii="Segoe UI" w:hAnsi="Segoe UI" w:cs="Segoe UI"/>
          <w:color w:val="000000"/>
        </w:rPr>
        <w:t> These web pages are created using Client-side scripting. These pages get changed in response to actions that occur within that page, such as mouse or keyboard action. Scripting languages such </w:t>
      </w:r>
      <w:r>
        <w:rPr>
          <w:rStyle w:val="Strong"/>
          <w:rFonts w:ascii="Segoe UI" w:hAnsi="Segoe UI" w:cs="Segoe UI"/>
          <w:color w:val="000000"/>
        </w:rPr>
        <w:t>as JavaScript, Dart, etc</w:t>
      </w:r>
      <w:r>
        <w:rPr>
          <w:rFonts w:ascii="Segoe UI" w:hAnsi="Segoe UI" w:cs="Segoe UI"/>
          <w:color w:val="000000"/>
        </w:rPr>
        <w:t>., can be used for client-Side scripting.</w:t>
      </w:r>
    </w:p>
    <w:p w14:paraId="15E12A6E" w14:textId="77777777" w:rsidR="0024255B" w:rsidRDefault="0024255B"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t>Note: Scripting languages are programming languages that allow us to write programs in the form of scripts, and these are interpreted, not compiled.</w:t>
      </w:r>
    </w:p>
    <w:p w14:paraId="7A2583DE"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Apart from these two Webpages, there are some examples of common web pages that can be found on most of the websites, and these are as follow:</w:t>
      </w:r>
    </w:p>
    <w:p w14:paraId="0C40C78C"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Home Page:</w:t>
      </w:r>
      <w:r>
        <w:rPr>
          <w:rFonts w:ascii="Segoe UI" w:hAnsi="Segoe UI" w:cs="Segoe UI"/>
          <w:color w:val="000000"/>
        </w:rPr>
        <w:t> The home page of any website is one of the most important pages. It is called a home page because this is like a starting point from where users can go anywhere on that website. This page usually contains links to the important zones of the site. It can also be known as the </w:t>
      </w:r>
      <w:r>
        <w:rPr>
          <w:rStyle w:val="Strong"/>
          <w:rFonts w:ascii="Segoe UI" w:hAnsi="Segoe UI" w:cs="Segoe UI"/>
          <w:color w:val="000000"/>
        </w:rPr>
        <w:t>index page</w:t>
      </w:r>
      <w:r>
        <w:rPr>
          <w:rFonts w:ascii="Segoe UI" w:hAnsi="Segoe UI" w:cs="Segoe UI"/>
          <w:color w:val="000000"/>
        </w:rPr>
        <w:t>.</w:t>
      </w:r>
    </w:p>
    <w:p w14:paraId="2C340EE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lastRenderedPageBreak/>
        <w:t>Feed Page:</w:t>
      </w:r>
      <w:r>
        <w:rPr>
          <w:rFonts w:ascii="Segoe UI" w:hAnsi="Segoe UI" w:cs="Segoe UI"/>
          <w:color w:val="000000"/>
        </w:rPr>
        <w:t> The feed page is usually found in those websites that update content. It is used to provide information to users for the latest information that has been updated.</w:t>
      </w:r>
    </w:p>
    <w:p w14:paraId="642D04AB"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Menu Page:</w:t>
      </w:r>
      <w:r>
        <w:rPr>
          <w:rFonts w:ascii="Segoe UI" w:hAnsi="Segoe UI" w:cs="Segoe UI"/>
          <w:color w:val="000000"/>
        </w:rPr>
        <w:t> The menu page is created to accomplish the navigation goal. The page contains a collection of different links that give access to different categories and zones.</w:t>
      </w:r>
    </w:p>
    <w:p w14:paraId="2E18EFE9"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About-us Page:</w:t>
      </w:r>
      <w:r>
        <w:rPr>
          <w:rFonts w:ascii="Segoe UI" w:hAnsi="Segoe UI" w:cs="Segoe UI"/>
          <w:color w:val="000000"/>
        </w:rPr>
        <w:t> This page contains brief information and details of the company, product, or website. It allows the visitors to know the details of the website that they are using.</w:t>
      </w:r>
    </w:p>
    <w:p w14:paraId="0DB884AE"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Registration Page:</w:t>
      </w:r>
      <w:r>
        <w:rPr>
          <w:rFonts w:ascii="Segoe UI" w:hAnsi="Segoe UI" w:cs="Segoe UI"/>
          <w:color w:val="000000"/>
        </w:rPr>
        <w:t> The registration page allows users to create an account by signing up, and hence they can create a personalized account. It helps the company to know the visitor and provide personalized offers and deals to them.</w:t>
      </w:r>
    </w:p>
    <w:p w14:paraId="7AC6C22D"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Contacts Page:</w:t>
      </w:r>
      <w:r>
        <w:rPr>
          <w:rFonts w:ascii="Segoe UI" w:hAnsi="Segoe UI" w:cs="Segoe UI"/>
          <w:color w:val="000000"/>
        </w:rPr>
        <w:t> This is a simple page made for the visitors to contact the website owner. For any issue or any feedback, users can use this page.</w:t>
      </w:r>
    </w:p>
    <w:p w14:paraId="361436AD"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Landing Page:</w:t>
      </w:r>
      <w:r>
        <w:rPr>
          <w:rFonts w:ascii="Segoe UI" w:hAnsi="Segoe UI" w:cs="Segoe UI"/>
          <w:color w:val="000000"/>
        </w:rPr>
        <w:t> This is one of the special types of a Web page used as a core part of a website or as an individual page</w:t>
      </w:r>
      <w:r>
        <w:rPr>
          <w:rStyle w:val="Strong"/>
          <w:rFonts w:ascii="Segoe UI" w:hAnsi="Segoe UI" w:cs="Segoe UI"/>
          <w:color w:val="000000"/>
        </w:rPr>
        <w:t>.</w:t>
      </w:r>
      <w:r>
        <w:rPr>
          <w:rFonts w:ascii="Segoe UI" w:hAnsi="Segoe UI" w:cs="Segoe UI"/>
          <w:color w:val="000000"/>
        </w:rPr>
        <w:t> The main aim of creating this page is to convert the visitors into the lead. It represents clear and focused content on a specific goal.</w:t>
      </w:r>
    </w:p>
    <w:p w14:paraId="40826E47" w14:textId="77777777" w:rsidR="0024255B" w:rsidRDefault="0024255B"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How to Create a Simple Webpage?</w:t>
      </w:r>
    </w:p>
    <w:p w14:paraId="66CD750E"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Creating a simple webpage is very easy; anyone with basic knowledge of computers and HTML can create it. But before creating a webpage, you should be aware of the below points:</w:t>
      </w:r>
    </w:p>
    <w:p w14:paraId="73107D10"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A simple webpage can be created using HTML code only. Such pages are simple but not interactive and have very few functionalities.</w:t>
      </w:r>
    </w:p>
    <w:p w14:paraId="5A9ACCFE"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To make your webpage interactive and add functionality, you need to learn and use scripting languages, such as </w:t>
      </w:r>
      <w:r>
        <w:rPr>
          <w:rStyle w:val="Strong"/>
          <w:rFonts w:ascii="Segoe UI" w:hAnsi="Segoe UI" w:cs="Segoe UI"/>
          <w:color w:val="000000"/>
        </w:rPr>
        <w:t>PHP, Python</w:t>
      </w:r>
      <w:r>
        <w:rPr>
          <w:rFonts w:ascii="Segoe UI" w:hAnsi="Segoe UI" w:cs="Segoe UI"/>
          <w:color w:val="000000"/>
        </w:rPr>
        <w:t>, etc.</w:t>
      </w:r>
    </w:p>
    <w:p w14:paraId="7FB7019D"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A web page can also be created using Notepad, but it is recommended to use IDEs for advanced uses such as </w:t>
      </w:r>
      <w:r>
        <w:rPr>
          <w:rStyle w:val="Strong"/>
          <w:rFonts w:ascii="Segoe UI" w:hAnsi="Segoe UI" w:cs="Segoe UI"/>
          <w:color w:val="000000"/>
        </w:rPr>
        <w:t>Atom, Sublime Text editor, PyCharm,</w:t>
      </w:r>
    </w:p>
    <w:p w14:paraId="2AC5DFF8" w14:textId="77777777" w:rsidR="0024255B" w:rsidRDefault="0024255B"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Follow the below steps to create your webpage:</w:t>
      </w:r>
    </w:p>
    <w:p w14:paraId="042DF15B"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Open the Notepad application on your computer.</w:t>
      </w:r>
    </w:p>
    <w:p w14:paraId="7190F5BD"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lastRenderedPageBreak/>
        <w:t>Write Below code on it.</w:t>
      </w:r>
    </w:p>
    <w:p w14:paraId="61305103"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A0DBF3" w14:textId="77777777" w:rsidR="0024255B" w:rsidRDefault="0024255B"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22B66B"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BD091A" w14:textId="77777777" w:rsidR="0024255B" w:rsidRDefault="0024255B"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Your title goes here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13094F"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58CD87" w14:textId="77777777" w:rsidR="0024255B" w:rsidRDefault="0024255B"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bgcolor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"white"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text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D185DE"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first Web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09569C" w14:textId="77777777" w:rsidR="0024255B" w:rsidRDefault="0024255B"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This is my first web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4C8B04"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7E0B51" w14:textId="77777777" w:rsidR="0024255B" w:rsidRDefault="0024255B"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850DCD"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In the above code, the following tags are used:</w:t>
      </w:r>
    </w:p>
    <w:p w14:paraId="586F301D"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&lt;!DOCTYPE html&gt;:</w:t>
      </w:r>
      <w:r>
        <w:rPr>
          <w:rFonts w:ascii="Segoe UI" w:hAnsi="Segoe UI" w:cs="Segoe UI"/>
          <w:color w:val="000000"/>
        </w:rPr>
        <w:t> It is used for document type declaration, which means which version of HTML you are using. It indicates the browser that which language it is supposed to interpret.</w:t>
      </w:r>
    </w:p>
    <w:p w14:paraId="3C959CAE"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&lt;html&gt;:</w:t>
      </w:r>
      <w:r>
        <w:rPr>
          <w:rFonts w:ascii="Segoe UI" w:hAnsi="Segoe UI" w:cs="Segoe UI"/>
          <w:color w:val="000000"/>
        </w:rPr>
        <w:t> it indicates the start and of the HTML code.</w:t>
      </w:r>
    </w:p>
    <w:p w14:paraId="52A89860"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&lt;head&gt;:</w:t>
      </w:r>
      <w:r>
        <w:rPr>
          <w:rFonts w:ascii="Segoe UI" w:hAnsi="Segoe UI" w:cs="Segoe UI"/>
          <w:color w:val="000000"/>
        </w:rPr>
        <w:t> It can have different types of information such as title, meta tag, etc.; this information will not appear on the webpage.</w:t>
      </w:r>
    </w:p>
    <w:p w14:paraId="28EA7A8F"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&lt;body&gt;:</w:t>
      </w:r>
      <w:r>
        <w:rPr>
          <w:rFonts w:ascii="Segoe UI" w:hAnsi="Segoe UI" w:cs="Segoe UI"/>
          <w:color w:val="000000"/>
        </w:rPr>
        <w:t> This tag contains other tags on the webpage, and users can see them. In above code, we have included &lt;h1&gt; heading tag and &lt;p&gt; paragraph tags.</w:t>
      </w:r>
    </w:p>
    <w:p w14:paraId="466C9811" w14:textId="77777777" w:rsidR="0024255B" w:rsidRDefault="0024255B"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t>Note: It is important to end each tag in html, and put all the tags either in upper case or lower case. However, a lower case is recommended.</w:t>
      </w:r>
    </w:p>
    <w:p w14:paraId="4F128F07"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Save the file with any name and </w:t>
      </w:r>
      <w:r>
        <w:rPr>
          <w:rStyle w:val="Strong"/>
          <w:rFonts w:ascii="Segoe UI" w:hAnsi="Segoe UI" w:cs="Segoe UI"/>
          <w:color w:val="000000"/>
        </w:rPr>
        <w:t>.html extension</w:t>
      </w:r>
      <w:r>
        <w:rPr>
          <w:rFonts w:ascii="Segoe UI" w:hAnsi="Segoe UI" w:cs="Segoe UI"/>
          <w:color w:val="000000"/>
        </w:rPr>
        <w:t>. For example, save it with </w:t>
      </w:r>
      <w:r>
        <w:rPr>
          <w:rStyle w:val="Strong"/>
          <w:rFonts w:ascii="Segoe UI" w:hAnsi="Segoe UI" w:cs="Segoe UI"/>
          <w:color w:val="000000"/>
        </w:rPr>
        <w:t>html</w:t>
      </w:r>
      <w:r>
        <w:rPr>
          <w:rFonts w:ascii="Segoe UI" w:hAnsi="Segoe UI" w:cs="Segoe UI"/>
          <w:color w:val="000000"/>
        </w:rPr>
        <w:t> name.</w:t>
      </w:r>
    </w:p>
    <w:p w14:paraId="1605EAFE"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Go to the saved file (web.html), double click or right-click and run it.</w:t>
      </w:r>
    </w:p>
    <w:p w14:paraId="7C14D7E1"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It will open on your default browser and will display the below output:</w:t>
      </w:r>
    </w:p>
    <w:p w14:paraId="46AAC920" w14:textId="0B976166" w:rsidR="0024255B" w:rsidRPr="00D460BB" w:rsidRDefault="0024255B" w:rsidP="00D460BB">
      <w:pPr>
        <w:spacing w:after="0" w:line="240" w:lineRule="auto"/>
        <w:ind w:left="360"/>
        <w:rPr>
          <w:rFonts w:ascii="Times New Roman" w:hAnsi="Times New Roman" w:cs="Times New Roman"/>
        </w:rPr>
      </w:pPr>
      <w:r>
        <w:rPr>
          <w:noProof/>
        </w:rPr>
        <w:lastRenderedPageBreak/>
        <w:drawing>
          <wp:inline distT="0" distB="0" distL="0" distR="0" wp14:anchorId="269D6F25" wp14:editId="16C7D732">
            <wp:extent cx="5440045" cy="4940935"/>
            <wp:effectExtent l="0" t="0" r="8255" b="0"/>
            <wp:docPr id="950252572" name="Picture 1" descr="What is a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at is a Webp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0045" cy="4940935"/>
                    </a:xfrm>
                    <a:prstGeom prst="rect">
                      <a:avLst/>
                    </a:prstGeom>
                    <a:noFill/>
                    <a:ln>
                      <a:noFill/>
                    </a:ln>
                  </pic:spPr>
                </pic:pic>
              </a:graphicData>
            </a:graphic>
          </wp:inline>
        </w:drawing>
      </w:r>
    </w:p>
    <w:p w14:paraId="20F2AA2B"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You can also add more tags for different elements, such as add images, background images, border, table, table, etc., using HTML. You can learn all these from </w:t>
      </w:r>
      <w:hyperlink r:id="rId71" w:history="1">
        <w:r>
          <w:rPr>
            <w:rStyle w:val="Hyperlink"/>
            <w:rFonts w:ascii="Segoe UI" w:hAnsi="Segoe UI" w:cs="Segoe UI"/>
            <w:color w:val="008000"/>
            <w:u w:val="none"/>
          </w:rPr>
          <w:t>here</w:t>
        </w:r>
      </w:hyperlink>
      <w:r>
        <w:rPr>
          <w:rFonts w:ascii="Segoe UI" w:hAnsi="Segoe UI" w:cs="Segoe UI"/>
          <w:color w:val="333333"/>
        </w:rPr>
        <w:t>.</w:t>
      </w:r>
    </w:p>
    <w:p w14:paraId="1876E96C" w14:textId="77777777" w:rsidR="0024255B" w:rsidRDefault="0024255B"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t>Note: This webpage is local to your machine only, and only you can see this on your browser. To view this on the internet, you need to first publish it.</w:t>
      </w:r>
    </w:p>
    <w:p w14:paraId="24E597BF"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After creating the page, you can also make changes in your file through the editor. Just make the change, save the file again, and reload the page; those changes will appear on the screen.</w:t>
      </w:r>
    </w:p>
    <w:p w14:paraId="72B8F5F2" w14:textId="77777777" w:rsidR="0024255B" w:rsidRDefault="0024255B" w:rsidP="00D460BB">
      <w:pPr>
        <w:pStyle w:val="Heading1"/>
        <w:ind w:left="360"/>
        <w:rPr>
          <w:rFonts w:eastAsia="Times New Roman"/>
          <w:u w:val="single"/>
          <w:lang w:eastAsia="en-IN"/>
        </w:rPr>
      </w:pPr>
      <w:r w:rsidRPr="0024255B">
        <w:rPr>
          <w:rFonts w:eastAsia="Times New Roman"/>
          <w:u w:val="single"/>
          <w:lang w:eastAsia="en-IN"/>
        </w:rPr>
        <w:t>Servlet API Introduction</w:t>
      </w:r>
    </w:p>
    <w:p w14:paraId="34B2A9A2" w14:textId="77777777" w:rsidR="0024255B" w:rsidRDefault="0024255B" w:rsidP="00D460BB">
      <w:pPr>
        <w:rPr>
          <w:lang w:eastAsia="en-IN"/>
        </w:rPr>
      </w:pPr>
    </w:p>
    <w:p w14:paraId="33130324" w14:textId="77777777" w:rsidR="0024255B" w:rsidRDefault="0024255B"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Servlet API</w:t>
      </w:r>
    </w:p>
    <w:p w14:paraId="7B6C5012"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72" w:history="1">
        <w:r w:rsidR="0024255B">
          <w:rPr>
            <w:rStyle w:val="Hyperlink"/>
            <w:color w:val="008000"/>
            <w:sz w:val="23"/>
            <w:szCs w:val="23"/>
          </w:rPr>
          <w:t>Servlet API</w:t>
        </w:r>
      </w:hyperlink>
    </w:p>
    <w:p w14:paraId="0548B422"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73" w:anchor="servletapi1" w:history="1">
        <w:r w:rsidR="0024255B">
          <w:rPr>
            <w:rStyle w:val="Hyperlink"/>
            <w:color w:val="008000"/>
            <w:sz w:val="23"/>
            <w:szCs w:val="23"/>
          </w:rPr>
          <w:t>Interfaces in javax.servlet package</w:t>
        </w:r>
      </w:hyperlink>
    </w:p>
    <w:p w14:paraId="51333DEA"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74" w:anchor="servletapi2" w:history="1">
        <w:r w:rsidR="0024255B">
          <w:rPr>
            <w:rStyle w:val="Hyperlink"/>
            <w:color w:val="008000"/>
            <w:sz w:val="23"/>
            <w:szCs w:val="23"/>
          </w:rPr>
          <w:t>Classes in javax.servlet package</w:t>
        </w:r>
      </w:hyperlink>
    </w:p>
    <w:p w14:paraId="35DB1160"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75" w:anchor="servletapi3" w:history="1">
        <w:r w:rsidR="0024255B">
          <w:rPr>
            <w:rStyle w:val="Hyperlink"/>
            <w:color w:val="008000"/>
            <w:sz w:val="23"/>
            <w:szCs w:val="23"/>
          </w:rPr>
          <w:t>Interfaces in javax.servlet.http package</w:t>
        </w:r>
      </w:hyperlink>
    </w:p>
    <w:p w14:paraId="303661C6"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76" w:anchor="servletapi4" w:history="1">
        <w:r w:rsidR="0024255B">
          <w:rPr>
            <w:rStyle w:val="Hyperlink"/>
            <w:color w:val="008000"/>
            <w:sz w:val="23"/>
            <w:szCs w:val="23"/>
          </w:rPr>
          <w:t>Classes in javax.servlet.http package</w:t>
        </w:r>
      </w:hyperlink>
    </w:p>
    <w:p w14:paraId="3151B0DD"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javax.servlet and javax.servlet.http packages represent interfaces and classes for servlet api.</w:t>
      </w:r>
    </w:p>
    <w:p w14:paraId="25FAD026"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javax.servlet</w:t>
      </w:r>
      <w:r>
        <w:rPr>
          <w:rFonts w:ascii="Segoe UI" w:hAnsi="Segoe UI" w:cs="Segoe UI"/>
          <w:color w:val="333333"/>
        </w:rPr>
        <w:t> package contains many interfaces and classes that are used by the servlet or web container. These are not specific to any protocol.</w:t>
      </w:r>
    </w:p>
    <w:p w14:paraId="22100EAF"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javax.servlet.http</w:t>
      </w:r>
      <w:r>
        <w:rPr>
          <w:rFonts w:ascii="Segoe UI" w:hAnsi="Segoe UI" w:cs="Segoe UI"/>
          <w:color w:val="333333"/>
        </w:rPr>
        <w:t> package contains interfaces and classes that are responsible for http requests only.</w:t>
      </w:r>
    </w:p>
    <w:p w14:paraId="5D1010FC"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what are the interfaces of javax.servlet package.</w:t>
      </w:r>
    </w:p>
    <w:p w14:paraId="4C688357"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Interfaces in javax.servlet package</w:t>
      </w:r>
    </w:p>
    <w:p w14:paraId="60837ABE"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interfaces in javax.servlet package. They are as follows:</w:t>
      </w:r>
    </w:p>
    <w:p w14:paraId="2F08B892"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w:t>
      </w:r>
    </w:p>
    <w:p w14:paraId="7C9D81F1"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ServletRequest</w:t>
      </w:r>
    </w:p>
    <w:p w14:paraId="418EF0A3"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ServletResponse</w:t>
      </w:r>
    </w:p>
    <w:p w14:paraId="23B2813F"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RequestDispatcher</w:t>
      </w:r>
    </w:p>
    <w:p w14:paraId="1215142C"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ServletConfig</w:t>
      </w:r>
    </w:p>
    <w:p w14:paraId="4DB39DFF"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ServletContext</w:t>
      </w:r>
    </w:p>
    <w:p w14:paraId="7EC11A72"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SingleThreadModel</w:t>
      </w:r>
    </w:p>
    <w:p w14:paraId="51208D4F"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Filter</w:t>
      </w:r>
    </w:p>
    <w:p w14:paraId="68DA0050"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FilterConfig</w:t>
      </w:r>
    </w:p>
    <w:p w14:paraId="0E4AFD7E"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FilterChain</w:t>
      </w:r>
    </w:p>
    <w:p w14:paraId="6DEB8AFC"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ServletRequestListener</w:t>
      </w:r>
    </w:p>
    <w:p w14:paraId="003FD8F1"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lastRenderedPageBreak/>
        <w:t>ServletRequestAttributeListener</w:t>
      </w:r>
    </w:p>
    <w:p w14:paraId="2C723E8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ServletContextListener</w:t>
      </w:r>
    </w:p>
    <w:p w14:paraId="35D5F553"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ServletContextAttributeListener</w:t>
      </w:r>
    </w:p>
    <w:p w14:paraId="6C313410"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Classes in javax.servlet package</w:t>
      </w:r>
    </w:p>
    <w:p w14:paraId="36A72B85"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classes in javax.servlet package. They are as follows:</w:t>
      </w:r>
    </w:p>
    <w:p w14:paraId="463D61C3"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GenericServlet</w:t>
      </w:r>
    </w:p>
    <w:p w14:paraId="3BDC4484"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ServletInputStream</w:t>
      </w:r>
    </w:p>
    <w:p w14:paraId="0C3D4B28"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ServletOutputStream</w:t>
      </w:r>
    </w:p>
    <w:p w14:paraId="2678F0C9"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ServletRequestWrapper</w:t>
      </w:r>
    </w:p>
    <w:p w14:paraId="08BA0BC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ServletResponseWrapper</w:t>
      </w:r>
    </w:p>
    <w:p w14:paraId="646303C5"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ServletRequestEvent</w:t>
      </w:r>
    </w:p>
    <w:p w14:paraId="45949008"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ServletContextEvent</w:t>
      </w:r>
    </w:p>
    <w:p w14:paraId="6F665939"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ServletRequestAttributeEvent</w:t>
      </w:r>
    </w:p>
    <w:p w14:paraId="4479C323"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ServletContextAttributeEvent</w:t>
      </w:r>
    </w:p>
    <w:p w14:paraId="0E3FF10E"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ServletException</w:t>
      </w:r>
    </w:p>
    <w:p w14:paraId="460F69AC"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UnavailableException</w:t>
      </w:r>
    </w:p>
    <w:p w14:paraId="5855BF2E" w14:textId="77777777" w:rsidR="0024255B" w:rsidRPr="00D460BB" w:rsidRDefault="00FE746B" w:rsidP="00D460BB">
      <w:pPr>
        <w:spacing w:after="0" w:line="240" w:lineRule="auto"/>
        <w:ind w:left="360"/>
        <w:rPr>
          <w:rFonts w:ascii="Times New Roman" w:hAnsi="Times New Roman" w:cs="Times New Roman"/>
        </w:rPr>
      </w:pPr>
      <w:r>
        <w:pict w14:anchorId="554E2CA1">
          <v:rect id="_x0000_i1043" style="width:0;height:.75pt" o:hrstd="t" o:hrnoshade="t" o:hr="t" fillcolor="#d4d4d4" stroked="f"/>
        </w:pict>
      </w:r>
    </w:p>
    <w:p w14:paraId="6C941D6D"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Interfaces in javax.servlet.http package</w:t>
      </w:r>
    </w:p>
    <w:p w14:paraId="0939D703"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interfaces in javax.servlet.http package. They are as follows:</w:t>
      </w:r>
    </w:p>
    <w:p w14:paraId="0AFA3DAC"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HttpServletRequest</w:t>
      </w:r>
    </w:p>
    <w:p w14:paraId="3D1CB013"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HttpServletResponse</w:t>
      </w:r>
    </w:p>
    <w:p w14:paraId="109B9269"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HttpSession</w:t>
      </w:r>
    </w:p>
    <w:p w14:paraId="3B4C80E4"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lastRenderedPageBreak/>
        <w:t>HttpSessionListener</w:t>
      </w:r>
    </w:p>
    <w:p w14:paraId="00F96DE5"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HttpSessionAttributeListener</w:t>
      </w:r>
    </w:p>
    <w:p w14:paraId="7BF98D1B"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HttpSessionBindingListener</w:t>
      </w:r>
    </w:p>
    <w:p w14:paraId="2FA73760"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HttpSessionActivationListener</w:t>
      </w:r>
    </w:p>
    <w:p w14:paraId="3D0438E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HttpSessionContext (deprecated now)</w:t>
      </w:r>
    </w:p>
    <w:p w14:paraId="66083715"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Classes in javax.servlet.http package</w:t>
      </w:r>
    </w:p>
    <w:p w14:paraId="643604CE"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classes in javax.servlet.http package. They are as follows:</w:t>
      </w:r>
    </w:p>
    <w:p w14:paraId="07634D6C"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HttpServlet</w:t>
      </w:r>
    </w:p>
    <w:p w14:paraId="079DE202"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Cookie</w:t>
      </w:r>
    </w:p>
    <w:p w14:paraId="4EF41BED"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HttpServletRequestWrapper</w:t>
      </w:r>
    </w:p>
    <w:p w14:paraId="05E02B98"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HttpServletResponseWrapper</w:t>
      </w:r>
    </w:p>
    <w:p w14:paraId="03F50731"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HttpSessionEvent</w:t>
      </w:r>
    </w:p>
    <w:p w14:paraId="6A219347"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HttpSessionBindingEvent</w:t>
      </w:r>
    </w:p>
    <w:p w14:paraId="251BF8A4"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HttpUtils (deprecated now)</w:t>
      </w:r>
    </w:p>
    <w:p w14:paraId="572DB775" w14:textId="77777777" w:rsidR="0024255B" w:rsidRDefault="0024255B" w:rsidP="00D460BB">
      <w:pPr>
        <w:rPr>
          <w:lang w:eastAsia="en-IN"/>
        </w:rPr>
      </w:pPr>
    </w:p>
    <w:p w14:paraId="56E66281" w14:textId="77777777" w:rsidR="0024255B" w:rsidRPr="0024255B" w:rsidRDefault="0024255B" w:rsidP="00D460BB">
      <w:pPr>
        <w:pStyle w:val="Heading1"/>
        <w:ind w:left="360"/>
        <w:rPr>
          <w:rFonts w:eastAsia="Times New Roman"/>
          <w:u w:val="single"/>
          <w:lang w:eastAsia="en-IN"/>
        </w:rPr>
      </w:pPr>
      <w:r w:rsidRPr="0024255B">
        <w:rPr>
          <w:rFonts w:eastAsia="Times New Roman"/>
          <w:u w:val="single"/>
          <w:lang w:eastAsia="en-IN"/>
        </w:rPr>
        <w:t>Servlet Interface In Servlet</w:t>
      </w:r>
    </w:p>
    <w:p w14:paraId="46B73484" w14:textId="77777777" w:rsidR="0024255B" w:rsidRDefault="0024255B"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Servlet Interface</w:t>
      </w:r>
    </w:p>
    <w:p w14:paraId="7D668FD4"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77" w:history="1">
        <w:r w:rsidR="0024255B">
          <w:rPr>
            <w:rStyle w:val="Hyperlink"/>
            <w:color w:val="008000"/>
            <w:sz w:val="23"/>
            <w:szCs w:val="23"/>
          </w:rPr>
          <w:t>Servlet Interface</w:t>
        </w:r>
      </w:hyperlink>
    </w:p>
    <w:p w14:paraId="62A8BD16"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78" w:anchor="servletmethods" w:history="1">
        <w:r w:rsidR="0024255B">
          <w:rPr>
            <w:rStyle w:val="Hyperlink"/>
            <w:color w:val="008000"/>
            <w:sz w:val="23"/>
            <w:szCs w:val="23"/>
          </w:rPr>
          <w:t>Methods of Servlet interface</w:t>
        </w:r>
      </w:hyperlink>
    </w:p>
    <w:p w14:paraId="7E6AE59B"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b/>
          <w:bCs/>
          <w:color w:val="333333"/>
        </w:rPr>
        <w:t>Servlet interface provides</w:t>
      </w:r>
      <w:r>
        <w:rPr>
          <w:rFonts w:ascii="Segoe UI" w:hAnsi="Segoe UI" w:cs="Segoe UI"/>
          <w:color w:val="333333"/>
        </w:rPr>
        <w:t> commonbehaviorto all the servlets.Servlet interface defines methods that all servlets must implement.</w:t>
      </w:r>
    </w:p>
    <w:p w14:paraId="65F76BBC"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Servlet interface needs to be implemented for creating any servlet (either directly or indirectly). It provides 3 life cycle methods that are used to initialize the servlet, to service the requests, and to destroy the servlet and 2 non-life cycle methods.</w:t>
      </w:r>
    </w:p>
    <w:p w14:paraId="5FECF206"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lastRenderedPageBreak/>
        <w:t>Methods of Servlet interface</w:t>
      </w:r>
    </w:p>
    <w:p w14:paraId="200DAB25"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5 methods in Servlet interface. The init, service and destroy are the life cycle methods of servlet. These are invoked by the web container.</w:t>
      </w:r>
    </w:p>
    <w:tbl>
      <w:tblPr>
        <w:tblW w:w="11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88"/>
        <w:gridCol w:w="6222"/>
      </w:tblGrid>
      <w:tr w:rsidR="0024255B" w14:paraId="32DD28BE" w14:textId="77777777" w:rsidTr="0024255B">
        <w:tc>
          <w:tcPr>
            <w:tcW w:w="0" w:type="auto"/>
            <w:shd w:val="clear" w:color="auto" w:fill="C7CCBE"/>
            <w:tcMar>
              <w:top w:w="180" w:type="dxa"/>
              <w:left w:w="180" w:type="dxa"/>
              <w:bottom w:w="180" w:type="dxa"/>
              <w:right w:w="180" w:type="dxa"/>
            </w:tcMar>
            <w:hideMark/>
          </w:tcPr>
          <w:p w14:paraId="476B718C" w14:textId="77777777" w:rsidR="0024255B" w:rsidRPr="00D460BB" w:rsidRDefault="0024255B" w:rsidP="00D460BB">
            <w:pPr>
              <w:ind w:left="360"/>
              <w:rPr>
                <w:rFonts w:ascii="Times New Roman" w:hAnsi="Times New Roman" w:cs="Times New Roman"/>
                <w:b/>
                <w:bCs/>
                <w:color w:val="000000"/>
                <w:sz w:val="26"/>
                <w:szCs w:val="26"/>
              </w:rPr>
            </w:pPr>
            <w:r w:rsidRPr="00D460BB">
              <w:rPr>
                <w:b/>
                <w:bCs/>
                <w:color w:val="000000"/>
                <w:sz w:val="26"/>
                <w:szCs w:val="26"/>
              </w:rPr>
              <w:t>Method</w:t>
            </w:r>
          </w:p>
        </w:tc>
        <w:tc>
          <w:tcPr>
            <w:tcW w:w="0" w:type="auto"/>
            <w:shd w:val="clear" w:color="auto" w:fill="C7CCBE"/>
            <w:tcMar>
              <w:top w:w="180" w:type="dxa"/>
              <w:left w:w="180" w:type="dxa"/>
              <w:bottom w:w="180" w:type="dxa"/>
              <w:right w:w="180" w:type="dxa"/>
            </w:tcMar>
            <w:hideMark/>
          </w:tcPr>
          <w:p w14:paraId="7FEFF028" w14:textId="77777777" w:rsidR="0024255B" w:rsidRPr="00D460BB" w:rsidRDefault="0024255B" w:rsidP="00D460BB">
            <w:pPr>
              <w:ind w:left="360"/>
              <w:rPr>
                <w:b/>
                <w:bCs/>
                <w:color w:val="000000"/>
                <w:sz w:val="26"/>
                <w:szCs w:val="26"/>
              </w:rPr>
            </w:pPr>
            <w:r w:rsidRPr="00D460BB">
              <w:rPr>
                <w:b/>
                <w:bCs/>
                <w:color w:val="000000"/>
                <w:sz w:val="26"/>
                <w:szCs w:val="26"/>
              </w:rPr>
              <w:t>Description</w:t>
            </w:r>
          </w:p>
        </w:tc>
      </w:tr>
      <w:tr w:rsidR="0024255B" w14:paraId="5C635EF1"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70BE63" w14:textId="77777777" w:rsidR="0024255B" w:rsidRPr="00D460BB" w:rsidRDefault="0024255B" w:rsidP="00D460BB">
            <w:pPr>
              <w:ind w:left="360"/>
              <w:jc w:val="both"/>
              <w:rPr>
                <w:rFonts w:ascii="Segoe UI" w:hAnsi="Segoe UI" w:cs="Segoe UI"/>
                <w:color w:val="333333"/>
                <w:sz w:val="24"/>
                <w:szCs w:val="24"/>
              </w:rPr>
            </w:pPr>
            <w:r w:rsidRPr="00D460BB">
              <w:rPr>
                <w:rStyle w:val="Strong"/>
                <w:rFonts w:ascii="Segoe UI" w:hAnsi="Segoe UI" w:cs="Segoe UI"/>
                <w:color w:val="333333"/>
              </w:rPr>
              <w:t>public void init(ServletConfig config)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44D31A"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initializes the servlet. It is the life cycle method of servlet and invoked by the web container only once.</w:t>
            </w:r>
          </w:p>
        </w:tc>
      </w:tr>
      <w:tr w:rsidR="0024255B" w14:paraId="42FB8F3B"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3E1CDD" w14:textId="77777777" w:rsidR="0024255B" w:rsidRPr="00D460BB" w:rsidRDefault="0024255B" w:rsidP="00D460BB">
            <w:pPr>
              <w:ind w:left="360"/>
              <w:jc w:val="both"/>
              <w:rPr>
                <w:rFonts w:ascii="Segoe UI" w:hAnsi="Segoe UI" w:cs="Segoe UI"/>
                <w:color w:val="333333"/>
              </w:rPr>
            </w:pPr>
            <w:r w:rsidRPr="00D460BB">
              <w:rPr>
                <w:rStyle w:val="Strong"/>
                <w:rFonts w:ascii="Segoe UI" w:hAnsi="Segoe UI" w:cs="Segoe UI"/>
                <w:color w:val="333333"/>
              </w:rPr>
              <w:t>public void service(ServletRequest request,ServletResponse response)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E637E8"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provides response for the incoming request. It is invoked at each request by the web container.</w:t>
            </w:r>
          </w:p>
        </w:tc>
      </w:tr>
      <w:tr w:rsidR="0024255B" w14:paraId="29EB1671"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B29D01" w14:textId="77777777" w:rsidR="0024255B" w:rsidRPr="00D460BB" w:rsidRDefault="0024255B" w:rsidP="00D460BB">
            <w:pPr>
              <w:ind w:left="360"/>
              <w:jc w:val="both"/>
              <w:rPr>
                <w:rFonts w:ascii="Segoe UI" w:hAnsi="Segoe UI" w:cs="Segoe UI"/>
                <w:color w:val="333333"/>
              </w:rPr>
            </w:pPr>
            <w:r w:rsidRPr="00D460BB">
              <w:rPr>
                <w:rStyle w:val="Strong"/>
                <w:rFonts w:ascii="Segoe UI" w:hAnsi="Segoe UI" w:cs="Segoe UI"/>
                <w:color w:val="333333"/>
              </w:rPr>
              <w:t>public void destroy()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3E0FA6"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is invoked only once and indicates that servlet is being destroyed.</w:t>
            </w:r>
          </w:p>
        </w:tc>
      </w:tr>
      <w:tr w:rsidR="0024255B" w14:paraId="6D3617E2"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C8BD4D" w14:textId="77777777" w:rsidR="0024255B" w:rsidRPr="00D460BB" w:rsidRDefault="0024255B" w:rsidP="00D460BB">
            <w:pPr>
              <w:ind w:left="360"/>
              <w:jc w:val="both"/>
              <w:rPr>
                <w:rFonts w:ascii="Segoe UI" w:hAnsi="Segoe UI" w:cs="Segoe UI"/>
                <w:color w:val="333333"/>
              </w:rPr>
            </w:pPr>
            <w:r w:rsidRPr="00D460BB">
              <w:rPr>
                <w:rStyle w:val="Strong"/>
                <w:rFonts w:ascii="Segoe UI" w:hAnsi="Segoe UI" w:cs="Segoe UI"/>
                <w:color w:val="333333"/>
              </w:rPr>
              <w:t>public ServletConfig getServletConfig()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12FB0E"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returns the object of ServletConfig.</w:t>
            </w:r>
          </w:p>
        </w:tc>
      </w:tr>
      <w:tr w:rsidR="0024255B" w14:paraId="1B221210"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3F2419" w14:textId="77777777" w:rsidR="0024255B" w:rsidRPr="00D460BB" w:rsidRDefault="0024255B" w:rsidP="00D460BB">
            <w:pPr>
              <w:ind w:left="360"/>
              <w:jc w:val="both"/>
              <w:rPr>
                <w:rFonts w:ascii="Segoe UI" w:hAnsi="Segoe UI" w:cs="Segoe UI"/>
                <w:color w:val="333333"/>
              </w:rPr>
            </w:pPr>
            <w:r w:rsidRPr="00D460BB">
              <w:rPr>
                <w:rStyle w:val="Strong"/>
                <w:rFonts w:ascii="Segoe UI" w:hAnsi="Segoe UI" w:cs="Segoe UI"/>
                <w:color w:val="333333"/>
              </w:rPr>
              <w:t>public String getServletInfo()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58BB9B"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returns information about servlet such as writer, copyright, version etc.</w:t>
            </w:r>
          </w:p>
        </w:tc>
      </w:tr>
    </w:tbl>
    <w:p w14:paraId="051BA0BF" w14:textId="77777777" w:rsidR="0024255B" w:rsidRPr="00D460BB" w:rsidRDefault="00FE746B" w:rsidP="00D460BB">
      <w:pPr>
        <w:ind w:left="360"/>
        <w:rPr>
          <w:rFonts w:ascii="Times New Roman" w:hAnsi="Times New Roman" w:cs="Times New Roman"/>
        </w:rPr>
      </w:pPr>
      <w:r>
        <w:pict w14:anchorId="042CD36A">
          <v:rect id="_x0000_i1044" style="width:0;height:.75pt" o:hrstd="t" o:hrnoshade="t" o:hr="t" fillcolor="#d4d4d4" stroked="f"/>
        </w:pict>
      </w:r>
    </w:p>
    <w:p w14:paraId="0FF263F4"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Servlet Example by implementing Servlet interface</w:t>
      </w:r>
    </w:p>
    <w:p w14:paraId="60F153B1"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the simple example of servlet by implementing the servlet interface.</w:t>
      </w:r>
    </w:p>
    <w:p w14:paraId="25249527" w14:textId="77777777" w:rsidR="0024255B" w:rsidRDefault="0024255B" w:rsidP="00D460BB">
      <w:pPr>
        <w:pStyle w:val="Heading3"/>
        <w:pBdr>
          <w:left w:val="single" w:sz="18" w:space="30" w:color="FFA500"/>
        </w:pBdr>
        <w:shd w:val="clear" w:color="auto" w:fill="FAEBD7"/>
        <w:spacing w:line="312" w:lineRule="atLeast"/>
        <w:ind w:left="360"/>
        <w:jc w:val="both"/>
        <w:rPr>
          <w:rFonts w:ascii="Arial" w:hAnsi="Arial" w:cs="Arial"/>
          <w:color w:val="333333"/>
          <w:sz w:val="23"/>
          <w:szCs w:val="23"/>
        </w:rPr>
      </w:pPr>
      <w:r>
        <w:rPr>
          <w:rFonts w:ascii="Arial" w:hAnsi="Arial" w:cs="Arial"/>
          <w:color w:val="333333"/>
          <w:sz w:val="23"/>
          <w:szCs w:val="23"/>
        </w:rPr>
        <w:t>It will be better if you learn it after visiting steps to create a servlet.</w:t>
      </w:r>
    </w:p>
    <w:p w14:paraId="077AC992" w14:textId="77777777" w:rsidR="0024255B" w:rsidRPr="00D460BB" w:rsidRDefault="0024255B" w:rsidP="00D460BB">
      <w:pPr>
        <w:shd w:val="clear" w:color="auto" w:fill="FFFFFF"/>
        <w:ind w:left="360"/>
        <w:jc w:val="both"/>
        <w:rPr>
          <w:rFonts w:ascii="Segoe UI" w:hAnsi="Segoe UI" w:cs="Segoe UI"/>
          <w:i/>
          <w:iCs/>
          <w:color w:val="333333"/>
          <w:sz w:val="21"/>
          <w:szCs w:val="21"/>
        </w:rPr>
      </w:pPr>
      <w:r w:rsidRPr="00D460BB">
        <w:rPr>
          <w:rFonts w:ascii="Segoe UI" w:hAnsi="Segoe UI" w:cs="Segoe UI"/>
          <w:i/>
          <w:iCs/>
          <w:color w:val="333333"/>
          <w:sz w:val="21"/>
          <w:szCs w:val="21"/>
        </w:rPr>
        <w:t>File: First.java</w:t>
      </w:r>
    </w:p>
    <w:p w14:paraId="0C9395B2"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14E29539" w14:textId="77777777" w:rsidR="0024255B" w:rsidRDefault="0024255B"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53837117"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49660D6" w14:textId="77777777" w:rsidR="0024255B" w:rsidRDefault="0024255B"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First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Servlet{  </w:t>
      </w:r>
    </w:p>
    <w:p w14:paraId="480DD7A5"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ServletConfig config=</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5616AFFA"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F69FE42"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init(ServletConfig config){  </w:t>
      </w:r>
    </w:p>
    <w:p w14:paraId="604C0E27" w14:textId="77777777" w:rsidR="0024255B" w:rsidRDefault="0024255B"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.config=config;  </w:t>
      </w:r>
    </w:p>
    <w:p w14:paraId="60C7E8C0"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"servlet is initialized"</w:t>
      </w:r>
      <w:r>
        <w:rPr>
          <w:rFonts w:ascii="Segoe UI" w:hAnsi="Segoe UI" w:cs="Segoe UI"/>
          <w:color w:val="000000"/>
          <w:bdr w:val="none" w:sz="0" w:space="0" w:color="auto" w:frame="1"/>
        </w:rPr>
        <w:t>);  </w:t>
      </w:r>
    </w:p>
    <w:p w14:paraId="7038EDE1"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30AD2AA"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1409C65" w14:textId="77777777" w:rsidR="0024255B" w:rsidRDefault="0024255B"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service(ServletRequest req,ServletResponse res)  </w:t>
      </w:r>
    </w:p>
    <w:p w14:paraId="06BCCA54"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IOException,ServletException{  </w:t>
      </w:r>
    </w:p>
    <w:p w14:paraId="13AAA0C1"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3E5D459"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731011B4"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A840925"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PrintWriter out=res.getWriter();  </w:t>
      </w:r>
    </w:p>
    <w:p w14:paraId="465FB9DE"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out.print(</w:t>
      </w:r>
      <w:r>
        <w:rPr>
          <w:rStyle w:val="string"/>
          <w:rFonts w:ascii="Segoe UI" w:hAnsi="Segoe UI" w:cs="Segoe UI"/>
          <w:color w:val="0000FF"/>
          <w:bdr w:val="none" w:sz="0" w:space="0" w:color="auto" w:frame="1"/>
        </w:rPr>
        <w:t>"&lt;html&gt;&lt;body&gt;"</w:t>
      </w:r>
      <w:r>
        <w:rPr>
          <w:rFonts w:ascii="Segoe UI" w:hAnsi="Segoe UI" w:cs="Segoe UI"/>
          <w:color w:val="000000"/>
          <w:bdr w:val="none" w:sz="0" w:space="0" w:color="auto" w:frame="1"/>
        </w:rPr>
        <w:t>);  </w:t>
      </w:r>
    </w:p>
    <w:p w14:paraId="616A42ED"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out.print(</w:t>
      </w:r>
      <w:r>
        <w:rPr>
          <w:rStyle w:val="string"/>
          <w:rFonts w:ascii="Segoe UI" w:hAnsi="Segoe UI" w:cs="Segoe UI"/>
          <w:color w:val="0000FF"/>
          <w:bdr w:val="none" w:sz="0" w:space="0" w:color="auto" w:frame="1"/>
        </w:rPr>
        <w:t>"&lt;b&gt;hello simple servlet&lt;/b&gt;"</w:t>
      </w:r>
      <w:r>
        <w:rPr>
          <w:rFonts w:ascii="Segoe UI" w:hAnsi="Segoe UI" w:cs="Segoe UI"/>
          <w:color w:val="000000"/>
          <w:bdr w:val="none" w:sz="0" w:space="0" w:color="auto" w:frame="1"/>
        </w:rPr>
        <w:t>);  </w:t>
      </w:r>
    </w:p>
    <w:p w14:paraId="449670AA"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out.print(</w:t>
      </w:r>
      <w:r>
        <w:rPr>
          <w:rStyle w:val="string"/>
          <w:rFonts w:ascii="Segoe UI" w:hAnsi="Segoe UI" w:cs="Segoe UI"/>
          <w:color w:val="0000FF"/>
          <w:bdr w:val="none" w:sz="0" w:space="0" w:color="auto" w:frame="1"/>
        </w:rPr>
        <w:t>"&lt;/body&gt;&lt;/html&gt;"</w:t>
      </w:r>
      <w:r>
        <w:rPr>
          <w:rFonts w:ascii="Segoe UI" w:hAnsi="Segoe UI" w:cs="Segoe UI"/>
          <w:color w:val="000000"/>
          <w:bdr w:val="none" w:sz="0" w:space="0" w:color="auto" w:frame="1"/>
        </w:rPr>
        <w:t>);  </w:t>
      </w:r>
    </w:p>
    <w:p w14:paraId="5A6CF92E"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1A0483B"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CFFD634"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destroy(){System.out.println(</w:t>
      </w:r>
      <w:r>
        <w:rPr>
          <w:rStyle w:val="string"/>
          <w:rFonts w:ascii="Segoe UI" w:hAnsi="Segoe UI" w:cs="Segoe UI"/>
          <w:color w:val="0000FF"/>
          <w:bdr w:val="none" w:sz="0" w:space="0" w:color="auto" w:frame="1"/>
        </w:rPr>
        <w:t>"servlet is destroyed"</w:t>
      </w:r>
      <w:r>
        <w:rPr>
          <w:rFonts w:ascii="Segoe UI" w:hAnsi="Segoe UI" w:cs="Segoe UI"/>
          <w:color w:val="000000"/>
          <w:bdr w:val="none" w:sz="0" w:space="0" w:color="auto" w:frame="1"/>
        </w:rPr>
        <w:t>);}  </w:t>
      </w:r>
    </w:p>
    <w:p w14:paraId="1DC94968" w14:textId="77777777" w:rsidR="0024255B" w:rsidRDefault="0024255B"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ServletConfig getServletConfig(){</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config;}  </w:t>
      </w:r>
    </w:p>
    <w:p w14:paraId="4E11DD51"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getServletInfo(){</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"copyright 2007-1010"</w:t>
      </w:r>
      <w:r>
        <w:rPr>
          <w:rFonts w:ascii="Segoe UI" w:hAnsi="Segoe UI" w:cs="Segoe UI"/>
          <w:color w:val="000000"/>
          <w:bdr w:val="none" w:sz="0" w:space="0" w:color="auto" w:frame="1"/>
        </w:rPr>
        <w:t>;}  </w:t>
      </w:r>
    </w:p>
    <w:p w14:paraId="1E6451A8"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99D5CB9"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9B67731" w14:textId="77777777" w:rsidR="0024255B" w:rsidRDefault="0024255B" w:rsidP="00D460BB">
      <w:pPr>
        <w:rPr>
          <w:lang w:eastAsia="en-IN"/>
        </w:rPr>
      </w:pPr>
    </w:p>
    <w:p w14:paraId="70F9BB28" w14:textId="77777777" w:rsidR="0024255B" w:rsidRDefault="0024255B" w:rsidP="00D460BB">
      <w:pPr>
        <w:rPr>
          <w:lang w:eastAsia="en-IN"/>
        </w:rPr>
      </w:pPr>
    </w:p>
    <w:p w14:paraId="57EF392F" w14:textId="77777777" w:rsidR="0024255B" w:rsidRDefault="0024255B" w:rsidP="00D460BB">
      <w:pPr>
        <w:rPr>
          <w:lang w:eastAsia="en-IN"/>
        </w:rPr>
      </w:pPr>
    </w:p>
    <w:p w14:paraId="2CCFEE9F" w14:textId="77777777" w:rsidR="0024255B" w:rsidRDefault="0024255B" w:rsidP="00D460BB">
      <w:pPr>
        <w:pStyle w:val="Heading1"/>
        <w:ind w:left="360"/>
        <w:rPr>
          <w:rFonts w:eastAsia="Times New Roman"/>
          <w:u w:val="single"/>
          <w:lang w:eastAsia="en-IN"/>
        </w:rPr>
      </w:pPr>
      <w:r w:rsidRPr="0024255B">
        <w:rPr>
          <w:rFonts w:eastAsia="Times New Roman"/>
          <w:u w:val="single"/>
          <w:lang w:eastAsia="en-IN"/>
        </w:rPr>
        <w:t>GenericServlet In Servlet</w:t>
      </w:r>
    </w:p>
    <w:p w14:paraId="43DF01E8" w14:textId="77777777" w:rsidR="0024255B" w:rsidRPr="0024255B" w:rsidRDefault="0024255B" w:rsidP="00D460BB">
      <w:pPr>
        <w:rPr>
          <w:lang w:eastAsia="en-IN"/>
        </w:rPr>
      </w:pPr>
    </w:p>
    <w:p w14:paraId="465BB9E9" w14:textId="77777777" w:rsidR="0024255B" w:rsidRDefault="0024255B"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GenericServlet class</w:t>
      </w:r>
    </w:p>
    <w:p w14:paraId="47F7FC55"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79" w:history="1">
        <w:r w:rsidR="0024255B">
          <w:rPr>
            <w:rStyle w:val="Hyperlink"/>
            <w:color w:val="008000"/>
            <w:sz w:val="23"/>
            <w:szCs w:val="23"/>
          </w:rPr>
          <w:t>GenericServlet class</w:t>
        </w:r>
      </w:hyperlink>
    </w:p>
    <w:p w14:paraId="0F982246"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80" w:anchor="genericmethods" w:history="1">
        <w:r w:rsidR="0024255B">
          <w:rPr>
            <w:rStyle w:val="Hyperlink"/>
            <w:color w:val="008000"/>
            <w:sz w:val="23"/>
            <w:szCs w:val="23"/>
          </w:rPr>
          <w:t>Methods of GenericServlet class</w:t>
        </w:r>
      </w:hyperlink>
    </w:p>
    <w:p w14:paraId="5A677F4A"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81" w:history="1">
        <w:r w:rsidR="0024255B">
          <w:rPr>
            <w:rStyle w:val="Hyperlink"/>
            <w:color w:val="008000"/>
            <w:sz w:val="23"/>
            <w:szCs w:val="23"/>
          </w:rPr>
          <w:t>Example of GenericServlet class</w:t>
        </w:r>
      </w:hyperlink>
    </w:p>
    <w:p w14:paraId="4F8B2BFF"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b/>
          <w:bCs/>
          <w:color w:val="333333"/>
        </w:rPr>
        <w:t>GenericServlet</w:t>
      </w:r>
      <w:r>
        <w:rPr>
          <w:rFonts w:ascii="Segoe UI" w:hAnsi="Segoe UI" w:cs="Segoe UI"/>
          <w:color w:val="333333"/>
        </w:rPr>
        <w:t> class implements </w:t>
      </w:r>
      <w:r>
        <w:rPr>
          <w:rFonts w:ascii="Segoe UI" w:hAnsi="Segoe UI" w:cs="Segoe UI"/>
          <w:b/>
          <w:bCs/>
          <w:color w:val="333333"/>
        </w:rPr>
        <w:t>Servlet</w:t>
      </w:r>
      <w:r>
        <w:rPr>
          <w:rFonts w:ascii="Segoe UI" w:hAnsi="Segoe UI" w:cs="Segoe UI"/>
          <w:color w:val="333333"/>
        </w:rPr>
        <w:t>, </w:t>
      </w:r>
      <w:r>
        <w:rPr>
          <w:rFonts w:ascii="Segoe UI" w:hAnsi="Segoe UI" w:cs="Segoe UI"/>
          <w:b/>
          <w:bCs/>
          <w:color w:val="333333"/>
        </w:rPr>
        <w:t>ServletConfig</w:t>
      </w:r>
      <w:r>
        <w:rPr>
          <w:rFonts w:ascii="Segoe UI" w:hAnsi="Segoe UI" w:cs="Segoe UI"/>
          <w:color w:val="333333"/>
        </w:rPr>
        <w:t> and </w:t>
      </w:r>
      <w:r>
        <w:rPr>
          <w:rFonts w:ascii="Segoe UI" w:hAnsi="Segoe UI" w:cs="Segoe UI"/>
          <w:b/>
          <w:bCs/>
          <w:color w:val="333333"/>
        </w:rPr>
        <w:t>Serializable</w:t>
      </w:r>
      <w:r>
        <w:rPr>
          <w:rFonts w:ascii="Segoe UI" w:hAnsi="Segoe UI" w:cs="Segoe UI"/>
          <w:color w:val="333333"/>
        </w:rPr>
        <w:t> interfaces. It provides the implementation of all the methods of these interfaces except the service method.</w:t>
      </w:r>
    </w:p>
    <w:p w14:paraId="2923C7FB"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GenericServlet class can handle any type of request so it is protocol-independent.</w:t>
      </w:r>
    </w:p>
    <w:p w14:paraId="5CBBA2B3"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You may create a generic servlet by inheriting the GenericServlet class and providing the implementation of the service method.</w:t>
      </w:r>
    </w:p>
    <w:p w14:paraId="255DA7E9"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lastRenderedPageBreak/>
        <w:t>Methods of GenericServlet class</w:t>
      </w:r>
    </w:p>
    <w:p w14:paraId="14FF6B4A"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methods in GenericServlet class. They are as follows:</w:t>
      </w:r>
    </w:p>
    <w:p w14:paraId="25C3C0F6"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init(ServletConfig config)</w:t>
      </w:r>
      <w:r>
        <w:rPr>
          <w:rFonts w:ascii="Segoe UI" w:hAnsi="Segoe UI" w:cs="Segoe UI"/>
          <w:color w:val="000000"/>
        </w:rPr>
        <w:t> is used to initialize the servlet.</w:t>
      </w:r>
    </w:p>
    <w:p w14:paraId="61CE775B"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abstract void service(ServletRequest request, ServletResponse response)</w:t>
      </w:r>
      <w:r>
        <w:rPr>
          <w:rFonts w:ascii="Segoe UI" w:hAnsi="Segoe UI" w:cs="Segoe UI"/>
          <w:color w:val="000000"/>
        </w:rPr>
        <w:t> provides service for the incoming request. It is invoked at each time when user requests for a servlet.</w:t>
      </w:r>
    </w:p>
    <w:p w14:paraId="48C5BDAB"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destroy()</w:t>
      </w:r>
      <w:r>
        <w:rPr>
          <w:rFonts w:ascii="Segoe UI" w:hAnsi="Segoe UI" w:cs="Segoe UI"/>
          <w:color w:val="000000"/>
        </w:rPr>
        <w:t> is invoked only once throughout the life cycle and indicates that servlet is being destroyed.</w:t>
      </w:r>
    </w:p>
    <w:p w14:paraId="650A1A44"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ServletConfig getServletConfig()</w:t>
      </w:r>
      <w:r>
        <w:rPr>
          <w:rFonts w:ascii="Segoe UI" w:hAnsi="Segoe UI" w:cs="Segoe UI"/>
          <w:color w:val="000000"/>
        </w:rPr>
        <w:t> returns the object of ServletConfig.</w:t>
      </w:r>
    </w:p>
    <w:p w14:paraId="4F9E980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getServletInfo()</w:t>
      </w:r>
      <w:r>
        <w:rPr>
          <w:rFonts w:ascii="Segoe UI" w:hAnsi="Segoe UI" w:cs="Segoe UI"/>
          <w:color w:val="000000"/>
        </w:rPr>
        <w:t> returns information about servlet such as writer, copyright, version etc.</w:t>
      </w:r>
    </w:p>
    <w:p w14:paraId="123BA2B5"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init()</w:t>
      </w:r>
      <w:r>
        <w:rPr>
          <w:rFonts w:ascii="Segoe UI" w:hAnsi="Segoe UI" w:cs="Segoe UI"/>
          <w:color w:val="000000"/>
        </w:rPr>
        <w:t> it is a convenient method for the servlet programmers, now there is no need to call super.init(config)</w:t>
      </w:r>
    </w:p>
    <w:p w14:paraId="14DDC2E3"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ServletContext getServletContext()</w:t>
      </w:r>
      <w:r>
        <w:rPr>
          <w:rFonts w:ascii="Segoe UI" w:hAnsi="Segoe UI" w:cs="Segoe UI"/>
          <w:color w:val="000000"/>
        </w:rPr>
        <w:t> returns the object of ServletContext.</w:t>
      </w:r>
    </w:p>
    <w:p w14:paraId="1A8A3CBC"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getInitParameter(String name)</w:t>
      </w:r>
      <w:r>
        <w:rPr>
          <w:rFonts w:ascii="Segoe UI" w:hAnsi="Segoe UI" w:cs="Segoe UI"/>
          <w:color w:val="000000"/>
        </w:rPr>
        <w:t> returns the parameter value for the given parameter name.</w:t>
      </w:r>
    </w:p>
    <w:p w14:paraId="4448A99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 returns all the parameters defined in the web.xml file.</w:t>
      </w:r>
    </w:p>
    <w:p w14:paraId="329F405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getServletName()</w:t>
      </w:r>
      <w:r>
        <w:rPr>
          <w:rFonts w:ascii="Segoe UI" w:hAnsi="Segoe UI" w:cs="Segoe UI"/>
          <w:color w:val="000000"/>
        </w:rPr>
        <w:t> returns the name of the servlet object.</w:t>
      </w:r>
    </w:p>
    <w:p w14:paraId="22749A82"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log(String msg)</w:t>
      </w:r>
      <w:r>
        <w:rPr>
          <w:rFonts w:ascii="Segoe UI" w:hAnsi="Segoe UI" w:cs="Segoe UI"/>
          <w:color w:val="000000"/>
        </w:rPr>
        <w:t> writes the given message in the servlet log file.</w:t>
      </w:r>
    </w:p>
    <w:p w14:paraId="6E583096"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log(String msg,Throwable t)</w:t>
      </w:r>
      <w:r>
        <w:rPr>
          <w:rFonts w:ascii="Segoe UI" w:hAnsi="Segoe UI" w:cs="Segoe UI"/>
          <w:color w:val="000000"/>
        </w:rPr>
        <w:t> writes the explanatory message in the servlet log file and a stack trace.</w:t>
      </w:r>
    </w:p>
    <w:p w14:paraId="484CCFA5" w14:textId="77777777" w:rsidR="0024255B" w:rsidRPr="00D460BB" w:rsidRDefault="00FE746B" w:rsidP="00D460BB">
      <w:pPr>
        <w:spacing w:after="0" w:line="240" w:lineRule="auto"/>
        <w:ind w:left="360"/>
        <w:rPr>
          <w:rFonts w:ascii="Times New Roman" w:hAnsi="Times New Roman" w:cs="Times New Roman"/>
        </w:rPr>
      </w:pPr>
      <w:r>
        <w:pict w14:anchorId="00D35475">
          <v:rect id="_x0000_i1045" style="width:0;height:.75pt" o:hrstd="t" o:hrnoshade="t" o:hr="t" fillcolor="#d4d4d4" stroked="f"/>
        </w:pict>
      </w:r>
    </w:p>
    <w:p w14:paraId="45C6CF2C"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Servlet Example by inheriting the GenericServlet class</w:t>
      </w:r>
    </w:p>
    <w:p w14:paraId="7706A9D7"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the simple example of servlet by inheriting the GenericServlet class.</w:t>
      </w:r>
    </w:p>
    <w:p w14:paraId="55AE9BA9" w14:textId="77777777" w:rsidR="0024255B" w:rsidRDefault="0024255B" w:rsidP="00D460BB">
      <w:pPr>
        <w:pStyle w:val="Heading3"/>
        <w:pBdr>
          <w:left w:val="single" w:sz="18" w:space="30" w:color="FFA500"/>
        </w:pBdr>
        <w:shd w:val="clear" w:color="auto" w:fill="FAEBD7"/>
        <w:spacing w:line="312" w:lineRule="atLeast"/>
        <w:ind w:left="360"/>
        <w:jc w:val="both"/>
        <w:rPr>
          <w:rFonts w:ascii="Arial" w:hAnsi="Arial" w:cs="Arial"/>
          <w:color w:val="333333"/>
          <w:sz w:val="23"/>
          <w:szCs w:val="23"/>
        </w:rPr>
      </w:pPr>
      <w:r>
        <w:rPr>
          <w:rFonts w:ascii="Arial" w:hAnsi="Arial" w:cs="Arial"/>
          <w:color w:val="333333"/>
          <w:sz w:val="23"/>
          <w:szCs w:val="23"/>
        </w:rPr>
        <w:lastRenderedPageBreak/>
        <w:t>It will be better if you learn it after visiting steps to create a servlet.</w:t>
      </w:r>
    </w:p>
    <w:p w14:paraId="2696744B" w14:textId="77777777" w:rsidR="0024255B" w:rsidRPr="00D460BB" w:rsidRDefault="0024255B" w:rsidP="00D460BB">
      <w:pPr>
        <w:shd w:val="clear" w:color="auto" w:fill="FFFFFF"/>
        <w:ind w:left="360"/>
        <w:jc w:val="both"/>
        <w:rPr>
          <w:rFonts w:ascii="Segoe UI" w:hAnsi="Segoe UI" w:cs="Segoe UI"/>
          <w:i/>
          <w:iCs/>
          <w:color w:val="333333"/>
          <w:sz w:val="21"/>
          <w:szCs w:val="21"/>
        </w:rPr>
      </w:pPr>
      <w:r w:rsidRPr="00D460BB">
        <w:rPr>
          <w:rFonts w:ascii="Segoe UI" w:hAnsi="Segoe UI" w:cs="Segoe UI"/>
          <w:i/>
          <w:iCs/>
          <w:color w:val="333333"/>
          <w:sz w:val="21"/>
          <w:szCs w:val="21"/>
        </w:rPr>
        <w:t>File: First.java</w:t>
      </w:r>
    </w:p>
    <w:p w14:paraId="74F8292D"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6F508B92" w14:textId="77777777" w:rsidR="0024255B" w:rsidRDefault="0024255B"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0007535C"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4159284" w14:textId="77777777" w:rsidR="0024255B" w:rsidRDefault="0024255B"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First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GenericServlet{  </w:t>
      </w:r>
    </w:p>
    <w:p w14:paraId="3AA29E3B"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service(ServletRequest req,ServletResponse res)  </w:t>
      </w:r>
    </w:p>
    <w:p w14:paraId="0B9D2177" w14:textId="77777777" w:rsidR="0024255B" w:rsidRDefault="0024255B"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IOException,ServletException{  </w:t>
      </w:r>
    </w:p>
    <w:p w14:paraId="26199884"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EFCC1F7"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01A9FB8C"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123E307"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PrintWriter out=res.getWriter();  </w:t>
      </w:r>
    </w:p>
    <w:p w14:paraId="08C97417"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out.print(</w:t>
      </w:r>
      <w:r>
        <w:rPr>
          <w:rStyle w:val="string"/>
          <w:rFonts w:ascii="Segoe UI" w:hAnsi="Segoe UI" w:cs="Segoe UI"/>
          <w:color w:val="0000FF"/>
          <w:bdr w:val="none" w:sz="0" w:space="0" w:color="auto" w:frame="1"/>
        </w:rPr>
        <w:t>"&lt;html&gt;&lt;body&gt;"</w:t>
      </w:r>
      <w:r>
        <w:rPr>
          <w:rFonts w:ascii="Segoe UI" w:hAnsi="Segoe UI" w:cs="Segoe UI"/>
          <w:color w:val="000000"/>
          <w:bdr w:val="none" w:sz="0" w:space="0" w:color="auto" w:frame="1"/>
        </w:rPr>
        <w:t>);  </w:t>
      </w:r>
    </w:p>
    <w:p w14:paraId="33774EA1"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out.print(</w:t>
      </w:r>
      <w:r>
        <w:rPr>
          <w:rStyle w:val="string"/>
          <w:rFonts w:ascii="Segoe UI" w:hAnsi="Segoe UI" w:cs="Segoe UI"/>
          <w:color w:val="0000FF"/>
          <w:bdr w:val="none" w:sz="0" w:space="0" w:color="auto" w:frame="1"/>
        </w:rPr>
        <w:t>"&lt;b&gt;hello generic servlet&lt;/b&gt;"</w:t>
      </w:r>
      <w:r>
        <w:rPr>
          <w:rFonts w:ascii="Segoe UI" w:hAnsi="Segoe UI" w:cs="Segoe UI"/>
          <w:color w:val="000000"/>
          <w:bdr w:val="none" w:sz="0" w:space="0" w:color="auto" w:frame="1"/>
        </w:rPr>
        <w:t>);  </w:t>
      </w:r>
    </w:p>
    <w:p w14:paraId="031039C7"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out.print(</w:t>
      </w:r>
      <w:r>
        <w:rPr>
          <w:rStyle w:val="string"/>
          <w:rFonts w:ascii="Segoe UI" w:hAnsi="Segoe UI" w:cs="Segoe UI"/>
          <w:color w:val="0000FF"/>
          <w:bdr w:val="none" w:sz="0" w:space="0" w:color="auto" w:frame="1"/>
        </w:rPr>
        <w:t>"&lt;/body&gt;&lt;/html&gt;"</w:t>
      </w:r>
      <w:r>
        <w:rPr>
          <w:rFonts w:ascii="Segoe UI" w:hAnsi="Segoe UI" w:cs="Segoe UI"/>
          <w:color w:val="000000"/>
          <w:bdr w:val="none" w:sz="0" w:space="0" w:color="auto" w:frame="1"/>
        </w:rPr>
        <w:t>);  </w:t>
      </w:r>
    </w:p>
    <w:p w14:paraId="20853F1E"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2D321BE"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8C23735"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73574A3" w14:textId="77777777" w:rsidR="0024255B" w:rsidRDefault="0024255B" w:rsidP="00D460BB">
      <w:pPr>
        <w:rPr>
          <w:lang w:eastAsia="en-IN"/>
        </w:rPr>
      </w:pPr>
    </w:p>
    <w:p w14:paraId="62078340" w14:textId="77777777" w:rsidR="0024255B" w:rsidRDefault="0024255B" w:rsidP="00D460BB">
      <w:pPr>
        <w:rPr>
          <w:lang w:eastAsia="en-IN"/>
        </w:rPr>
      </w:pPr>
    </w:p>
    <w:p w14:paraId="088E810A" w14:textId="77777777" w:rsidR="0024255B" w:rsidRDefault="0024255B" w:rsidP="00D460BB">
      <w:pPr>
        <w:rPr>
          <w:lang w:eastAsia="en-IN"/>
        </w:rPr>
      </w:pPr>
    </w:p>
    <w:p w14:paraId="7711F255" w14:textId="77777777" w:rsidR="0024255B" w:rsidRPr="0024255B" w:rsidRDefault="0024255B" w:rsidP="00D460BB">
      <w:pPr>
        <w:pStyle w:val="Heading1"/>
        <w:ind w:left="360"/>
        <w:rPr>
          <w:rFonts w:eastAsia="Times New Roman"/>
          <w:u w:val="single"/>
          <w:lang w:eastAsia="en-IN"/>
        </w:rPr>
      </w:pPr>
      <w:r w:rsidRPr="0024255B">
        <w:rPr>
          <w:rFonts w:eastAsia="Times New Roman"/>
          <w:u w:val="single"/>
          <w:lang w:eastAsia="en-IN"/>
        </w:rPr>
        <w:t>HttpServlet In Servlet</w:t>
      </w:r>
    </w:p>
    <w:p w14:paraId="3619FD49" w14:textId="77777777" w:rsidR="0024255B" w:rsidRPr="0024255B" w:rsidRDefault="0024255B" w:rsidP="00D460BB">
      <w:pPr>
        <w:rPr>
          <w:lang w:eastAsia="en-IN"/>
        </w:rPr>
      </w:pPr>
    </w:p>
    <w:p w14:paraId="74C4B8D2" w14:textId="77777777" w:rsidR="0024255B" w:rsidRDefault="0024255B"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HttpServlet class</w:t>
      </w:r>
    </w:p>
    <w:p w14:paraId="39F335D1"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82" w:history="1">
        <w:r w:rsidR="0024255B">
          <w:rPr>
            <w:rStyle w:val="Hyperlink"/>
            <w:color w:val="008000"/>
            <w:sz w:val="23"/>
            <w:szCs w:val="23"/>
          </w:rPr>
          <w:t>HttpServlet class</w:t>
        </w:r>
      </w:hyperlink>
    </w:p>
    <w:p w14:paraId="4264718F"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83" w:anchor="httpservletmethods" w:history="1">
        <w:r w:rsidR="0024255B">
          <w:rPr>
            <w:rStyle w:val="Hyperlink"/>
            <w:color w:val="008000"/>
            <w:sz w:val="23"/>
            <w:szCs w:val="23"/>
          </w:rPr>
          <w:t>Methods of HttpServlet class</w:t>
        </w:r>
      </w:hyperlink>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24255B" w14:paraId="26D11FC5" w14:textId="77777777" w:rsidTr="0024255B">
        <w:trPr>
          <w:tblCellSpacing w:w="15" w:type="dxa"/>
        </w:trPr>
        <w:tc>
          <w:tcPr>
            <w:tcW w:w="0" w:type="auto"/>
            <w:shd w:val="clear" w:color="auto" w:fill="FFFFFF"/>
            <w:vAlign w:val="center"/>
            <w:hideMark/>
          </w:tcPr>
          <w:p w14:paraId="2265649A" w14:textId="77777777" w:rsidR="0024255B" w:rsidRPr="00D460BB" w:rsidRDefault="0024255B" w:rsidP="00D460BB">
            <w:pPr>
              <w:spacing w:after="0" w:line="240" w:lineRule="auto"/>
              <w:ind w:left="360"/>
              <w:jc w:val="both"/>
              <w:rPr>
                <w:rFonts w:ascii="Segoe UI" w:hAnsi="Segoe UI" w:cs="Segoe UI"/>
                <w:color w:val="333333"/>
              </w:rPr>
            </w:pPr>
            <w:r w:rsidRPr="00D460BB">
              <w:rPr>
                <w:rFonts w:ascii="Segoe UI" w:hAnsi="Segoe UI" w:cs="Segoe UI"/>
                <w:color w:val="333333"/>
              </w:rPr>
              <w:t>The HttpServlet class extends the GenericServlet class and implements Serializable interface. It provides http specific methods such as doGet, doPost, doHead, doTrace etc.</w:t>
            </w:r>
          </w:p>
        </w:tc>
      </w:tr>
    </w:tbl>
    <w:p w14:paraId="3FBC8868"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Methods of HttpServlet class</w:t>
      </w:r>
    </w:p>
    <w:p w14:paraId="3EC9CE54"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methods in HttpServlet class. They are as follows:</w:t>
      </w:r>
    </w:p>
    <w:p w14:paraId="5EFD5078"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lastRenderedPageBreak/>
        <w:t>public void service(ServletRequest req,ServletResponse res)</w:t>
      </w:r>
      <w:r>
        <w:rPr>
          <w:rFonts w:ascii="Segoe UI" w:hAnsi="Segoe UI" w:cs="Segoe UI"/>
          <w:color w:val="000000"/>
        </w:rPr>
        <w:t> dispatches the request to the protected service method by converting the request and response object into http type.</w:t>
      </w:r>
    </w:p>
    <w:p w14:paraId="3704F146"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protected void service(HttpServletRequest req, HttpServletResponse res)</w:t>
      </w:r>
      <w:r>
        <w:rPr>
          <w:rFonts w:ascii="Segoe UI" w:hAnsi="Segoe UI" w:cs="Segoe UI"/>
          <w:color w:val="000000"/>
        </w:rPr>
        <w:t> receives the request from the service method, and dispatches the request to the doXXX() method depending on the incoming http request type.</w:t>
      </w:r>
    </w:p>
    <w:p w14:paraId="53A8D090"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protected void doGet(HttpServletRequest req, HttpServletResponse res)</w:t>
      </w:r>
      <w:r>
        <w:rPr>
          <w:rFonts w:ascii="Segoe UI" w:hAnsi="Segoe UI" w:cs="Segoe UI"/>
          <w:color w:val="000000"/>
        </w:rPr>
        <w:t> handles the GET request. It is invoked by the web container.</w:t>
      </w:r>
    </w:p>
    <w:p w14:paraId="0E55FEC1"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protected void doPost(HttpServletRequest req, HttpServletResponse res)</w:t>
      </w:r>
      <w:r>
        <w:rPr>
          <w:rFonts w:ascii="Segoe UI" w:hAnsi="Segoe UI" w:cs="Segoe UI"/>
          <w:color w:val="000000"/>
        </w:rPr>
        <w:t> handles the POST request. It is invoked by the web container.</w:t>
      </w:r>
    </w:p>
    <w:p w14:paraId="141AEECF"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protected void doHead(HttpServletRequest req, HttpServletResponse res)</w:t>
      </w:r>
      <w:r>
        <w:rPr>
          <w:rFonts w:ascii="Segoe UI" w:hAnsi="Segoe UI" w:cs="Segoe UI"/>
          <w:color w:val="000000"/>
        </w:rPr>
        <w:t> handles the HEAD request. It is invoked by the web container.</w:t>
      </w:r>
    </w:p>
    <w:p w14:paraId="6848339E"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protected void doOptions(HttpServletRequest req, HttpServletResponse res)</w:t>
      </w:r>
      <w:r>
        <w:rPr>
          <w:rFonts w:ascii="Segoe UI" w:hAnsi="Segoe UI" w:cs="Segoe UI"/>
          <w:color w:val="000000"/>
        </w:rPr>
        <w:t> handles the OPTIONS request. It is invoked by the web container.</w:t>
      </w:r>
    </w:p>
    <w:p w14:paraId="34F12BFC"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protected void doPut(HttpServletRequest req, HttpServletResponse res)</w:t>
      </w:r>
      <w:r>
        <w:rPr>
          <w:rFonts w:ascii="Segoe UI" w:hAnsi="Segoe UI" w:cs="Segoe UI"/>
          <w:color w:val="000000"/>
        </w:rPr>
        <w:t> handles the PUT request. It is invoked by the web container.</w:t>
      </w:r>
    </w:p>
    <w:p w14:paraId="2331387E"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protected void doTrace(HttpServletRequest req, HttpServletResponse res)</w:t>
      </w:r>
      <w:r>
        <w:rPr>
          <w:rFonts w:ascii="Segoe UI" w:hAnsi="Segoe UI" w:cs="Segoe UI"/>
          <w:color w:val="000000"/>
        </w:rPr>
        <w:t> handles the TRACE request. It is invoked by the web container.</w:t>
      </w:r>
    </w:p>
    <w:p w14:paraId="3250FA5D"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protected void doDelete(HttpServletRequest req, HttpServletResponse res)</w:t>
      </w:r>
      <w:r>
        <w:rPr>
          <w:rFonts w:ascii="Segoe UI" w:hAnsi="Segoe UI" w:cs="Segoe UI"/>
          <w:color w:val="000000"/>
        </w:rPr>
        <w:t> handles the DELETE request. It is invoked by the web container.</w:t>
      </w:r>
    </w:p>
    <w:p w14:paraId="67A18B4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protected long getLastModified(HttpServletRequest req)</w:t>
      </w:r>
      <w:r>
        <w:rPr>
          <w:rFonts w:ascii="Segoe UI" w:hAnsi="Segoe UI" w:cs="Segoe UI"/>
          <w:color w:val="000000"/>
        </w:rPr>
        <w:t> returns the time when HttpServletRequest was last modified since midnight January 1, 1970 GMT.</w:t>
      </w:r>
    </w:p>
    <w:p w14:paraId="028343E5" w14:textId="77777777" w:rsidR="0024255B" w:rsidRDefault="0024255B" w:rsidP="00D460BB">
      <w:pPr>
        <w:spacing w:after="0" w:line="240" w:lineRule="auto"/>
        <w:ind w:left="360"/>
        <w:textAlignment w:val="baseline"/>
        <w:rPr>
          <w:rFonts w:ascii="Open Sans" w:eastAsia="Times New Roman" w:hAnsi="Open Sans" w:cs="Open Sans"/>
          <w:color w:val="6A6A6A"/>
          <w:kern w:val="0"/>
          <w:sz w:val="23"/>
          <w:szCs w:val="23"/>
          <w:lang w:eastAsia="en-IN"/>
          <w14:ligatures w14:val="none"/>
        </w:rPr>
      </w:pPr>
    </w:p>
    <w:p w14:paraId="0563A122" w14:textId="3CBEE5D0" w:rsidR="0024255B" w:rsidRPr="0024255B" w:rsidRDefault="0024255B" w:rsidP="00D460BB">
      <w:pPr>
        <w:pStyle w:val="Heading1"/>
        <w:ind w:left="360"/>
        <w:rPr>
          <w:rFonts w:eastAsia="Times New Roman"/>
          <w:u w:val="single"/>
          <w:lang w:eastAsia="en-IN"/>
        </w:rPr>
      </w:pPr>
      <w:r w:rsidRPr="0024255B">
        <w:rPr>
          <w:rFonts w:eastAsia="Times New Roman"/>
          <w:u w:val="single"/>
          <w:lang w:eastAsia="en-IN"/>
        </w:rPr>
        <w:t>Servlet Life Cycle In Java</w:t>
      </w:r>
    </w:p>
    <w:p w14:paraId="43AB51A0" w14:textId="77777777" w:rsidR="0024255B" w:rsidRPr="0024255B" w:rsidRDefault="0024255B" w:rsidP="00D460BB">
      <w:pPr>
        <w:rPr>
          <w:lang w:eastAsia="en-IN"/>
        </w:rPr>
      </w:pPr>
    </w:p>
    <w:p w14:paraId="146971C4" w14:textId="77777777" w:rsidR="0024255B" w:rsidRDefault="0024255B"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Life Cycle of a Servlet (Servlet Life Cycle)</w:t>
      </w:r>
    </w:p>
    <w:p w14:paraId="2C3E36D5"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84" w:history="1">
        <w:r w:rsidR="0024255B">
          <w:rPr>
            <w:rStyle w:val="Hyperlink"/>
            <w:color w:val="008000"/>
            <w:sz w:val="23"/>
            <w:szCs w:val="23"/>
          </w:rPr>
          <w:t>Life Cycle of a Servlet</w:t>
        </w:r>
      </w:hyperlink>
    </w:p>
    <w:p w14:paraId="69CA5FEB" w14:textId="77777777" w:rsidR="0024255B"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85" w:anchor="servletlifecycle1" w:history="1">
        <w:r w:rsidR="0024255B">
          <w:rPr>
            <w:rStyle w:val="Hyperlink"/>
            <w:color w:val="008000"/>
            <w:sz w:val="23"/>
            <w:szCs w:val="23"/>
          </w:rPr>
          <w:t>Servlet class is loaded</w:t>
        </w:r>
      </w:hyperlink>
    </w:p>
    <w:p w14:paraId="13CEB2B5" w14:textId="77777777" w:rsidR="0024255B"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86" w:anchor="servletlifecycle2" w:history="1">
        <w:r w:rsidR="0024255B">
          <w:rPr>
            <w:rStyle w:val="Hyperlink"/>
            <w:color w:val="008000"/>
            <w:sz w:val="23"/>
            <w:szCs w:val="23"/>
          </w:rPr>
          <w:t>Servlet instance is created</w:t>
        </w:r>
      </w:hyperlink>
    </w:p>
    <w:p w14:paraId="7BAA98A6" w14:textId="77777777" w:rsidR="0024255B"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87" w:anchor="servletlifecycle3" w:history="1">
        <w:r w:rsidR="0024255B">
          <w:rPr>
            <w:rStyle w:val="Hyperlink"/>
            <w:color w:val="008000"/>
            <w:sz w:val="23"/>
            <w:szCs w:val="23"/>
          </w:rPr>
          <w:t>init method is invoked</w:t>
        </w:r>
      </w:hyperlink>
    </w:p>
    <w:p w14:paraId="5AAF22C5" w14:textId="77777777" w:rsidR="0024255B"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88" w:anchor="servletlifecycle4" w:history="1">
        <w:r w:rsidR="0024255B">
          <w:rPr>
            <w:rStyle w:val="Hyperlink"/>
            <w:color w:val="008000"/>
            <w:sz w:val="23"/>
            <w:szCs w:val="23"/>
          </w:rPr>
          <w:t>service method is invoked</w:t>
        </w:r>
      </w:hyperlink>
    </w:p>
    <w:p w14:paraId="0BD5D32F" w14:textId="77777777" w:rsidR="0024255B"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89" w:anchor="servletlifecycle5" w:history="1">
        <w:r w:rsidR="0024255B">
          <w:rPr>
            <w:rStyle w:val="Hyperlink"/>
            <w:color w:val="008000"/>
            <w:sz w:val="23"/>
            <w:szCs w:val="23"/>
          </w:rPr>
          <w:t>destroy method is invoked</w:t>
        </w:r>
      </w:hyperlink>
    </w:p>
    <w:p w14:paraId="25136FF8"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web container maintains the life cycle of a servlet instance. Let's see the life cycle of the servlet:</w:t>
      </w:r>
    </w:p>
    <w:p w14:paraId="75BB31E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 class is loaded.</w:t>
      </w:r>
    </w:p>
    <w:p w14:paraId="2976E062"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Servlet instance is created.</w:t>
      </w:r>
    </w:p>
    <w:p w14:paraId="508AEB8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init method is invoked.</w:t>
      </w:r>
    </w:p>
    <w:p w14:paraId="7C7AE219"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service method is invoked.</w:t>
      </w:r>
    </w:p>
    <w:p w14:paraId="1140D88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destroy method is invoked.</w:t>
      </w:r>
    </w:p>
    <w:p w14:paraId="7FBFD88E" w14:textId="3C22999E" w:rsidR="0024255B" w:rsidRPr="00D460BB" w:rsidRDefault="0024255B" w:rsidP="00D460BB">
      <w:pPr>
        <w:spacing w:after="0" w:line="240" w:lineRule="auto"/>
        <w:ind w:left="360"/>
        <w:rPr>
          <w:rFonts w:ascii="Times New Roman" w:hAnsi="Times New Roman" w:cs="Times New Roman"/>
        </w:rPr>
      </w:pPr>
      <w:r>
        <w:rPr>
          <w:noProof/>
        </w:rPr>
        <w:lastRenderedPageBreak/>
        <w:drawing>
          <wp:inline distT="0" distB="0" distL="0" distR="0" wp14:anchorId="594B7465" wp14:editId="1E083694">
            <wp:extent cx="3857625" cy="4172585"/>
            <wp:effectExtent l="0" t="0" r="9525" b="0"/>
            <wp:docPr id="1818283294" name="Picture 5" descr="Life cycle of 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fe cycle of a servle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57625" cy="4172585"/>
                    </a:xfrm>
                    <a:prstGeom prst="rect">
                      <a:avLst/>
                    </a:prstGeom>
                    <a:noFill/>
                    <a:ln>
                      <a:noFill/>
                    </a:ln>
                  </pic:spPr>
                </pic:pic>
              </a:graphicData>
            </a:graphic>
          </wp:inline>
        </w:drawing>
      </w:r>
    </w:p>
    <w:p w14:paraId="7DE3C927"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As displayed in the above diagram, there are three states of a servlet: new, ready and end. The servlet is in new state if servlet instance is created. After invoking the init() method, Servlet comes in the ready state. In the ready state, servlet performs all the tasks. When the web container invokes the destroy() method, it shifts to the end state.</w:t>
      </w:r>
    </w:p>
    <w:p w14:paraId="26A8C9E4" w14:textId="77777777" w:rsidR="0024255B" w:rsidRPr="00D460BB" w:rsidRDefault="00FE746B" w:rsidP="00D460BB">
      <w:pPr>
        <w:ind w:left="360"/>
        <w:rPr>
          <w:rFonts w:ascii="Times New Roman" w:hAnsi="Times New Roman" w:cs="Times New Roman"/>
        </w:rPr>
      </w:pPr>
      <w:r>
        <w:pict w14:anchorId="3EBD307E">
          <v:rect id="_x0000_i1046" style="width:0;height:.75pt" o:hrstd="t" o:hrnoshade="t" o:hr="t" fillcolor="#d4d4d4" stroked="f"/>
        </w:pict>
      </w:r>
    </w:p>
    <w:p w14:paraId="3455F8E2" w14:textId="6282B0AF" w:rsidR="0024255B" w:rsidRDefault="0024255B" w:rsidP="00D460BB">
      <w:pPr>
        <w:pStyle w:val="Heading3"/>
        <w:shd w:val="clear" w:color="auto" w:fill="FFFFFF"/>
        <w:spacing w:line="312" w:lineRule="atLeast"/>
        <w:ind w:left="1080"/>
        <w:jc w:val="both"/>
        <w:rPr>
          <w:rFonts w:ascii="Helvetica" w:hAnsi="Helvetica" w:cs="Helvetica"/>
          <w:color w:val="610B4B"/>
          <w:sz w:val="32"/>
          <w:szCs w:val="32"/>
        </w:rPr>
      </w:pPr>
      <w:r>
        <w:rPr>
          <w:rFonts w:ascii="Helvetica" w:hAnsi="Helvetica" w:cs="Helvetica"/>
          <w:b/>
          <w:bCs/>
          <w:color w:val="610B4B"/>
          <w:sz w:val="32"/>
          <w:szCs w:val="32"/>
        </w:rPr>
        <w:t>Servlet class is loaded</w:t>
      </w:r>
    </w:p>
    <w:p w14:paraId="6139D3C3"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classloader is responsible to load the servlet class. The servlet class is loaded when the first request for the servlet is received by the web container.</w:t>
      </w:r>
    </w:p>
    <w:p w14:paraId="027DBBA2" w14:textId="77777777" w:rsidR="0024255B" w:rsidRPr="00D460BB" w:rsidRDefault="00FE746B" w:rsidP="00D460BB">
      <w:pPr>
        <w:ind w:left="360"/>
        <w:rPr>
          <w:rFonts w:ascii="Times New Roman" w:hAnsi="Times New Roman" w:cs="Times New Roman"/>
        </w:rPr>
      </w:pPr>
      <w:r>
        <w:pict w14:anchorId="7AFA1787">
          <v:rect id="_x0000_i1047" style="width:0;height:.75pt" o:hrstd="t" o:hrnoshade="t" o:hr="t" fillcolor="#d4d4d4" stroked="f"/>
        </w:pict>
      </w:r>
    </w:p>
    <w:p w14:paraId="2C93D686"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2) Servlet instance is created</w:t>
      </w:r>
    </w:p>
    <w:p w14:paraId="3E998DA7"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web container creates the instance of a servlet after loading the servlet class. The servlet instance is created only once in the servlet life cycle.</w:t>
      </w:r>
    </w:p>
    <w:p w14:paraId="23DC0847" w14:textId="77777777" w:rsidR="0024255B" w:rsidRPr="00D460BB" w:rsidRDefault="00FE746B" w:rsidP="00D460BB">
      <w:pPr>
        <w:ind w:left="360"/>
        <w:rPr>
          <w:rFonts w:ascii="Times New Roman" w:hAnsi="Times New Roman" w:cs="Times New Roman"/>
        </w:rPr>
      </w:pPr>
      <w:r>
        <w:pict w14:anchorId="67659A5D">
          <v:rect id="_x0000_i1048" style="width:0;height:.75pt" o:hrstd="t" o:hrnoshade="t" o:hr="t" fillcolor="#d4d4d4" stroked="f"/>
        </w:pict>
      </w:r>
    </w:p>
    <w:p w14:paraId="4B363FA5"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3) init method is invoked</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24255B" w14:paraId="24FD3C81" w14:textId="77777777" w:rsidTr="0024255B">
        <w:trPr>
          <w:tblCellSpacing w:w="15" w:type="dxa"/>
        </w:trPr>
        <w:tc>
          <w:tcPr>
            <w:tcW w:w="0" w:type="auto"/>
            <w:shd w:val="clear" w:color="auto" w:fill="FFFFFF"/>
            <w:vAlign w:val="center"/>
            <w:hideMark/>
          </w:tcPr>
          <w:p w14:paraId="7B346B17" w14:textId="77777777" w:rsidR="0024255B" w:rsidRPr="00D460BB" w:rsidRDefault="0024255B" w:rsidP="00D460BB">
            <w:pPr>
              <w:ind w:left="360"/>
              <w:jc w:val="both"/>
              <w:rPr>
                <w:rFonts w:ascii="Segoe UI" w:hAnsi="Segoe UI" w:cs="Segoe UI"/>
                <w:color w:val="333333"/>
                <w:sz w:val="24"/>
                <w:szCs w:val="24"/>
              </w:rPr>
            </w:pPr>
            <w:r w:rsidRPr="00D460BB">
              <w:rPr>
                <w:rFonts w:ascii="Segoe UI" w:hAnsi="Segoe UI" w:cs="Segoe UI"/>
                <w:color w:val="333333"/>
              </w:rPr>
              <w:t xml:space="preserve">The web container calls the init method only once after creating the servlet instance. The init method is used to </w:t>
            </w:r>
            <w:r w:rsidRPr="00D460BB">
              <w:rPr>
                <w:rFonts w:ascii="Segoe UI" w:hAnsi="Segoe UI" w:cs="Segoe UI"/>
                <w:color w:val="333333"/>
              </w:rPr>
              <w:lastRenderedPageBreak/>
              <w:t>initialize the servlet. It is the life cycle method of the javax.servlet.Servlet interface. Syntax of the init method is given below:</w:t>
            </w:r>
          </w:p>
        </w:tc>
      </w:tr>
    </w:tbl>
    <w:p w14:paraId="2206F11D"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init(ServletConfig config)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w:t>
      </w:r>
    </w:p>
    <w:p w14:paraId="7F5CAD9D" w14:textId="77777777" w:rsidR="0024255B" w:rsidRPr="00D460BB" w:rsidRDefault="00FE746B" w:rsidP="00D460BB">
      <w:pPr>
        <w:ind w:left="360"/>
        <w:rPr>
          <w:rFonts w:ascii="Times New Roman" w:hAnsi="Times New Roman" w:cs="Times New Roman"/>
        </w:rPr>
      </w:pPr>
      <w:r>
        <w:pict w14:anchorId="3FDFD999">
          <v:rect id="_x0000_i1049" style="width:0;height:.75pt" o:hrstd="t" o:hrnoshade="t" o:hr="t" fillcolor="#d4d4d4" stroked="f"/>
        </w:pict>
      </w:r>
    </w:p>
    <w:p w14:paraId="217D5633"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4) service method is invoked</w:t>
      </w:r>
    </w:p>
    <w:p w14:paraId="6060A73C"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web container calls the service method each time when request for the servlet is received. If servlet is not initialized, it follows the first three steps as described above then calls the service method. If servlet is initialized, it calls the service method. Notice that servlet is initialized only once. The syntax of the service method of the Servlet interface is given below:</w:t>
      </w:r>
    </w:p>
    <w:p w14:paraId="76FC984A"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service(ServletRequest request, ServletResponse response)   </w:t>
      </w:r>
    </w:p>
    <w:p w14:paraId="536B3383"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w:t>
      </w:r>
    </w:p>
    <w:p w14:paraId="52A40054" w14:textId="77777777" w:rsidR="0024255B" w:rsidRPr="00D460BB" w:rsidRDefault="00FE746B" w:rsidP="00D460BB">
      <w:pPr>
        <w:spacing w:line="240" w:lineRule="auto"/>
        <w:ind w:left="360"/>
        <w:rPr>
          <w:rFonts w:ascii="Times New Roman" w:hAnsi="Times New Roman" w:cs="Times New Roman"/>
        </w:rPr>
      </w:pPr>
      <w:r>
        <w:pict w14:anchorId="09AB8712">
          <v:rect id="_x0000_i1050" style="width:0;height:.75pt" o:hrstd="t" o:hrnoshade="t" o:hr="t" fillcolor="#d4d4d4" stroked="f"/>
        </w:pict>
      </w:r>
    </w:p>
    <w:p w14:paraId="78AD8B40"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5) destroy method is invoked</w:t>
      </w:r>
    </w:p>
    <w:p w14:paraId="34C4164E"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web container calls the destroy method before removing the servlet instance from the service. It gives the servlet an opportunity to clean up any resource for example memory, thread etc. The syntax of the destroy method of the Servlet interface is given below:</w:t>
      </w:r>
    </w:p>
    <w:p w14:paraId="61987225"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destroy()  </w:t>
      </w:r>
    </w:p>
    <w:p w14:paraId="2BC91BA9" w14:textId="77777777" w:rsidR="00D67C3D" w:rsidRDefault="00D67C3D" w:rsidP="00D460BB">
      <w:pPr>
        <w:pStyle w:val="NoSpacing"/>
        <w:rPr>
          <w:sz w:val="24"/>
          <w:szCs w:val="24"/>
        </w:rPr>
      </w:pPr>
    </w:p>
    <w:p w14:paraId="1673AF7C" w14:textId="77777777" w:rsidR="0024255B" w:rsidRDefault="0024255B" w:rsidP="00D460BB">
      <w:pPr>
        <w:pStyle w:val="NoSpacing"/>
        <w:rPr>
          <w:sz w:val="24"/>
          <w:szCs w:val="24"/>
        </w:rPr>
      </w:pPr>
    </w:p>
    <w:p w14:paraId="250B2A01" w14:textId="77777777" w:rsidR="0024255B" w:rsidRPr="0024255B" w:rsidRDefault="0024255B" w:rsidP="00D460BB">
      <w:pPr>
        <w:pStyle w:val="Heading1"/>
        <w:ind w:left="360"/>
        <w:rPr>
          <w:rFonts w:eastAsia="Times New Roman"/>
          <w:u w:val="single"/>
          <w:lang w:eastAsia="en-IN"/>
        </w:rPr>
      </w:pPr>
      <w:r w:rsidRPr="0024255B">
        <w:rPr>
          <w:rFonts w:eastAsia="Times New Roman"/>
          <w:u w:val="single"/>
          <w:lang w:eastAsia="en-IN"/>
        </w:rPr>
        <w:t>Apache Tomcat Server</w:t>
      </w:r>
    </w:p>
    <w:p w14:paraId="0A9BC0A0" w14:textId="77777777" w:rsidR="0024255B" w:rsidRDefault="0024255B"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What is Tomcat?</w:t>
      </w:r>
    </w:p>
    <w:p w14:paraId="14396B0E"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It is an open-source Java servlet container that implements many Java Enterprise Specs such as the Websites API, Java-Server Pages and last but not least, the Java Servlet. The complete name of Tomcat is "Apache Tomcat" it was developed in an open, participatory environment and released in 1998 for the very first time. It began as the reference implementation for the very first Java-Server Pages and the </w:t>
      </w:r>
      <w:hyperlink r:id="rId91" w:history="1">
        <w:r>
          <w:rPr>
            <w:rStyle w:val="Hyperlink"/>
            <w:rFonts w:ascii="Segoe UI" w:eastAsiaTheme="majorEastAsia" w:hAnsi="Segoe UI" w:cs="Segoe UI"/>
            <w:color w:val="008000"/>
          </w:rPr>
          <w:t>Java Servlet</w:t>
        </w:r>
      </w:hyperlink>
      <w:r>
        <w:rPr>
          <w:rFonts w:ascii="Segoe UI" w:hAnsi="Segoe UI" w:cs="Segoe UI"/>
          <w:color w:val="333333"/>
        </w:rPr>
        <w:t> API. However, it no longer works as the reference implementation for both of these technologies, but it is considered as the first choice among the users even after that. It is still one of the most widely used java-sever due to several capabilities such as good extensibility, proven core engine, and well-test and durable. Here we used the term "servlet" many times, so what is </w:t>
      </w:r>
      <w:hyperlink r:id="rId92" w:history="1">
        <w:r>
          <w:rPr>
            <w:rStyle w:val="Hyperlink"/>
            <w:rFonts w:ascii="Segoe UI" w:eastAsiaTheme="majorEastAsia" w:hAnsi="Segoe UI" w:cs="Segoe UI"/>
            <w:color w:val="008000"/>
          </w:rPr>
          <w:t>java</w:t>
        </w:r>
      </w:hyperlink>
      <w:r>
        <w:rPr>
          <w:rFonts w:ascii="Segoe UI" w:hAnsi="Segoe UI" w:cs="Segoe UI"/>
          <w:color w:val="333333"/>
        </w:rPr>
        <w:t> servlet; it is a kind of software that enables the webserver to handle the dynamic(java-based) content using the Http protocols.</w:t>
      </w:r>
    </w:p>
    <w:p w14:paraId="79CCC303" w14:textId="77777777" w:rsidR="0024255B" w:rsidRDefault="0024255B"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lastRenderedPageBreak/>
        <w:t>So what exactly is Apache tomcat?</w:t>
      </w:r>
    </w:p>
    <w:p w14:paraId="3F623C81"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If you are a little familiar with the websites or have some basic knowledge about the websites, you must have heard about the </w:t>
      </w:r>
      <w:hyperlink r:id="rId93" w:history="1">
        <w:r>
          <w:rPr>
            <w:rStyle w:val="Hyperlink"/>
            <w:rFonts w:ascii="Segoe UI" w:eastAsiaTheme="majorEastAsia" w:hAnsi="Segoe UI" w:cs="Segoe UI"/>
            <w:color w:val="008000"/>
          </w:rPr>
          <w:t>HTTP protocol</w:t>
        </w:r>
      </w:hyperlink>
      <w:r>
        <w:rPr>
          <w:rFonts w:ascii="Segoe UI" w:hAnsi="Segoe UI" w:cs="Segoe UI"/>
          <w:color w:val="333333"/>
        </w:rPr>
        <w:t> or may also know what actually are they. If you want to provide any web-services such as you want to provide a simple static content possibly by using </w:t>
      </w:r>
      <w:hyperlink r:id="rId94" w:history="1">
        <w:r>
          <w:rPr>
            <w:rStyle w:val="Hyperlink"/>
            <w:rFonts w:ascii="Segoe UI" w:eastAsiaTheme="majorEastAsia" w:hAnsi="Segoe UI" w:cs="Segoe UI"/>
            <w:color w:val="008000"/>
          </w:rPr>
          <w:t>HTML</w:t>
        </w:r>
      </w:hyperlink>
      <w:r>
        <w:rPr>
          <w:rFonts w:ascii="Segoe UI" w:hAnsi="Segoe UI" w:cs="Segoe UI"/>
          <w:color w:val="333333"/>
        </w:rPr>
        <w:t> (or Hypertext Markup Language), or maybe you just want to send data from a server to point you, so you necessarily need a server and that server is </w:t>
      </w:r>
      <w:hyperlink r:id="rId95" w:history="1">
        <w:r>
          <w:rPr>
            <w:rStyle w:val="Hyperlink"/>
            <w:rFonts w:ascii="Segoe UI" w:eastAsiaTheme="majorEastAsia" w:hAnsi="Segoe UI" w:cs="Segoe UI"/>
            <w:color w:val="008000"/>
          </w:rPr>
          <w:t>HTTP</w:t>
        </w:r>
      </w:hyperlink>
      <w:r>
        <w:rPr>
          <w:rFonts w:ascii="Segoe UI" w:hAnsi="Segoe UI" w:cs="Segoe UI"/>
          <w:color w:val="333333"/>
        </w:rPr>
        <w:t>(HyperText transfer protocol). So, as we all know that if anyone wants to make a simple, static website, he definitely requires an </w:t>
      </w:r>
      <w:hyperlink r:id="rId96" w:history="1">
        <w:r>
          <w:rPr>
            <w:rStyle w:val="Hyperlink"/>
            <w:rFonts w:ascii="Segoe UI" w:eastAsiaTheme="majorEastAsia" w:hAnsi="Segoe UI" w:cs="Segoe UI"/>
            <w:color w:val="008000"/>
          </w:rPr>
          <w:t>HTTP</w:t>
        </w:r>
      </w:hyperlink>
      <w:r>
        <w:rPr>
          <w:rFonts w:ascii="Segoe UI" w:hAnsi="Segoe UI" w:cs="Segoe UI"/>
          <w:color w:val="333333"/>
        </w:rPr>
        <w:t> server, but if he wants to make website dynamic, he has to use servlet. We use the HTTP server if we want to send simple data. If we want to send dynamic data or to make our website dynamic, we need to use the servlet. Hence, we need an HTTP server and what else we need is a container where we will run or servlet, so when we combine the </w:t>
      </w:r>
      <w:hyperlink r:id="rId97" w:history="1">
        <w:r>
          <w:rPr>
            <w:rStyle w:val="Hyperlink"/>
            <w:rFonts w:ascii="Segoe UI" w:eastAsiaTheme="majorEastAsia" w:hAnsi="Segoe UI" w:cs="Segoe UI"/>
            <w:color w:val="008000"/>
          </w:rPr>
          <w:t>HTTP</w:t>
        </w:r>
      </w:hyperlink>
      <w:r>
        <w:rPr>
          <w:rFonts w:ascii="Segoe UI" w:hAnsi="Segoe UI" w:cs="Segoe UI"/>
          <w:color w:val="333333"/>
        </w:rPr>
        <w:t> server and the servlet (or we can say servlet container), they both combine to become a single server know as tomcat server.</w:t>
      </w:r>
    </w:p>
    <w:p w14:paraId="36B808CA"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In simple words, we can say that The </w:t>
      </w:r>
      <w:hyperlink r:id="rId98" w:history="1">
        <w:r>
          <w:rPr>
            <w:rStyle w:val="Hyperlink"/>
            <w:rFonts w:ascii="Segoe UI" w:eastAsiaTheme="majorEastAsia" w:hAnsi="Segoe UI" w:cs="Segoe UI"/>
            <w:color w:val="008000"/>
          </w:rPr>
          <w:t>Apache Tomcat</w:t>
        </w:r>
      </w:hyperlink>
      <w:r>
        <w:rPr>
          <w:rFonts w:ascii="Segoe UI" w:hAnsi="Segoe UI" w:cs="Segoe UI"/>
          <w:color w:val="333333"/>
        </w:rPr>
        <w:t> is actually a server and a servlet container.</w:t>
      </w:r>
    </w:p>
    <w:p w14:paraId="4D3604C0"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What kind of server is Tomcat?</w:t>
      </w:r>
    </w:p>
    <w:p w14:paraId="2C610BA6"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Java ecosystem supports a wide variety of application servers, so let's have a little discussion on each of them and see where Tomcat fits in:</w:t>
      </w:r>
    </w:p>
    <w:p w14:paraId="2208A73D"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A servlet container is basically an implementation of the Java servlet specification, which is mainly used for the purpose of hosting Java servlets.</w:t>
      </w:r>
    </w:p>
    <w:p w14:paraId="41049106"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Java enterprise application-server is an implementation of the Java specification.</w:t>
      </w:r>
    </w:p>
    <w:p w14:paraId="673C600E"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A web- server is a kind of server designed to serve files using a local system such as Apache.</w:t>
      </w:r>
    </w:p>
    <w:p w14:paraId="123DE0DD"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We can say that, at the center, the Tomcat is </w:t>
      </w:r>
      <w:hyperlink r:id="rId99" w:history="1">
        <w:r>
          <w:rPr>
            <w:rStyle w:val="Hyperlink"/>
            <w:rFonts w:ascii="Segoe UI" w:eastAsiaTheme="majorEastAsia" w:hAnsi="Segoe UI" w:cs="Segoe UI"/>
            <w:color w:val="008000"/>
          </w:rPr>
          <w:t>JSP (Java Server Pages)</w:t>
        </w:r>
      </w:hyperlink>
      <w:r>
        <w:rPr>
          <w:rFonts w:ascii="Segoe UI" w:hAnsi="Segoe UI" w:cs="Segoe UI"/>
          <w:color w:val="333333"/>
        </w:rPr>
        <w:t> and Servlet. The JSP is one of the server-side programming technologies that enables the developers to create platform-independent dynamic content and also known as the server-side view rendering technology. A servlet is a java-based software component that helps in extending the capabilities of a server. However, it can also respond to several kinds of requests and generally implemented web server containers to host the web-applications on the webservers. As the developer's point of view, we just have to write the java server pages (or JSP) or the servlet and not required to worry about routing; the Tomcat will handle the routing.</w:t>
      </w:r>
    </w:p>
    <w:p w14:paraId="6AE847B6"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lastRenderedPageBreak/>
        <w:t>The Tomcat also consists of the webserver known as the Coyote engine due to which it's possible to extend the capability of Tomcat to include several java enterprise specs, and including the </w:t>
      </w:r>
      <w:hyperlink r:id="rId100" w:history="1">
        <w:r>
          <w:rPr>
            <w:rStyle w:val="Hyperlink"/>
            <w:rFonts w:ascii="Segoe UI" w:eastAsiaTheme="majorEastAsia" w:hAnsi="Segoe UI" w:cs="Segoe UI"/>
            <w:color w:val="008000"/>
          </w:rPr>
          <w:t>Java Persistence API(JPA)</w:t>
        </w:r>
      </w:hyperlink>
      <w:r>
        <w:rPr>
          <w:rFonts w:ascii="Segoe UI" w:hAnsi="Segoe UI" w:cs="Segoe UI"/>
          <w:color w:val="333333"/>
        </w:rPr>
        <w:t>. The Tomcat also has an extended version known as the "TomEE" that contains more enterprise features.</w:t>
      </w:r>
    </w:p>
    <w:p w14:paraId="6C14119E"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how to install Tomcat. But before doing that, we are required to download the Tomcat. If you are a window ten user, you can use the following given steps for downloading and installing the Tomcat on your system:</w:t>
      </w:r>
    </w:p>
    <w:p w14:paraId="58F4C804" w14:textId="77777777" w:rsidR="0024255B" w:rsidRDefault="0024255B"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Steps to download and install the Tomcat on </w:t>
      </w:r>
      <w:hyperlink r:id="rId101" w:history="1">
        <w:r>
          <w:rPr>
            <w:rStyle w:val="Hyperlink"/>
            <w:rFonts w:ascii="Segoe UI" w:eastAsiaTheme="majorEastAsia" w:hAnsi="Segoe UI" w:cs="Segoe UI"/>
            <w:b/>
            <w:bCs/>
            <w:color w:val="008000"/>
          </w:rPr>
          <w:t>Windows 10 operating system</w:t>
        </w:r>
      </w:hyperlink>
    </w:p>
    <w:p w14:paraId="41AA37C4"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versions of the Tomcat available with different features on its website. You can choose the version according to your requirements, but we suggest you download the latest stable version.</w:t>
      </w:r>
    </w:p>
    <w:p w14:paraId="3A2A2CC6" w14:textId="77777777" w:rsidR="0024255B" w:rsidRDefault="0024255B"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w:t>
      </w:r>
      <w:hyperlink r:id="rId102" w:history="1">
        <w:r>
          <w:rPr>
            <w:rStyle w:val="Hyperlink"/>
            <w:rFonts w:ascii="Segoe UI" w:eastAsiaTheme="majorEastAsia" w:hAnsi="Segoe UI" w:cs="Segoe UI"/>
            <w:color w:val="008000"/>
          </w:rPr>
          <w:t>Google Chrome</w:t>
        </w:r>
      </w:hyperlink>
      <w:r>
        <w:rPr>
          <w:rFonts w:ascii="Segoe UI" w:hAnsi="Segoe UI" w:cs="Segoe UI"/>
          <w:color w:val="333333"/>
        </w:rPr>
        <w:t> or any of your web browser and type "download Tomcat for windows" in the search box. You can also go directly on Tomcat's website by clicking on this </w:t>
      </w:r>
      <w:hyperlink r:id="rId103" w:anchor="9.0.38" w:tgtFrame="_blank" w:history="1">
        <w:r>
          <w:rPr>
            <w:rStyle w:val="Hyperlink"/>
            <w:rFonts w:ascii="Segoe UI" w:eastAsiaTheme="majorEastAsia" w:hAnsi="Segoe UI" w:cs="Segoe UI"/>
            <w:color w:val="008000"/>
          </w:rPr>
          <w:t>https://tomcat.apache.org/download-90.cgi#9.0.38</w:t>
        </w:r>
      </w:hyperlink>
    </w:p>
    <w:p w14:paraId="7F048836"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Now download any version of Tomcat you want:</w:t>
      </w:r>
    </w:p>
    <w:p w14:paraId="6BEA691D" w14:textId="2D6DEE85" w:rsidR="0024255B" w:rsidRPr="00D460BB" w:rsidRDefault="0024255B" w:rsidP="00D460BB">
      <w:pPr>
        <w:ind w:left="360"/>
        <w:rPr>
          <w:rFonts w:ascii="Times New Roman" w:hAnsi="Times New Roman" w:cs="Times New Roman"/>
        </w:rPr>
      </w:pPr>
      <w:r>
        <w:rPr>
          <w:noProof/>
        </w:rPr>
        <w:drawing>
          <wp:inline distT="0" distB="0" distL="0" distR="0" wp14:anchorId="0C25AC29" wp14:editId="5403B61A">
            <wp:extent cx="5731510" cy="2186940"/>
            <wp:effectExtent l="0" t="0" r="2540" b="3810"/>
            <wp:docPr id="954127761" name="Picture 14" descr="What is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hat is Tomca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2186940"/>
                    </a:xfrm>
                    <a:prstGeom prst="rect">
                      <a:avLst/>
                    </a:prstGeom>
                    <a:noFill/>
                    <a:ln>
                      <a:noFill/>
                    </a:ln>
                  </pic:spPr>
                </pic:pic>
              </a:graphicData>
            </a:graphic>
          </wp:inline>
        </w:drawing>
      </w:r>
    </w:p>
    <w:p w14:paraId="1ACF7426" w14:textId="77777777" w:rsidR="0024255B" w:rsidRDefault="0024255B"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Go to Download and click on the downloaded file and wait for little until the installation process starts.</w:t>
      </w:r>
    </w:p>
    <w:p w14:paraId="23A79DF6" w14:textId="77777777" w:rsidR="0024255B" w:rsidRDefault="0024255B"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Once the installation process gets started, click on the </w:t>
      </w:r>
      <w:r>
        <w:rPr>
          <w:rStyle w:val="Strong"/>
          <w:rFonts w:ascii="Segoe UI" w:hAnsi="Segoe UI" w:cs="Segoe UI"/>
          <w:color w:val="333333"/>
        </w:rPr>
        <w:t>"Next"</w:t>
      </w:r>
      <w:r>
        <w:rPr>
          <w:rFonts w:ascii="Segoe UI" w:hAnsi="Segoe UI" w:cs="Segoe UI"/>
          <w:color w:val="333333"/>
        </w:rPr>
        <w:t> button, as shown below:</w:t>
      </w:r>
    </w:p>
    <w:p w14:paraId="7063BD22" w14:textId="65D19205" w:rsidR="0024255B" w:rsidRPr="00D460BB" w:rsidRDefault="0024255B" w:rsidP="00D460BB">
      <w:pPr>
        <w:ind w:left="360"/>
        <w:rPr>
          <w:rFonts w:ascii="Times New Roman" w:hAnsi="Times New Roman" w:cs="Times New Roman"/>
        </w:rPr>
      </w:pPr>
      <w:r>
        <w:rPr>
          <w:noProof/>
        </w:rPr>
        <w:lastRenderedPageBreak/>
        <w:drawing>
          <wp:inline distT="0" distB="0" distL="0" distR="0" wp14:anchorId="1C4A641C" wp14:editId="3EC34F9A">
            <wp:extent cx="4756150" cy="3696335"/>
            <wp:effectExtent l="0" t="0" r="6350" b="0"/>
            <wp:docPr id="1483947073" name="Picture 13" descr="What is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 is Tomca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56150" cy="3696335"/>
                    </a:xfrm>
                    <a:prstGeom prst="rect">
                      <a:avLst/>
                    </a:prstGeom>
                    <a:noFill/>
                    <a:ln>
                      <a:noFill/>
                    </a:ln>
                  </pic:spPr>
                </pic:pic>
              </a:graphicData>
            </a:graphic>
          </wp:inline>
        </w:drawing>
      </w:r>
    </w:p>
    <w:p w14:paraId="3D5BA83B" w14:textId="77777777" w:rsidR="0024255B" w:rsidRDefault="0024255B"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Click on the button labeled as </w:t>
      </w:r>
      <w:r>
        <w:rPr>
          <w:rStyle w:val="Strong"/>
          <w:rFonts w:ascii="Segoe UI" w:hAnsi="Segoe UI" w:cs="Segoe UI"/>
          <w:color w:val="333333"/>
        </w:rPr>
        <w:t>"I Agree."</w:t>
      </w:r>
    </w:p>
    <w:p w14:paraId="0051A20D" w14:textId="46372F50" w:rsidR="0024255B" w:rsidRPr="00D460BB" w:rsidRDefault="0024255B" w:rsidP="00D460BB">
      <w:pPr>
        <w:ind w:left="360"/>
        <w:rPr>
          <w:rFonts w:ascii="Times New Roman" w:hAnsi="Times New Roman" w:cs="Times New Roman"/>
        </w:rPr>
      </w:pPr>
      <w:r>
        <w:rPr>
          <w:noProof/>
        </w:rPr>
        <w:drawing>
          <wp:inline distT="0" distB="0" distL="0" distR="0" wp14:anchorId="6CEF3706" wp14:editId="4532BADB">
            <wp:extent cx="4756150" cy="3696335"/>
            <wp:effectExtent l="0" t="0" r="6350" b="0"/>
            <wp:docPr id="1291579442" name="Picture 12" descr="What is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at is Tomca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56150" cy="3696335"/>
                    </a:xfrm>
                    <a:prstGeom prst="rect">
                      <a:avLst/>
                    </a:prstGeom>
                    <a:noFill/>
                    <a:ln>
                      <a:noFill/>
                    </a:ln>
                  </pic:spPr>
                </pic:pic>
              </a:graphicData>
            </a:graphic>
          </wp:inline>
        </w:drawing>
      </w:r>
    </w:p>
    <w:p w14:paraId="56C26C31" w14:textId="77777777" w:rsidR="0024255B" w:rsidRDefault="0024255B"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on the </w:t>
      </w:r>
      <w:r>
        <w:rPr>
          <w:rStyle w:val="Strong"/>
          <w:rFonts w:ascii="Segoe UI" w:hAnsi="Segoe UI" w:cs="Segoe UI"/>
          <w:color w:val="333333"/>
        </w:rPr>
        <w:t>"Next"</w:t>
      </w:r>
      <w:r>
        <w:rPr>
          <w:rFonts w:ascii="Segoe UI" w:hAnsi="Segoe UI" w:cs="Segoe UI"/>
          <w:color w:val="333333"/>
        </w:rPr>
        <w:t> button.</w:t>
      </w:r>
    </w:p>
    <w:p w14:paraId="7BBD78BA" w14:textId="15C1D6AF" w:rsidR="0024255B" w:rsidRPr="00D460BB" w:rsidRDefault="0024255B" w:rsidP="00D460BB">
      <w:pPr>
        <w:ind w:left="360"/>
        <w:rPr>
          <w:rFonts w:ascii="Times New Roman" w:hAnsi="Times New Roman" w:cs="Times New Roman"/>
        </w:rPr>
      </w:pPr>
      <w:r>
        <w:rPr>
          <w:noProof/>
        </w:rPr>
        <w:lastRenderedPageBreak/>
        <w:drawing>
          <wp:inline distT="0" distB="0" distL="0" distR="0" wp14:anchorId="301ECB81" wp14:editId="71243994">
            <wp:extent cx="4756150" cy="3696335"/>
            <wp:effectExtent l="0" t="0" r="6350" b="0"/>
            <wp:docPr id="1598814485" name="Picture 11" descr="What is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hat is Tomca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56150" cy="3696335"/>
                    </a:xfrm>
                    <a:prstGeom prst="rect">
                      <a:avLst/>
                    </a:prstGeom>
                    <a:noFill/>
                    <a:ln>
                      <a:noFill/>
                    </a:ln>
                  </pic:spPr>
                </pic:pic>
              </a:graphicData>
            </a:graphic>
          </wp:inline>
        </w:drawing>
      </w:r>
    </w:p>
    <w:p w14:paraId="2ECD797F" w14:textId="77777777" w:rsidR="0024255B" w:rsidRDefault="0024255B"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Enter the user name and password and click on the </w:t>
      </w:r>
      <w:r>
        <w:rPr>
          <w:rStyle w:val="Strong"/>
          <w:rFonts w:ascii="Segoe UI" w:hAnsi="Segoe UI" w:cs="Segoe UI"/>
          <w:color w:val="333333"/>
        </w:rPr>
        <w:t>" Next"</w:t>
      </w:r>
      <w:r>
        <w:rPr>
          <w:rFonts w:ascii="Segoe UI" w:hAnsi="Segoe UI" w:cs="Segoe UI"/>
          <w:color w:val="333333"/>
        </w:rPr>
        <w:t> button, as shown below:</w:t>
      </w:r>
    </w:p>
    <w:p w14:paraId="1BBAD5C8" w14:textId="4085FBD9" w:rsidR="0024255B" w:rsidRPr="00D460BB" w:rsidRDefault="0024255B" w:rsidP="00D460BB">
      <w:pPr>
        <w:ind w:left="360"/>
        <w:rPr>
          <w:rFonts w:ascii="Times New Roman" w:hAnsi="Times New Roman" w:cs="Times New Roman"/>
        </w:rPr>
      </w:pPr>
      <w:r>
        <w:rPr>
          <w:noProof/>
        </w:rPr>
        <w:drawing>
          <wp:inline distT="0" distB="0" distL="0" distR="0" wp14:anchorId="2871E41D" wp14:editId="7BEFFB3B">
            <wp:extent cx="4756150" cy="3696335"/>
            <wp:effectExtent l="0" t="0" r="6350" b="0"/>
            <wp:docPr id="1479559034" name="Picture 10" descr="What is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Tomca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56150" cy="3696335"/>
                    </a:xfrm>
                    <a:prstGeom prst="rect">
                      <a:avLst/>
                    </a:prstGeom>
                    <a:noFill/>
                    <a:ln>
                      <a:noFill/>
                    </a:ln>
                  </pic:spPr>
                </pic:pic>
              </a:graphicData>
            </a:graphic>
          </wp:inline>
        </w:drawing>
      </w:r>
    </w:p>
    <w:p w14:paraId="69A8088F" w14:textId="77777777" w:rsidR="0024255B" w:rsidRDefault="0024255B"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Then click on the </w:t>
      </w:r>
      <w:r>
        <w:rPr>
          <w:rStyle w:val="Strong"/>
          <w:rFonts w:ascii="Segoe UI" w:hAnsi="Segoe UI" w:cs="Segoe UI"/>
          <w:color w:val="333333"/>
        </w:rPr>
        <w:t>"Next"</w:t>
      </w:r>
      <w:r>
        <w:rPr>
          <w:rFonts w:ascii="Segoe UI" w:hAnsi="Segoe UI" w:cs="Segoe UI"/>
          <w:color w:val="333333"/>
        </w:rPr>
        <w:t> button again</w:t>
      </w:r>
    </w:p>
    <w:p w14:paraId="6E5D4AE9" w14:textId="4D12A190" w:rsidR="0024255B" w:rsidRPr="00D460BB" w:rsidRDefault="0024255B" w:rsidP="00D460BB">
      <w:pPr>
        <w:ind w:left="360"/>
        <w:rPr>
          <w:rFonts w:ascii="Times New Roman" w:hAnsi="Times New Roman" w:cs="Times New Roman"/>
        </w:rPr>
      </w:pPr>
      <w:r>
        <w:rPr>
          <w:noProof/>
        </w:rPr>
        <w:lastRenderedPageBreak/>
        <w:drawing>
          <wp:inline distT="0" distB="0" distL="0" distR="0" wp14:anchorId="3448F49E" wp14:editId="1F02E4DC">
            <wp:extent cx="4756150" cy="3696335"/>
            <wp:effectExtent l="0" t="0" r="6350" b="0"/>
            <wp:docPr id="918709447" name="Picture 9" descr="What is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hat is Tomca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56150" cy="3696335"/>
                    </a:xfrm>
                    <a:prstGeom prst="rect">
                      <a:avLst/>
                    </a:prstGeom>
                    <a:noFill/>
                    <a:ln>
                      <a:noFill/>
                    </a:ln>
                  </pic:spPr>
                </pic:pic>
              </a:graphicData>
            </a:graphic>
          </wp:inline>
        </w:drawing>
      </w:r>
    </w:p>
    <w:p w14:paraId="0C0FBB3E" w14:textId="77777777" w:rsidR="0024255B" w:rsidRDefault="0024255B"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Now click on the </w:t>
      </w:r>
      <w:r>
        <w:rPr>
          <w:rStyle w:val="Strong"/>
          <w:rFonts w:ascii="Segoe UI" w:hAnsi="Segoe UI" w:cs="Segoe UI"/>
          <w:color w:val="333333"/>
        </w:rPr>
        <w:t>"Install"</w:t>
      </w:r>
      <w:r>
        <w:rPr>
          <w:rFonts w:ascii="Segoe UI" w:hAnsi="Segoe UI" w:cs="Segoe UI"/>
          <w:color w:val="333333"/>
        </w:rPr>
        <w:t> button.</w:t>
      </w:r>
    </w:p>
    <w:p w14:paraId="528EF0E5" w14:textId="152A0CCE" w:rsidR="0024255B" w:rsidRPr="00D460BB" w:rsidRDefault="0024255B" w:rsidP="00D460BB">
      <w:pPr>
        <w:ind w:left="360"/>
        <w:rPr>
          <w:rFonts w:ascii="Times New Roman" w:hAnsi="Times New Roman" w:cs="Times New Roman"/>
        </w:rPr>
      </w:pPr>
      <w:r>
        <w:rPr>
          <w:noProof/>
        </w:rPr>
        <w:drawing>
          <wp:inline distT="0" distB="0" distL="0" distR="0" wp14:anchorId="6DDD2132" wp14:editId="1916A7A4">
            <wp:extent cx="4756150" cy="3696335"/>
            <wp:effectExtent l="0" t="0" r="6350" b="0"/>
            <wp:docPr id="961867643" name="Picture 8" descr="What is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hat is Tomca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56150" cy="3696335"/>
                    </a:xfrm>
                    <a:prstGeom prst="rect">
                      <a:avLst/>
                    </a:prstGeom>
                    <a:noFill/>
                    <a:ln>
                      <a:noFill/>
                    </a:ln>
                  </pic:spPr>
                </pic:pic>
              </a:graphicData>
            </a:graphic>
          </wp:inline>
        </w:drawing>
      </w:r>
    </w:p>
    <w:p w14:paraId="50BC63F2"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Wait for some time until the Tomcat gets installed.</w:t>
      </w:r>
    </w:p>
    <w:p w14:paraId="66532430" w14:textId="4E3978E3" w:rsidR="0024255B" w:rsidRPr="00D460BB" w:rsidRDefault="0024255B" w:rsidP="00D460BB">
      <w:pPr>
        <w:ind w:left="360"/>
        <w:rPr>
          <w:rFonts w:ascii="Times New Roman" w:hAnsi="Times New Roman" w:cs="Times New Roman"/>
        </w:rPr>
      </w:pPr>
      <w:r>
        <w:rPr>
          <w:noProof/>
        </w:rPr>
        <w:lastRenderedPageBreak/>
        <w:drawing>
          <wp:inline distT="0" distB="0" distL="0" distR="0" wp14:anchorId="574F6629" wp14:editId="1BEC2AFA">
            <wp:extent cx="4756150" cy="3696335"/>
            <wp:effectExtent l="0" t="0" r="6350" b="0"/>
            <wp:docPr id="265378396" name="Picture 7" descr="What is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Tomca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6150" cy="3696335"/>
                    </a:xfrm>
                    <a:prstGeom prst="rect">
                      <a:avLst/>
                    </a:prstGeom>
                    <a:noFill/>
                    <a:ln>
                      <a:noFill/>
                    </a:ln>
                  </pic:spPr>
                </pic:pic>
              </a:graphicData>
            </a:graphic>
          </wp:inline>
        </w:drawing>
      </w:r>
    </w:p>
    <w:p w14:paraId="1EA02725" w14:textId="77777777" w:rsidR="0024255B" w:rsidRDefault="0024255B"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Now click on the </w:t>
      </w:r>
      <w:r>
        <w:rPr>
          <w:rStyle w:val="Strong"/>
          <w:rFonts w:ascii="Segoe UI" w:hAnsi="Segoe UI" w:cs="Segoe UI"/>
          <w:color w:val="333333"/>
        </w:rPr>
        <w:t>"Finish"</w:t>
      </w:r>
      <w:r>
        <w:rPr>
          <w:rFonts w:ascii="Segoe UI" w:hAnsi="Segoe UI" w:cs="Segoe UI"/>
          <w:color w:val="333333"/>
        </w:rPr>
        <w:t> button, here the installation of Tomcat is completed. It may ask you to restart your system, so restart your system.</w:t>
      </w:r>
    </w:p>
    <w:p w14:paraId="010A8AE4"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Now you can start the Tomcat by clicking on its icon, and you can start and stop the server.</w:t>
      </w:r>
    </w:p>
    <w:p w14:paraId="0C7EF525" w14:textId="00E4FFC1" w:rsidR="0024255B" w:rsidRPr="00D460BB" w:rsidRDefault="0024255B" w:rsidP="00D460BB">
      <w:pPr>
        <w:ind w:left="360"/>
        <w:rPr>
          <w:rFonts w:ascii="Times New Roman" w:hAnsi="Times New Roman" w:cs="Times New Roman"/>
        </w:rPr>
      </w:pPr>
      <w:r>
        <w:rPr>
          <w:noProof/>
        </w:rPr>
        <w:lastRenderedPageBreak/>
        <w:drawing>
          <wp:inline distT="0" distB="0" distL="0" distR="0" wp14:anchorId="1C0F1B6C" wp14:editId="75DED6D7">
            <wp:extent cx="3926840" cy="4679315"/>
            <wp:effectExtent l="0" t="0" r="0" b="6985"/>
            <wp:docPr id="1803707900" name="Picture 6" descr="What is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hat is Tomca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26840" cy="4679315"/>
                    </a:xfrm>
                    <a:prstGeom prst="rect">
                      <a:avLst/>
                    </a:prstGeom>
                    <a:noFill/>
                    <a:ln>
                      <a:noFill/>
                    </a:ln>
                  </pic:spPr>
                </pic:pic>
              </a:graphicData>
            </a:graphic>
          </wp:inline>
        </w:drawing>
      </w:r>
    </w:p>
    <w:p w14:paraId="7D8F3546"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Advantages of Tomcat:</w:t>
      </w:r>
    </w:p>
    <w:p w14:paraId="79FBC9E8"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Some significant advantages of Tomcat are as follows:</w:t>
      </w:r>
    </w:p>
    <w:p w14:paraId="4B7DBB19"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It is open-source</w:t>
      </w:r>
      <w:r>
        <w:rPr>
          <w:rFonts w:ascii="Segoe UI" w:hAnsi="Segoe UI" w:cs="Segoe UI"/>
          <w:color w:val="000000"/>
        </w:rPr>
        <w:br/>
        <w:t>It means anyone from anywhere can download, install, and use it free of cost, which makes it the first choice among the new developers and new users.</w:t>
      </w:r>
    </w:p>
    <w:p w14:paraId="317F84A0"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Incredibly Lightweight</w:t>
      </w:r>
      <w:r>
        <w:rPr>
          <w:rFonts w:ascii="Segoe UI" w:hAnsi="Segoe UI" w:cs="Segoe UI"/>
          <w:color w:val="000000"/>
        </w:rPr>
        <w:br/>
        <w:t>It is actually a very light application, even with the JavaEE's certification. However, it provides all necessary and standard functionalities required to operate a server, which means it gives very fast load and redeploys as compared to its various alternatives.</w:t>
      </w:r>
      <w:r>
        <w:rPr>
          <w:rFonts w:ascii="Segoe UI" w:hAnsi="Segoe UI" w:cs="Segoe UI"/>
          <w:color w:val="000000"/>
        </w:rPr>
        <w:br/>
        <w:t>Yes, it is right that it does not offer so many features in case you want a number of features, it might be good for you, but if you want to have an easy and fast means in order to run your application, it is the best option for you.</w:t>
      </w:r>
    </w:p>
    <w:p w14:paraId="040FC01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Highly flexible</w:t>
      </w:r>
      <w:r>
        <w:rPr>
          <w:rFonts w:ascii="Segoe UI" w:hAnsi="Segoe UI" w:cs="Segoe UI"/>
          <w:color w:val="000000"/>
        </w:rPr>
        <w:br/>
        <w:t xml:space="preserve">Due to its built-in customization options, extensive and lightweight nature, it offers high </w:t>
      </w:r>
      <w:r>
        <w:rPr>
          <w:rFonts w:ascii="Segoe UI" w:hAnsi="Segoe UI" w:cs="Segoe UI"/>
          <w:color w:val="000000"/>
        </w:rPr>
        <w:lastRenderedPageBreak/>
        <w:t>flexibility, a user can run it in any fashion he wants, and it will still work as fine without any issues. Since it is open-source, anyone who has knowledge can tweak it according to his requirements.</w:t>
      </w:r>
    </w:p>
    <w:p w14:paraId="6B494DFB"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Stability</w:t>
      </w:r>
      <w:r>
        <w:rPr>
          <w:rFonts w:ascii="Segoe UI" w:hAnsi="Segoe UI" w:cs="Segoe UI"/>
          <w:color w:val="000000"/>
        </w:rPr>
        <w:br/>
        <w:t>It is one of the most stable platforms available today to build on and using it to run our applications. It is incredibly stable because it runs independently of our Apache installation. In case if there is a big failure in Tomcat due to which it to stop working, the rest of our server would run just well.</w:t>
      </w:r>
    </w:p>
    <w:p w14:paraId="76417A49"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It provides us an extra level of security</w:t>
      </w:r>
      <w:r>
        <w:rPr>
          <w:rFonts w:ascii="Segoe UI" w:hAnsi="Segoe UI" w:cs="Segoe UI"/>
          <w:color w:val="000000"/>
        </w:rPr>
        <w:br/>
        <w:t>As the several organizations usually like to position their Tomcat's installation behind the protection of an extra firewall which can be accessible only from the Apache installation.</w:t>
      </w:r>
    </w:p>
    <w:p w14:paraId="48FD3622"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It is well documented</w:t>
      </w:r>
      <w:r>
        <w:rPr>
          <w:rFonts w:ascii="Segoe UI" w:hAnsi="Segoe UI" w:cs="Segoe UI"/>
          <w:color w:val="000000"/>
        </w:rPr>
        <w:br/>
        <w:t>It has several excellent documentation available, including a vast range of freely available online tutorials that can be downloaded or viewed directly online by the user, which makes it one of the best choices to fill the requirement of an application server in mostly every java web-application.Whether a user is looking for the installation instructions, startup settings, server configuration notes, all kind of information about the Tomcat is already available on the internet.</w:t>
      </w:r>
    </w:p>
    <w:p w14:paraId="35129AAE"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It is one of the most widely used application servers</w:t>
      </w:r>
      <w:r>
        <w:rPr>
          <w:rFonts w:ascii="Segoe UI" w:hAnsi="Segoe UI" w:cs="Segoe UI"/>
          <w:color w:val="000000"/>
        </w:rPr>
        <w:br/>
        <w:t>According to an estimation, it holds almost 60 percent of the market share almost all java application server deployments, which makes it one of the most popular application servers used for java web-based applications. However, we cannot say that it implements all of the features required for a JavaEE application server; instead, it enables us to run Java EE application.</w:t>
      </w:r>
      <w:r>
        <w:rPr>
          <w:rFonts w:ascii="Segoe UI" w:hAnsi="Segoe UI" w:cs="Segoe UI"/>
          <w:color w:val="000000"/>
        </w:rPr>
        <w:br/>
        <w:t>Tomcat acts as a "webserver" or "servlet container." However, there is a plethora of terminology for anything.</w:t>
      </w:r>
    </w:p>
    <w:p w14:paraId="25C4E75E"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It's mature</w:t>
      </w:r>
      <w:r>
        <w:rPr>
          <w:rFonts w:ascii="Segoe UI" w:hAnsi="Segoe UI" w:cs="Segoe UI"/>
          <w:color w:val="000000"/>
        </w:rPr>
        <w:br/>
        <w:t xml:space="preserve">We take a look back in the past; we will find that it has existed for almost 20 years, which is quite a significant time, in which it gets mature over time passage. Since the Tomcat is open-source software, it's updated, and new releases come out nearly on a regular basis, and the open-source community maintains it. The maturity makes it one of the most extremely stable application servers for the development of software, applications, and </w:t>
      </w:r>
      <w:r>
        <w:rPr>
          <w:rFonts w:ascii="Segoe UI" w:hAnsi="Segoe UI" w:cs="Segoe UI"/>
          <w:color w:val="000000"/>
        </w:rPr>
        <w:lastRenderedPageBreak/>
        <w:t>deploying java applications. Since now, it is extremely a stable option that becomes more powerful with excellent community support.</w:t>
      </w:r>
    </w:p>
    <w:p w14:paraId="0DECD90B"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Let discuss some disadvantages of Tomcat</w:t>
      </w:r>
    </w:p>
    <w:p w14:paraId="524F30F2"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It is not as fast as the Apache if we are working with the static pages</w:t>
      </w:r>
    </w:p>
    <w:p w14:paraId="4315855C"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It has some issues like a memory leak</w:t>
      </w:r>
    </w:p>
    <w:p w14:paraId="2BAA0545"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It's way to handle the logs.</w:t>
      </w:r>
    </w:p>
    <w:p w14:paraId="349902A8"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Issues in the SSL installations</w:t>
      </w:r>
    </w:p>
    <w:p w14:paraId="6D07B1A8"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Its user interface is inferior and basic.</w:t>
      </w:r>
    </w:p>
    <w:p w14:paraId="383D66ED" w14:textId="77777777" w:rsidR="0024255B" w:rsidRDefault="0024255B" w:rsidP="00D460BB">
      <w:pPr>
        <w:pStyle w:val="NoSpacing"/>
        <w:rPr>
          <w:sz w:val="24"/>
          <w:szCs w:val="24"/>
        </w:rPr>
      </w:pPr>
    </w:p>
    <w:p w14:paraId="3636268A" w14:textId="77777777" w:rsidR="0024255B" w:rsidRPr="0024255B" w:rsidRDefault="0024255B" w:rsidP="00D460BB">
      <w:pPr>
        <w:pStyle w:val="Heading1"/>
        <w:ind w:left="360"/>
        <w:rPr>
          <w:rFonts w:eastAsia="Times New Roman"/>
          <w:u w:val="single"/>
          <w:lang w:eastAsia="en-IN"/>
        </w:rPr>
      </w:pPr>
      <w:r w:rsidRPr="0024255B">
        <w:rPr>
          <w:rFonts w:eastAsia="Times New Roman"/>
          <w:u w:val="single"/>
          <w:lang w:eastAsia="en-IN"/>
        </w:rPr>
        <w:t>Steps To Create A Servlet In Tomcat And Connectivity</w:t>
      </w:r>
    </w:p>
    <w:p w14:paraId="2CAB8731" w14:textId="77777777" w:rsidR="0024255B" w:rsidRDefault="0024255B" w:rsidP="00D460BB">
      <w:pPr>
        <w:pStyle w:val="NoSpacing"/>
        <w:rPr>
          <w:sz w:val="24"/>
          <w:szCs w:val="24"/>
        </w:rPr>
      </w:pPr>
    </w:p>
    <w:p w14:paraId="1BA47250" w14:textId="77777777" w:rsidR="0024255B" w:rsidRDefault="0024255B" w:rsidP="00D460BB">
      <w:pPr>
        <w:pStyle w:val="NoSpacing"/>
        <w:rPr>
          <w:sz w:val="24"/>
          <w:szCs w:val="24"/>
        </w:rPr>
      </w:pPr>
    </w:p>
    <w:p w14:paraId="2227155E" w14:textId="77777777" w:rsidR="0024255B" w:rsidRDefault="0024255B"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Steps to create a servlet example</w:t>
      </w:r>
    </w:p>
    <w:p w14:paraId="506B817A" w14:textId="77777777" w:rsidR="0024255B"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113" w:history="1">
        <w:r w:rsidR="0024255B">
          <w:rPr>
            <w:rStyle w:val="Hyperlink"/>
            <w:color w:val="008000"/>
            <w:sz w:val="23"/>
            <w:szCs w:val="23"/>
          </w:rPr>
          <w:t>Steps to create the servlet using Tomcat server</w:t>
        </w:r>
      </w:hyperlink>
    </w:p>
    <w:p w14:paraId="4753065A" w14:textId="77777777" w:rsidR="0024255B"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114" w:anchor="servletstep1" w:history="1">
        <w:r w:rsidR="0024255B">
          <w:rPr>
            <w:rStyle w:val="Hyperlink"/>
            <w:color w:val="008000"/>
            <w:sz w:val="23"/>
            <w:szCs w:val="23"/>
          </w:rPr>
          <w:t>Create a directory structure</w:t>
        </w:r>
      </w:hyperlink>
    </w:p>
    <w:p w14:paraId="57278D26" w14:textId="77777777" w:rsidR="0024255B"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115" w:anchor="servletstep2" w:history="1">
        <w:r w:rsidR="0024255B">
          <w:rPr>
            <w:rStyle w:val="Hyperlink"/>
            <w:color w:val="008000"/>
            <w:sz w:val="23"/>
            <w:szCs w:val="23"/>
          </w:rPr>
          <w:t>Create a Servlet</w:t>
        </w:r>
      </w:hyperlink>
    </w:p>
    <w:p w14:paraId="235EDE92" w14:textId="77777777" w:rsidR="0024255B"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116" w:anchor="servletstep3" w:history="1">
        <w:r w:rsidR="0024255B">
          <w:rPr>
            <w:rStyle w:val="Hyperlink"/>
            <w:color w:val="008000"/>
            <w:sz w:val="23"/>
            <w:szCs w:val="23"/>
          </w:rPr>
          <w:t>Compile the Servlet</w:t>
        </w:r>
      </w:hyperlink>
    </w:p>
    <w:p w14:paraId="098D52DF" w14:textId="77777777" w:rsidR="0024255B"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117" w:anchor="servletstep4" w:history="1">
        <w:r w:rsidR="0024255B">
          <w:rPr>
            <w:rStyle w:val="Hyperlink"/>
            <w:color w:val="008000"/>
            <w:sz w:val="23"/>
            <w:szCs w:val="23"/>
          </w:rPr>
          <w:t>Create a deployment descriptor</w:t>
        </w:r>
      </w:hyperlink>
    </w:p>
    <w:p w14:paraId="0DB0E199" w14:textId="77777777" w:rsidR="0024255B"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118" w:anchor="servletstep5" w:history="1">
        <w:r w:rsidR="0024255B">
          <w:rPr>
            <w:rStyle w:val="Hyperlink"/>
            <w:color w:val="008000"/>
            <w:sz w:val="23"/>
            <w:szCs w:val="23"/>
          </w:rPr>
          <w:t>Start the server and deploy the application</w:t>
        </w:r>
      </w:hyperlink>
    </w:p>
    <w:p w14:paraId="55CB60FB"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given 6 steps to create a </w:t>
      </w:r>
      <w:r>
        <w:rPr>
          <w:rFonts w:ascii="Segoe UI" w:hAnsi="Segoe UI" w:cs="Segoe UI"/>
          <w:b/>
          <w:bCs/>
          <w:color w:val="333333"/>
        </w:rPr>
        <w:t>servlet example</w:t>
      </w:r>
      <w:r>
        <w:rPr>
          <w:rFonts w:ascii="Segoe UI" w:hAnsi="Segoe UI" w:cs="Segoe UI"/>
          <w:color w:val="333333"/>
        </w:rPr>
        <w:t>. These steps are required for all the servers.</w:t>
      </w:r>
    </w:p>
    <w:p w14:paraId="76545213"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servlet example can be created by three ways:</w:t>
      </w:r>
    </w:p>
    <w:p w14:paraId="1BDD9B64"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By implementing Servlet interface,</w:t>
      </w:r>
    </w:p>
    <w:p w14:paraId="1F9F01CE"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By inheriting GenericServlet class, (or)</w:t>
      </w:r>
    </w:p>
    <w:p w14:paraId="3214F156"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lastRenderedPageBreak/>
        <w:t>By inheriting HttpServlet class</w:t>
      </w:r>
    </w:p>
    <w:p w14:paraId="687B3E3E"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mostly used approach is by extending HttpServlet because it provides http request specific method such as doGet(), doPost(), doHead() etc.</w:t>
      </w:r>
    </w:p>
    <w:p w14:paraId="5B0FADBC"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Here, we are going to use </w:t>
      </w:r>
      <w:r>
        <w:rPr>
          <w:rFonts w:ascii="Segoe UI" w:hAnsi="Segoe UI" w:cs="Segoe UI"/>
          <w:b/>
          <w:bCs/>
          <w:color w:val="333333"/>
        </w:rPr>
        <w:t>apache tomcat server</w:t>
      </w:r>
      <w:r>
        <w:rPr>
          <w:rFonts w:ascii="Segoe UI" w:hAnsi="Segoe UI" w:cs="Segoe UI"/>
          <w:color w:val="333333"/>
        </w:rPr>
        <w:t> in this example. The steps are as follows:</w:t>
      </w:r>
    </w:p>
    <w:p w14:paraId="0388DDA4"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Create a directory structure</w:t>
      </w:r>
    </w:p>
    <w:p w14:paraId="34AB95F9"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Create a Servlet</w:t>
      </w:r>
    </w:p>
    <w:p w14:paraId="35A5508B"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Compile the Servlet</w:t>
      </w:r>
    </w:p>
    <w:p w14:paraId="220FAB3B"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Create a deployment descriptor</w:t>
      </w:r>
    </w:p>
    <w:p w14:paraId="4E28BBE4"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Start the server and deploy the project</w:t>
      </w:r>
    </w:p>
    <w:p w14:paraId="0BBD0248"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Access the servlet</w:t>
      </w:r>
    </w:p>
    <w:p w14:paraId="6D0D3F92" w14:textId="77777777" w:rsidR="0024255B" w:rsidRPr="00D460BB" w:rsidRDefault="00FE746B" w:rsidP="00D460BB">
      <w:pPr>
        <w:spacing w:after="0" w:line="240" w:lineRule="auto"/>
        <w:ind w:left="360"/>
        <w:rPr>
          <w:rFonts w:ascii="Times New Roman" w:hAnsi="Times New Roman" w:cs="Times New Roman"/>
        </w:rPr>
      </w:pPr>
      <w:r>
        <w:pict w14:anchorId="71C75692">
          <v:rect id="_x0000_i1051" style="width:0;height:.75pt" o:hrstd="t" o:hrnoshade="t" o:hr="t" fillcolor="#d4d4d4" stroked="f"/>
        </w:pict>
      </w:r>
    </w:p>
    <w:p w14:paraId="304CC5D1" w14:textId="77777777" w:rsidR="0024255B" w:rsidRPr="00D460BB" w:rsidRDefault="00FE746B" w:rsidP="00D460BB">
      <w:pPr>
        <w:shd w:val="clear" w:color="auto" w:fill="FFFFFF"/>
        <w:ind w:left="360"/>
        <w:jc w:val="both"/>
        <w:rPr>
          <w:rFonts w:ascii="Segoe UI" w:hAnsi="Segoe UI" w:cs="Segoe UI"/>
          <w:color w:val="333333"/>
        </w:rPr>
      </w:pPr>
      <w:hyperlink r:id="rId119" w:history="1">
        <w:r w:rsidR="0024255B" w:rsidRPr="00D460BB">
          <w:rPr>
            <w:rStyle w:val="Hyperlink"/>
            <w:rFonts w:ascii="Tahoma" w:hAnsi="Tahoma" w:cs="Tahoma"/>
            <w:color w:val="FF0000"/>
            <w:sz w:val="26"/>
            <w:szCs w:val="26"/>
          </w:rPr>
          <w:t>download this example of servlet</w:t>
        </w:r>
      </w:hyperlink>
      <w:r w:rsidR="0024255B" w:rsidRPr="00D460BB">
        <w:rPr>
          <w:rFonts w:ascii="Segoe UI" w:hAnsi="Segoe UI" w:cs="Segoe UI"/>
          <w:color w:val="333333"/>
        </w:rPr>
        <w:br/>
      </w:r>
      <w:hyperlink r:id="rId120" w:history="1">
        <w:r w:rsidR="0024255B" w:rsidRPr="00D460BB">
          <w:rPr>
            <w:rStyle w:val="Hyperlink"/>
            <w:rFonts w:ascii="Tahoma" w:hAnsi="Tahoma" w:cs="Tahoma"/>
            <w:color w:val="FF0000"/>
            <w:sz w:val="26"/>
            <w:szCs w:val="26"/>
          </w:rPr>
          <w:t>download example of servlet by extending GenericServlet</w:t>
        </w:r>
      </w:hyperlink>
      <w:r w:rsidR="0024255B" w:rsidRPr="00D460BB">
        <w:rPr>
          <w:rFonts w:ascii="Segoe UI" w:hAnsi="Segoe UI" w:cs="Segoe UI"/>
          <w:color w:val="333333"/>
        </w:rPr>
        <w:br/>
      </w:r>
      <w:hyperlink r:id="rId121" w:history="1">
        <w:r w:rsidR="0024255B" w:rsidRPr="00D460BB">
          <w:rPr>
            <w:rStyle w:val="Hyperlink"/>
            <w:rFonts w:ascii="Tahoma" w:hAnsi="Tahoma" w:cs="Tahoma"/>
            <w:color w:val="FF0000"/>
            <w:sz w:val="26"/>
            <w:szCs w:val="26"/>
          </w:rPr>
          <w:t>download example of servlet by implementing Servlet interface</w:t>
        </w:r>
      </w:hyperlink>
    </w:p>
    <w:p w14:paraId="0C4DAD7C" w14:textId="77777777" w:rsidR="0024255B" w:rsidRPr="00D460BB" w:rsidRDefault="00FE746B" w:rsidP="00D460BB">
      <w:pPr>
        <w:ind w:left="360"/>
        <w:rPr>
          <w:rFonts w:ascii="Times New Roman" w:hAnsi="Times New Roman" w:cs="Times New Roman"/>
        </w:rPr>
      </w:pPr>
      <w:r>
        <w:pict w14:anchorId="075105EB">
          <v:rect id="_x0000_i1052" style="width:0;height:.75pt" o:hrstd="t" o:hrnoshade="t" o:hr="t" fillcolor="#d4d4d4" stroked="f"/>
        </w:pict>
      </w:r>
    </w:p>
    <w:p w14:paraId="1B051743" w14:textId="77777777" w:rsidR="0024255B" w:rsidRDefault="0024255B"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1)Create a directory structures</w:t>
      </w:r>
    </w:p>
    <w:p w14:paraId="2D5A1512"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directory structure</w:t>
      </w:r>
      <w:r>
        <w:rPr>
          <w:rFonts w:ascii="Segoe UI" w:hAnsi="Segoe UI" w:cs="Segoe UI"/>
          <w:color w:val="333333"/>
        </w:rPr>
        <w:t> defines that where to put the different types of files so that web container may get the information and respond to the client.</w:t>
      </w:r>
    </w:p>
    <w:p w14:paraId="73E72210"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Sun Microsystem defines a unique standard to be followed by all the server vendors. Let's see the directory structure that must be followed to create the servlet.</w:t>
      </w:r>
    </w:p>
    <w:p w14:paraId="0512A771" w14:textId="52B430C7" w:rsidR="0024255B" w:rsidRPr="00D460BB" w:rsidRDefault="0024255B" w:rsidP="00D460BB">
      <w:pPr>
        <w:ind w:left="360"/>
        <w:rPr>
          <w:rFonts w:ascii="Times New Roman" w:hAnsi="Times New Roman" w:cs="Times New Roman"/>
        </w:rPr>
      </w:pPr>
      <w:r>
        <w:rPr>
          <w:noProof/>
        </w:rPr>
        <w:lastRenderedPageBreak/>
        <w:drawing>
          <wp:inline distT="0" distB="0" distL="0" distR="0" wp14:anchorId="4A5CCAFB" wp14:editId="2BA0CBB9">
            <wp:extent cx="3250565" cy="3657600"/>
            <wp:effectExtent l="0" t="0" r="6985" b="0"/>
            <wp:docPr id="2079707998" name="Picture 24" descr="directory structure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irectory structure of servle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50565" cy="3657600"/>
                    </a:xfrm>
                    <a:prstGeom prst="rect">
                      <a:avLst/>
                    </a:prstGeom>
                    <a:noFill/>
                    <a:ln>
                      <a:noFill/>
                    </a:ln>
                  </pic:spPr>
                </pic:pic>
              </a:graphicData>
            </a:graphic>
          </wp:inline>
        </w:drawing>
      </w:r>
    </w:p>
    <w:p w14:paraId="37AE559F"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As you can see that the servlet class file must be in the classes folder. The web.xml file must be under the WEB-INF folder.</w:t>
      </w:r>
    </w:p>
    <w:p w14:paraId="361777C0" w14:textId="77777777" w:rsidR="0024255B" w:rsidRPr="00D460BB" w:rsidRDefault="00FE746B" w:rsidP="00D460BB">
      <w:pPr>
        <w:ind w:left="360"/>
        <w:rPr>
          <w:rFonts w:ascii="Times New Roman" w:hAnsi="Times New Roman" w:cs="Times New Roman"/>
        </w:rPr>
      </w:pPr>
      <w:r>
        <w:pict w14:anchorId="64E3EB61">
          <v:rect id="_x0000_i1053" style="width:0;height:.75pt" o:hrstd="t" o:hrnoshade="t" o:hr="t" fillcolor="#d4d4d4" stroked="f"/>
        </w:pict>
      </w:r>
    </w:p>
    <w:p w14:paraId="3D59C310" w14:textId="77777777" w:rsidR="0024255B" w:rsidRDefault="0024255B"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2)Create a Servlet</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24255B" w14:paraId="1836405E" w14:textId="77777777" w:rsidTr="0024255B">
        <w:trPr>
          <w:tblCellSpacing w:w="15" w:type="dxa"/>
        </w:trPr>
        <w:tc>
          <w:tcPr>
            <w:tcW w:w="0" w:type="auto"/>
            <w:shd w:val="clear" w:color="auto" w:fill="FFFFFF"/>
            <w:vAlign w:val="center"/>
            <w:hideMark/>
          </w:tcPr>
          <w:p w14:paraId="379D0D23" w14:textId="77777777" w:rsidR="0024255B" w:rsidRPr="00D460BB" w:rsidRDefault="0024255B" w:rsidP="00D460BB">
            <w:pPr>
              <w:ind w:left="360"/>
              <w:jc w:val="both"/>
              <w:rPr>
                <w:rFonts w:ascii="Segoe UI" w:hAnsi="Segoe UI" w:cs="Segoe UI"/>
                <w:color w:val="333333"/>
                <w:sz w:val="24"/>
                <w:szCs w:val="24"/>
              </w:rPr>
            </w:pPr>
            <w:r w:rsidRPr="00D460BB">
              <w:rPr>
                <w:rFonts w:ascii="Segoe UI" w:hAnsi="Segoe UI" w:cs="Segoe UI"/>
                <w:color w:val="333333"/>
              </w:rPr>
              <w:t>There are three ways to create the servlet.</w:t>
            </w:r>
          </w:p>
          <w:p w14:paraId="1F0DC6C4" w14:textId="77777777" w:rsidR="0024255B" w:rsidRDefault="0024255B"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By implementing the Servlet interface</w:t>
            </w:r>
          </w:p>
          <w:p w14:paraId="6E8F18E1" w14:textId="77777777" w:rsidR="0024255B" w:rsidRDefault="0024255B"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By inheriting the GenericServlet class</w:t>
            </w:r>
          </w:p>
          <w:p w14:paraId="02BA5B1D" w14:textId="77777777" w:rsidR="0024255B" w:rsidRDefault="0024255B"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By inheriting the HttpServlet class</w:t>
            </w:r>
          </w:p>
          <w:p w14:paraId="42462640" w14:textId="77777777" w:rsidR="0024255B" w:rsidRPr="00D460BB" w:rsidRDefault="0024255B" w:rsidP="00D460BB">
            <w:pPr>
              <w:spacing w:after="0" w:line="240" w:lineRule="auto"/>
              <w:ind w:left="360"/>
              <w:jc w:val="both"/>
              <w:rPr>
                <w:rFonts w:ascii="Segoe UI" w:hAnsi="Segoe UI" w:cs="Segoe UI"/>
                <w:color w:val="333333"/>
              </w:rPr>
            </w:pPr>
            <w:r w:rsidRPr="00D460BB">
              <w:rPr>
                <w:rFonts w:ascii="Segoe UI" w:hAnsi="Segoe UI" w:cs="Segoe UI"/>
                <w:color w:val="333333"/>
              </w:rPr>
              <w:t>The HttpServlet class is widely used to create the servlet because it provides methods to handle http requests such as doGet(), doPost, doHead() etc.</w:t>
            </w:r>
          </w:p>
        </w:tc>
      </w:tr>
      <w:tr w:rsidR="0024255B" w14:paraId="4048915F" w14:textId="77777777" w:rsidTr="0024255B">
        <w:trPr>
          <w:tblCellSpacing w:w="15" w:type="dxa"/>
        </w:trPr>
        <w:tc>
          <w:tcPr>
            <w:tcW w:w="0" w:type="auto"/>
            <w:shd w:val="clear" w:color="auto" w:fill="FFFFFF"/>
            <w:vAlign w:val="center"/>
            <w:hideMark/>
          </w:tcPr>
          <w:p w14:paraId="74501BD4"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In this example we are going to create a servlet that extends the HttpServlet class. In this example, we are inheriting the HttpServlet class and providing the implementation of the doGet() method. Notice that get request is the default request.</w:t>
            </w:r>
          </w:p>
        </w:tc>
      </w:tr>
    </w:tbl>
    <w:p w14:paraId="3AFDBF01" w14:textId="77777777" w:rsidR="0024255B" w:rsidRPr="00D460BB" w:rsidRDefault="0024255B"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33956CDE"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067E62E2" w14:textId="77777777" w:rsidR="0024255B" w:rsidRDefault="0024255B"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39A43099"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import</w:t>
      </w:r>
      <w:r>
        <w:rPr>
          <w:rFonts w:ascii="Segoe UI" w:hAnsi="Segoe UI" w:cs="Segoe UI"/>
          <w:color w:val="000000"/>
          <w:bdr w:val="none" w:sz="0" w:space="0" w:color="auto" w:frame="1"/>
        </w:rPr>
        <w:t> java.io.*;  </w:t>
      </w:r>
    </w:p>
    <w:p w14:paraId="6AE935C5" w14:textId="77777777" w:rsidR="0024255B" w:rsidRDefault="0024255B"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w:t>
      </w:r>
    </w:p>
    <w:p w14:paraId="0FC0BEC1"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doGet(HttpServletRequest req,HttpServletResponse res)  </w:t>
      </w:r>
    </w:p>
    <w:p w14:paraId="7062B313" w14:textId="77777777" w:rsidR="0024255B" w:rsidRDefault="0024255B"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ServletException,IOException  </w:t>
      </w:r>
    </w:p>
    <w:p w14:paraId="157CCC40"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FB47FE6"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//setting the content type</w:t>
      </w:r>
      <w:r>
        <w:rPr>
          <w:rFonts w:ascii="Segoe UI" w:hAnsi="Segoe UI" w:cs="Segoe UI"/>
          <w:color w:val="000000"/>
          <w:bdr w:val="none" w:sz="0" w:space="0" w:color="auto" w:frame="1"/>
        </w:rPr>
        <w:t>  </w:t>
      </w:r>
    </w:p>
    <w:p w14:paraId="7A9B93C9"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PrintWriter pw=res.getWriter();</w:t>
      </w:r>
      <w:r>
        <w:rPr>
          <w:rStyle w:val="comment"/>
          <w:rFonts w:ascii="Segoe UI" w:hAnsi="Segoe UI" w:cs="Segoe UI"/>
          <w:color w:val="008200"/>
          <w:bdr w:val="none" w:sz="0" w:space="0" w:color="auto" w:frame="1"/>
        </w:rPr>
        <w:t>//get the stream to write the data</w:t>
      </w:r>
      <w:r>
        <w:rPr>
          <w:rFonts w:ascii="Segoe UI" w:hAnsi="Segoe UI" w:cs="Segoe UI"/>
          <w:color w:val="000000"/>
          <w:bdr w:val="none" w:sz="0" w:space="0" w:color="auto" w:frame="1"/>
        </w:rPr>
        <w:t>  </w:t>
      </w:r>
    </w:p>
    <w:p w14:paraId="3D818253"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C71912E"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//writing html in the stream</w:t>
      </w:r>
      <w:r>
        <w:rPr>
          <w:rFonts w:ascii="Segoe UI" w:hAnsi="Segoe UI" w:cs="Segoe UI"/>
          <w:color w:val="000000"/>
          <w:bdr w:val="none" w:sz="0" w:space="0" w:color="auto" w:frame="1"/>
        </w:rPr>
        <w:t>  </w:t>
      </w:r>
    </w:p>
    <w:p w14:paraId="1BDB6230"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pw.println(</w:t>
      </w:r>
      <w:r>
        <w:rPr>
          <w:rStyle w:val="string"/>
          <w:rFonts w:ascii="Segoe UI" w:hAnsi="Segoe UI" w:cs="Segoe UI"/>
          <w:color w:val="0000FF"/>
          <w:bdr w:val="none" w:sz="0" w:space="0" w:color="auto" w:frame="1"/>
        </w:rPr>
        <w:t>"&lt;html&gt;&lt;body&gt;"</w:t>
      </w:r>
      <w:r>
        <w:rPr>
          <w:rFonts w:ascii="Segoe UI" w:hAnsi="Segoe UI" w:cs="Segoe UI"/>
          <w:color w:val="000000"/>
          <w:bdr w:val="none" w:sz="0" w:space="0" w:color="auto" w:frame="1"/>
        </w:rPr>
        <w:t>);  </w:t>
      </w:r>
    </w:p>
    <w:p w14:paraId="4A52820F"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pw.println(</w:t>
      </w:r>
      <w:r>
        <w:rPr>
          <w:rStyle w:val="string"/>
          <w:rFonts w:ascii="Segoe UI" w:hAnsi="Segoe UI" w:cs="Segoe UI"/>
          <w:color w:val="0000FF"/>
          <w:bdr w:val="none" w:sz="0" w:space="0" w:color="auto" w:frame="1"/>
        </w:rPr>
        <w:t>"Welcome to servlet"</w:t>
      </w:r>
      <w:r>
        <w:rPr>
          <w:rFonts w:ascii="Segoe UI" w:hAnsi="Segoe UI" w:cs="Segoe UI"/>
          <w:color w:val="000000"/>
          <w:bdr w:val="none" w:sz="0" w:space="0" w:color="auto" w:frame="1"/>
        </w:rPr>
        <w:t>);  </w:t>
      </w:r>
    </w:p>
    <w:p w14:paraId="5A54633F"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pw.println(</w:t>
      </w:r>
      <w:r>
        <w:rPr>
          <w:rStyle w:val="string"/>
          <w:rFonts w:ascii="Segoe UI" w:hAnsi="Segoe UI" w:cs="Segoe UI"/>
          <w:color w:val="0000FF"/>
          <w:bdr w:val="none" w:sz="0" w:space="0" w:color="auto" w:frame="1"/>
        </w:rPr>
        <w:t>"&lt;/body&gt;&lt;/html&gt;"</w:t>
      </w:r>
      <w:r>
        <w:rPr>
          <w:rFonts w:ascii="Segoe UI" w:hAnsi="Segoe UI" w:cs="Segoe UI"/>
          <w:color w:val="000000"/>
          <w:bdr w:val="none" w:sz="0" w:space="0" w:color="auto" w:frame="1"/>
        </w:rPr>
        <w:t>);  </w:t>
      </w:r>
    </w:p>
    <w:p w14:paraId="72705401"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A53AEAF"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pw.close();</w:t>
      </w:r>
      <w:r>
        <w:rPr>
          <w:rStyle w:val="comment"/>
          <w:rFonts w:ascii="Segoe UI" w:hAnsi="Segoe UI" w:cs="Segoe UI"/>
          <w:color w:val="008200"/>
          <w:bdr w:val="none" w:sz="0" w:space="0" w:color="auto" w:frame="1"/>
        </w:rPr>
        <w:t>//closing the stream</w:t>
      </w:r>
      <w:r>
        <w:rPr>
          <w:rFonts w:ascii="Segoe UI" w:hAnsi="Segoe UI" w:cs="Segoe UI"/>
          <w:color w:val="000000"/>
          <w:bdr w:val="none" w:sz="0" w:space="0" w:color="auto" w:frame="1"/>
        </w:rPr>
        <w:t>  </w:t>
      </w:r>
    </w:p>
    <w:p w14:paraId="57616762"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EC80573" w14:textId="77777777" w:rsidR="0024255B" w:rsidRPr="00D460BB" w:rsidRDefault="00FE746B" w:rsidP="00D460BB">
      <w:pPr>
        <w:ind w:left="360"/>
        <w:rPr>
          <w:rFonts w:ascii="Times New Roman" w:hAnsi="Times New Roman" w:cs="Times New Roman"/>
        </w:rPr>
      </w:pPr>
      <w:r>
        <w:pict w14:anchorId="16C9CD2B">
          <v:rect id="_x0000_i1054" style="width:0;height:.75pt" o:hrstd="t" o:hrnoshade="t" o:hr="t" fillcolor="#d4d4d4" stroked="f"/>
        </w:pict>
      </w:r>
    </w:p>
    <w:p w14:paraId="6A85E75D" w14:textId="77777777" w:rsidR="0024255B" w:rsidRDefault="0024255B"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3)Compile the servlet</w:t>
      </w:r>
    </w:p>
    <w:p w14:paraId="2E09CBC7"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For compiling the Servlet, jar file is required to be loaded. Different Servers provide different jar files:</w:t>
      </w:r>
    </w:p>
    <w:tbl>
      <w:tblPr>
        <w:tblW w:w="11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946"/>
        <w:gridCol w:w="5764"/>
      </w:tblGrid>
      <w:tr w:rsidR="0024255B" w14:paraId="2C779162" w14:textId="77777777" w:rsidTr="0024255B">
        <w:tc>
          <w:tcPr>
            <w:tcW w:w="0" w:type="auto"/>
            <w:shd w:val="clear" w:color="auto" w:fill="C7CCBE"/>
            <w:tcMar>
              <w:top w:w="180" w:type="dxa"/>
              <w:left w:w="180" w:type="dxa"/>
              <w:bottom w:w="180" w:type="dxa"/>
              <w:right w:w="180" w:type="dxa"/>
            </w:tcMar>
            <w:hideMark/>
          </w:tcPr>
          <w:p w14:paraId="48DB67D6" w14:textId="77777777" w:rsidR="0024255B" w:rsidRPr="00D460BB" w:rsidRDefault="0024255B" w:rsidP="00D460BB">
            <w:pPr>
              <w:ind w:left="360"/>
              <w:rPr>
                <w:rFonts w:ascii="Times New Roman" w:hAnsi="Times New Roman" w:cs="Times New Roman"/>
                <w:b/>
                <w:bCs/>
                <w:color w:val="000000"/>
                <w:sz w:val="26"/>
                <w:szCs w:val="26"/>
              </w:rPr>
            </w:pPr>
            <w:r w:rsidRPr="00D460BB">
              <w:rPr>
                <w:b/>
                <w:bCs/>
                <w:color w:val="000000"/>
                <w:sz w:val="26"/>
                <w:szCs w:val="26"/>
              </w:rPr>
              <w:t>Jar file</w:t>
            </w:r>
          </w:p>
        </w:tc>
        <w:tc>
          <w:tcPr>
            <w:tcW w:w="0" w:type="auto"/>
            <w:shd w:val="clear" w:color="auto" w:fill="C7CCBE"/>
            <w:tcMar>
              <w:top w:w="180" w:type="dxa"/>
              <w:left w:w="180" w:type="dxa"/>
              <w:bottom w:w="180" w:type="dxa"/>
              <w:right w:w="180" w:type="dxa"/>
            </w:tcMar>
            <w:hideMark/>
          </w:tcPr>
          <w:p w14:paraId="242B4EB7" w14:textId="77777777" w:rsidR="0024255B" w:rsidRPr="00D460BB" w:rsidRDefault="0024255B" w:rsidP="00D460BB">
            <w:pPr>
              <w:ind w:left="360"/>
              <w:rPr>
                <w:b/>
                <w:bCs/>
                <w:color w:val="000000"/>
                <w:sz w:val="26"/>
                <w:szCs w:val="26"/>
              </w:rPr>
            </w:pPr>
            <w:r w:rsidRPr="00D460BB">
              <w:rPr>
                <w:b/>
                <w:bCs/>
                <w:color w:val="000000"/>
                <w:sz w:val="26"/>
                <w:szCs w:val="26"/>
              </w:rPr>
              <w:t>Server</w:t>
            </w:r>
          </w:p>
        </w:tc>
      </w:tr>
      <w:tr w:rsidR="0024255B" w14:paraId="74B39B99"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111A59" w14:textId="77777777" w:rsidR="0024255B" w:rsidRPr="00D460BB" w:rsidRDefault="0024255B" w:rsidP="00D460BB">
            <w:pPr>
              <w:ind w:left="360"/>
              <w:jc w:val="both"/>
              <w:rPr>
                <w:rFonts w:ascii="Segoe UI" w:hAnsi="Segoe UI" w:cs="Segoe UI"/>
                <w:color w:val="333333"/>
                <w:sz w:val="24"/>
                <w:szCs w:val="24"/>
              </w:rPr>
            </w:pPr>
            <w:r w:rsidRPr="00D460BB">
              <w:rPr>
                <w:rFonts w:ascii="Segoe UI" w:hAnsi="Segoe UI" w:cs="Segoe UI"/>
                <w:color w:val="333333"/>
              </w:rPr>
              <w:t>1) servlet-api.jar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2C6F38"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Apache Tomcat</w:t>
            </w:r>
          </w:p>
        </w:tc>
      </w:tr>
      <w:tr w:rsidR="0024255B" w14:paraId="4DB95223"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652EC6"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2) weblogic.jar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C034E1"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Weblogic</w:t>
            </w:r>
          </w:p>
        </w:tc>
      </w:tr>
      <w:tr w:rsidR="0024255B" w14:paraId="7FA3F794"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90DD9B"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3) javaee.jar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927BCC"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Glassfish</w:t>
            </w:r>
          </w:p>
        </w:tc>
      </w:tr>
      <w:tr w:rsidR="0024255B" w14:paraId="0F0A7A63" w14:textId="77777777" w:rsidTr="0024255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5DEAFE"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4) javaee.jar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0CE06D"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JBoss</w:t>
            </w:r>
          </w:p>
        </w:tc>
      </w:tr>
    </w:tbl>
    <w:p w14:paraId="2005D1B4" w14:textId="77777777" w:rsidR="0024255B" w:rsidRPr="00D460BB" w:rsidRDefault="0024255B" w:rsidP="00D460BB">
      <w:pPr>
        <w:ind w:left="360"/>
        <w:rPr>
          <w:rFonts w:ascii="Times New Roman" w:hAnsi="Times New Roman" w:cs="Times New Roman"/>
        </w:rPr>
      </w:pPr>
      <w:r w:rsidRPr="00D460BB">
        <w:rPr>
          <w:rFonts w:ascii="Segoe UI" w:hAnsi="Segoe UI" w:cs="Segoe UI"/>
          <w:color w:val="333333"/>
        </w:rPr>
        <w:br/>
      </w:r>
    </w:p>
    <w:p w14:paraId="1A4AA08A"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Two ways to load the jar file</w:t>
      </w:r>
    </w:p>
    <w:p w14:paraId="3BFD7FD0"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set classpath</w:t>
      </w:r>
    </w:p>
    <w:p w14:paraId="071D1274"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paste the jar file in JRE/lib/ext folder</w:t>
      </w:r>
    </w:p>
    <w:p w14:paraId="01598EFD"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lastRenderedPageBreak/>
        <w:t>Put the java file in any folder. After compiling the java file, paste the class file of servlet in </w:t>
      </w:r>
      <w:r>
        <w:rPr>
          <w:rFonts w:ascii="Segoe UI" w:hAnsi="Segoe UI" w:cs="Segoe UI"/>
          <w:b/>
          <w:bCs/>
          <w:color w:val="333333"/>
        </w:rPr>
        <w:t>WEB-INF/classes</w:t>
      </w:r>
      <w:r>
        <w:rPr>
          <w:rFonts w:ascii="Segoe UI" w:hAnsi="Segoe UI" w:cs="Segoe UI"/>
          <w:color w:val="333333"/>
        </w:rPr>
        <w:t> directory.</w:t>
      </w:r>
    </w:p>
    <w:p w14:paraId="63CF1EC7" w14:textId="77777777" w:rsidR="0024255B" w:rsidRPr="00D460BB" w:rsidRDefault="00FE746B" w:rsidP="00D460BB">
      <w:pPr>
        <w:ind w:left="360"/>
        <w:rPr>
          <w:rFonts w:ascii="Times New Roman" w:hAnsi="Times New Roman" w:cs="Times New Roman"/>
        </w:rPr>
      </w:pPr>
      <w:r>
        <w:pict w14:anchorId="56D0B7CC">
          <v:rect id="_x0000_i1055" style="width:0;height:.75pt" o:hrstd="t" o:hrnoshade="t" o:hr="t" fillcolor="#d4d4d4" stroked="f"/>
        </w:pict>
      </w:r>
    </w:p>
    <w:p w14:paraId="1BDCB234" w14:textId="77777777" w:rsidR="0024255B" w:rsidRDefault="0024255B"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4)Create the deployment descriptor (web.xml file)</w:t>
      </w:r>
    </w:p>
    <w:p w14:paraId="7CAD4822"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deployment descriptor</w:t>
      </w:r>
      <w:r>
        <w:rPr>
          <w:rFonts w:ascii="Segoe UI" w:hAnsi="Segoe UI" w:cs="Segoe UI"/>
          <w:color w:val="333333"/>
        </w:rPr>
        <w:t> is an xml file, from which Web Container gets the information about the servet to be invoked.</w:t>
      </w:r>
    </w:p>
    <w:p w14:paraId="1EB538FD" w14:textId="77777777" w:rsidR="0024255B" w:rsidRPr="00D460BB" w:rsidRDefault="0024255B" w:rsidP="00D460BB">
      <w:pPr>
        <w:ind w:left="360"/>
        <w:jc w:val="center"/>
        <w:rPr>
          <w:rFonts w:ascii="Times New Roman" w:hAnsi="Times New Roman" w:cs="Times New Roman"/>
          <w:color w:val="808080"/>
          <w:sz w:val="17"/>
          <w:szCs w:val="17"/>
        </w:rPr>
      </w:pPr>
      <w:r w:rsidRPr="00D460BB">
        <w:rPr>
          <w:color w:val="808080"/>
          <w:sz w:val="17"/>
          <w:szCs w:val="17"/>
        </w:rPr>
        <w:t>ADVERTISEMENT</w:t>
      </w:r>
    </w:p>
    <w:p w14:paraId="29580679"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 web container uses the Parser to get the information from the web.xml file. There are many xml parsers such as SAX, DOM and Pull.</w:t>
      </w:r>
    </w:p>
    <w:p w14:paraId="30FD0B27"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elements in the web.xml file. Here is given some necessary elements to run the simple servlet program.</w:t>
      </w:r>
    </w:p>
    <w:p w14:paraId="76A19DAC" w14:textId="77777777" w:rsidR="0024255B" w:rsidRPr="00D460BB" w:rsidRDefault="0024255B"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web.xml file</w:t>
      </w:r>
    </w:p>
    <w:p w14:paraId="312ACCC4"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FE49A7"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35C6C54"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B49222" w14:textId="77777777" w:rsidR="0024255B" w:rsidRDefault="0024255B"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sonoojaiswal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56DDFF"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DemoServlet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8F4998" w14:textId="77777777" w:rsidR="0024255B" w:rsidRDefault="0024255B"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070A69"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1272ED8" w14:textId="77777777" w:rsidR="0024255B" w:rsidRDefault="0024255B"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3CDFFF"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sonoojaiswal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6A1714" w14:textId="77777777" w:rsidR="0024255B" w:rsidRDefault="0024255B"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url-pattern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/welcome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url-pattern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03FAC9"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B8C469" w14:textId="77777777" w:rsidR="0024255B" w:rsidRDefault="0024255B"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453F6B7"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2CAD04"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Description of the elements of web.xml file</w:t>
      </w:r>
    </w:p>
    <w:p w14:paraId="10F62076"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too many elements in the web.xml file. Here is the illustration of some elements that is used in the above web.xml file. The elements are as follows:</w:t>
      </w:r>
    </w:p>
    <w:p w14:paraId="4D481693" w14:textId="77777777" w:rsidR="0024255B" w:rsidRDefault="0024255B" w:rsidP="00D460BB">
      <w:pPr>
        <w:rPr>
          <w:rFonts w:ascii="Times New Roman" w:hAnsi="Times New Roman" w:cs="Times New Roman"/>
        </w:rPr>
      </w:pP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24255B" w14:paraId="73050A72" w14:textId="77777777" w:rsidTr="0024255B">
        <w:trPr>
          <w:tblCellSpacing w:w="15" w:type="dxa"/>
        </w:trPr>
        <w:tc>
          <w:tcPr>
            <w:tcW w:w="0" w:type="auto"/>
            <w:shd w:val="clear" w:color="auto" w:fill="FFFFFF"/>
            <w:vAlign w:val="center"/>
            <w:hideMark/>
          </w:tcPr>
          <w:p w14:paraId="6196D8B9" w14:textId="77777777" w:rsidR="0024255B" w:rsidRPr="00D460BB" w:rsidRDefault="0024255B" w:rsidP="00D460BB">
            <w:pPr>
              <w:ind w:left="360"/>
              <w:jc w:val="both"/>
              <w:rPr>
                <w:rFonts w:ascii="Segoe UI" w:hAnsi="Segoe UI" w:cs="Segoe UI"/>
                <w:color w:val="333333"/>
              </w:rPr>
            </w:pPr>
            <w:r w:rsidRPr="00D460BB">
              <w:rPr>
                <w:rStyle w:val="Strong"/>
                <w:rFonts w:ascii="Segoe UI" w:hAnsi="Segoe UI" w:cs="Segoe UI"/>
                <w:color w:val="333333"/>
              </w:rPr>
              <w:lastRenderedPageBreak/>
              <w:t>&lt;web-app&gt;</w:t>
            </w:r>
            <w:r w:rsidRPr="00D460BB">
              <w:rPr>
                <w:rFonts w:ascii="Segoe UI" w:hAnsi="Segoe UI" w:cs="Segoe UI"/>
                <w:color w:val="333333"/>
              </w:rPr>
              <w:t> represents the whole application.</w:t>
            </w:r>
          </w:p>
        </w:tc>
      </w:tr>
      <w:tr w:rsidR="0024255B" w14:paraId="65B2C651" w14:textId="77777777" w:rsidTr="0024255B">
        <w:trPr>
          <w:tblCellSpacing w:w="15" w:type="dxa"/>
        </w:trPr>
        <w:tc>
          <w:tcPr>
            <w:tcW w:w="0" w:type="auto"/>
            <w:shd w:val="clear" w:color="auto" w:fill="FFFFFF"/>
            <w:vAlign w:val="center"/>
            <w:hideMark/>
          </w:tcPr>
          <w:p w14:paraId="236E9E11" w14:textId="77777777" w:rsidR="0024255B" w:rsidRPr="00D460BB" w:rsidRDefault="0024255B" w:rsidP="00D460BB">
            <w:pPr>
              <w:ind w:left="360"/>
              <w:jc w:val="both"/>
              <w:rPr>
                <w:rFonts w:ascii="Segoe UI" w:hAnsi="Segoe UI" w:cs="Segoe UI"/>
                <w:color w:val="333333"/>
              </w:rPr>
            </w:pPr>
            <w:r w:rsidRPr="00D460BB">
              <w:rPr>
                <w:rStyle w:val="Strong"/>
                <w:rFonts w:ascii="Segoe UI" w:hAnsi="Segoe UI" w:cs="Segoe UI"/>
                <w:color w:val="333333"/>
              </w:rPr>
              <w:t>&lt;servlet&gt;</w:t>
            </w:r>
            <w:r w:rsidRPr="00D460BB">
              <w:rPr>
                <w:rFonts w:ascii="Segoe UI" w:hAnsi="Segoe UI" w:cs="Segoe UI"/>
                <w:color w:val="333333"/>
              </w:rPr>
              <w:t> is sub element of &lt;web-app&gt; and represents the servlet.</w:t>
            </w:r>
          </w:p>
        </w:tc>
      </w:tr>
      <w:tr w:rsidR="0024255B" w14:paraId="3DEA4053" w14:textId="77777777" w:rsidTr="0024255B">
        <w:trPr>
          <w:tblCellSpacing w:w="15" w:type="dxa"/>
        </w:trPr>
        <w:tc>
          <w:tcPr>
            <w:tcW w:w="0" w:type="auto"/>
            <w:shd w:val="clear" w:color="auto" w:fill="FFFFFF"/>
            <w:vAlign w:val="center"/>
            <w:hideMark/>
          </w:tcPr>
          <w:p w14:paraId="166F10F5" w14:textId="77777777" w:rsidR="0024255B" w:rsidRPr="00D460BB" w:rsidRDefault="0024255B" w:rsidP="00D460BB">
            <w:pPr>
              <w:ind w:left="360"/>
              <w:jc w:val="both"/>
              <w:rPr>
                <w:rFonts w:ascii="Segoe UI" w:hAnsi="Segoe UI" w:cs="Segoe UI"/>
                <w:color w:val="333333"/>
              </w:rPr>
            </w:pPr>
            <w:r w:rsidRPr="00D460BB">
              <w:rPr>
                <w:rStyle w:val="Strong"/>
                <w:rFonts w:ascii="Segoe UI" w:hAnsi="Segoe UI" w:cs="Segoe UI"/>
                <w:color w:val="333333"/>
              </w:rPr>
              <w:t>&lt;servlet-name&gt;</w:t>
            </w:r>
            <w:r w:rsidRPr="00D460BB">
              <w:rPr>
                <w:rFonts w:ascii="Segoe UI" w:hAnsi="Segoe UI" w:cs="Segoe UI"/>
                <w:color w:val="333333"/>
              </w:rPr>
              <w:t> is sub element of &lt;servlet&gt; represents the name of the servlet.</w:t>
            </w:r>
          </w:p>
        </w:tc>
      </w:tr>
      <w:tr w:rsidR="0024255B" w14:paraId="022289ED" w14:textId="77777777" w:rsidTr="0024255B">
        <w:trPr>
          <w:tblCellSpacing w:w="15" w:type="dxa"/>
        </w:trPr>
        <w:tc>
          <w:tcPr>
            <w:tcW w:w="0" w:type="auto"/>
            <w:shd w:val="clear" w:color="auto" w:fill="FFFFFF"/>
            <w:vAlign w:val="center"/>
            <w:hideMark/>
          </w:tcPr>
          <w:p w14:paraId="5EB28844" w14:textId="77777777" w:rsidR="0024255B" w:rsidRPr="00D460BB" w:rsidRDefault="0024255B" w:rsidP="00D460BB">
            <w:pPr>
              <w:ind w:left="360"/>
              <w:jc w:val="both"/>
              <w:rPr>
                <w:rFonts w:ascii="Segoe UI" w:hAnsi="Segoe UI" w:cs="Segoe UI"/>
                <w:color w:val="333333"/>
              </w:rPr>
            </w:pPr>
            <w:r w:rsidRPr="00D460BB">
              <w:rPr>
                <w:rStyle w:val="Strong"/>
                <w:rFonts w:ascii="Segoe UI" w:hAnsi="Segoe UI" w:cs="Segoe UI"/>
                <w:color w:val="333333"/>
              </w:rPr>
              <w:t>&lt;servlet-class&gt;</w:t>
            </w:r>
            <w:r w:rsidRPr="00D460BB">
              <w:rPr>
                <w:rFonts w:ascii="Segoe UI" w:hAnsi="Segoe UI" w:cs="Segoe UI"/>
                <w:color w:val="333333"/>
              </w:rPr>
              <w:t> is sub element of &lt;servlet&gt; represents the class of the servlet.</w:t>
            </w:r>
          </w:p>
        </w:tc>
      </w:tr>
      <w:tr w:rsidR="0024255B" w14:paraId="03F728E7" w14:textId="77777777" w:rsidTr="0024255B">
        <w:trPr>
          <w:tblCellSpacing w:w="15" w:type="dxa"/>
        </w:trPr>
        <w:tc>
          <w:tcPr>
            <w:tcW w:w="0" w:type="auto"/>
            <w:shd w:val="clear" w:color="auto" w:fill="FFFFFF"/>
            <w:vAlign w:val="center"/>
            <w:hideMark/>
          </w:tcPr>
          <w:p w14:paraId="0211E7D3" w14:textId="77777777" w:rsidR="0024255B" w:rsidRPr="00D460BB" w:rsidRDefault="0024255B" w:rsidP="00D460BB">
            <w:pPr>
              <w:ind w:left="360"/>
              <w:jc w:val="both"/>
              <w:rPr>
                <w:rFonts w:ascii="Segoe UI" w:hAnsi="Segoe UI" w:cs="Segoe UI"/>
                <w:color w:val="333333"/>
              </w:rPr>
            </w:pPr>
            <w:r w:rsidRPr="00D460BB">
              <w:rPr>
                <w:rStyle w:val="Strong"/>
                <w:rFonts w:ascii="Segoe UI" w:hAnsi="Segoe UI" w:cs="Segoe UI"/>
                <w:color w:val="333333"/>
              </w:rPr>
              <w:t>&lt;servlet-mapping&gt;</w:t>
            </w:r>
            <w:r w:rsidRPr="00D460BB">
              <w:rPr>
                <w:rFonts w:ascii="Segoe UI" w:hAnsi="Segoe UI" w:cs="Segoe UI"/>
                <w:color w:val="333333"/>
              </w:rPr>
              <w:t> is sub element of &lt;web-app&gt;. It is used to map the servlet.</w:t>
            </w:r>
          </w:p>
        </w:tc>
      </w:tr>
      <w:tr w:rsidR="0024255B" w14:paraId="70E2849B" w14:textId="77777777" w:rsidTr="0024255B">
        <w:trPr>
          <w:tblCellSpacing w:w="15" w:type="dxa"/>
        </w:trPr>
        <w:tc>
          <w:tcPr>
            <w:tcW w:w="0" w:type="auto"/>
            <w:shd w:val="clear" w:color="auto" w:fill="FFFFFF"/>
            <w:vAlign w:val="center"/>
            <w:hideMark/>
          </w:tcPr>
          <w:p w14:paraId="3BE8E694" w14:textId="77777777" w:rsidR="0024255B" w:rsidRPr="00D460BB" w:rsidRDefault="0024255B" w:rsidP="00D460BB">
            <w:pPr>
              <w:ind w:left="360"/>
              <w:jc w:val="both"/>
              <w:rPr>
                <w:rFonts w:ascii="Segoe UI" w:hAnsi="Segoe UI" w:cs="Segoe UI"/>
                <w:color w:val="333333"/>
              </w:rPr>
            </w:pPr>
            <w:r w:rsidRPr="00D460BB">
              <w:rPr>
                <w:rStyle w:val="Strong"/>
                <w:rFonts w:ascii="Segoe UI" w:hAnsi="Segoe UI" w:cs="Segoe UI"/>
                <w:color w:val="333333"/>
              </w:rPr>
              <w:t>&lt;url-pattern&gt;</w:t>
            </w:r>
            <w:r w:rsidRPr="00D460BB">
              <w:rPr>
                <w:rFonts w:ascii="Segoe UI" w:hAnsi="Segoe UI" w:cs="Segoe UI"/>
                <w:color w:val="333333"/>
              </w:rPr>
              <w:t> is sub element of &lt;servlet-mapping&gt;. This pattern is used at client side to invoke the servlet.</w:t>
            </w:r>
          </w:p>
        </w:tc>
      </w:tr>
    </w:tbl>
    <w:p w14:paraId="3D063448" w14:textId="77777777" w:rsidR="0024255B" w:rsidRPr="00D460BB" w:rsidRDefault="00FE746B" w:rsidP="00D460BB">
      <w:pPr>
        <w:ind w:left="360"/>
        <w:rPr>
          <w:rFonts w:ascii="Times New Roman" w:hAnsi="Times New Roman" w:cs="Times New Roman"/>
        </w:rPr>
      </w:pPr>
      <w:r>
        <w:pict w14:anchorId="2027EA66">
          <v:rect id="_x0000_i1056" style="width:0;height:.75pt" o:hrstd="t" o:hrnoshade="t" o:hr="t" fillcolor="#d4d4d4" stroked="f"/>
        </w:pict>
      </w:r>
    </w:p>
    <w:p w14:paraId="32107F4E" w14:textId="77777777" w:rsidR="0024255B" w:rsidRDefault="0024255B"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5)Start the Server and deploy the project</w:t>
      </w:r>
    </w:p>
    <w:p w14:paraId="3DF0A250"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To start Apache Tomcat server, double click on the startup.bat file under apache-tomcat/bin directory.</w:t>
      </w:r>
    </w:p>
    <w:p w14:paraId="538F9BC5" w14:textId="77777777" w:rsidR="0024255B" w:rsidRPr="00D460BB" w:rsidRDefault="00FE746B" w:rsidP="00D460BB">
      <w:pPr>
        <w:ind w:left="360"/>
        <w:rPr>
          <w:rFonts w:ascii="Times New Roman" w:hAnsi="Times New Roman" w:cs="Times New Roman"/>
        </w:rPr>
      </w:pPr>
      <w:r>
        <w:pict w14:anchorId="36580400">
          <v:rect id="_x0000_i1057" style="width:0;height:.75pt" o:hrstd="t" o:hrnoshade="t" o:hr="t" fillcolor="#d4d4d4" stroked="f"/>
        </w:pict>
      </w:r>
    </w:p>
    <w:p w14:paraId="4757C40F" w14:textId="77777777" w:rsidR="0024255B" w:rsidRDefault="0024255B"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One Time Configuration for Apache Tomcat Server</w:t>
      </w:r>
    </w:p>
    <w:p w14:paraId="0D095815"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You need to perform 2 tasks:</w:t>
      </w:r>
    </w:p>
    <w:p w14:paraId="3A84CEEF"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set JAVA_HOME or JRE_HOME in environment variable (It is required to start server).</w:t>
      </w:r>
    </w:p>
    <w:p w14:paraId="14036E3C"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Change the port number of tomcat (optional). It is required if another server is running on same port (8080).</w:t>
      </w:r>
    </w:p>
    <w:p w14:paraId="62A8AB3E" w14:textId="77777777" w:rsidR="0024255B" w:rsidRPr="00D460BB" w:rsidRDefault="00FE746B" w:rsidP="00D460BB">
      <w:pPr>
        <w:spacing w:after="0" w:line="240" w:lineRule="auto"/>
        <w:ind w:left="360"/>
        <w:rPr>
          <w:rFonts w:ascii="Times New Roman" w:hAnsi="Times New Roman" w:cs="Times New Roman"/>
        </w:rPr>
      </w:pPr>
      <w:r>
        <w:pict w14:anchorId="699E4FA3">
          <v:rect id="_x0000_i1058" style="width:0;height:.75pt" o:hrstd="t" o:hrnoshade="t" o:hr="t" fillcolor="#d4d4d4" stroked="f"/>
        </w:pict>
      </w:r>
    </w:p>
    <w:p w14:paraId="7BBE533E" w14:textId="453162C7" w:rsidR="0024255B" w:rsidRDefault="0024255B" w:rsidP="00D460BB">
      <w:pPr>
        <w:pStyle w:val="Heading4"/>
        <w:shd w:val="clear" w:color="auto" w:fill="FFFFFF"/>
        <w:ind w:left="1080"/>
        <w:jc w:val="both"/>
        <w:rPr>
          <w:rFonts w:ascii="Helvetica" w:hAnsi="Helvetica" w:cs="Helvetica"/>
          <w:color w:val="610B4B"/>
          <w:sz w:val="26"/>
          <w:szCs w:val="26"/>
        </w:rPr>
      </w:pPr>
      <w:r>
        <w:rPr>
          <w:rFonts w:ascii="Helvetica" w:hAnsi="Helvetica" w:cs="Helvetica"/>
          <w:b/>
          <w:bCs/>
          <w:color w:val="610B4B"/>
          <w:sz w:val="26"/>
          <w:szCs w:val="26"/>
        </w:rPr>
        <w:t>How to set JAVA_HOME in environment variable?</w:t>
      </w:r>
    </w:p>
    <w:p w14:paraId="4F8C7D0A"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To start Apache Tomcat server JAVA_HOME and JRE_HOME must be set in Environment variables.</w:t>
      </w:r>
    </w:p>
    <w:p w14:paraId="5BA5CADD"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Go to My Computer properties -&gt; Click on advanced tab then environment variables -&gt; Click on the new tab of user variable -&gt; Write JAVA_HOME in variable name and paste the path of jdk folder in variable value -&gt; ok -&gt; ok -&gt; ok.</w:t>
      </w:r>
    </w:p>
    <w:p w14:paraId="02645F26"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Go to My Computer properties:</w:t>
      </w:r>
    </w:p>
    <w:p w14:paraId="5FA2E6A1" w14:textId="1441A694"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lastRenderedPageBreak/>
        <w:drawing>
          <wp:inline distT="0" distB="0" distL="0" distR="0" wp14:anchorId="7961FFAC" wp14:editId="7924CFB7">
            <wp:extent cx="5731510" cy="3485515"/>
            <wp:effectExtent l="0" t="0" r="2540" b="635"/>
            <wp:docPr id="195756717" name="Picture 23" descr="configuring apache tomc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onfiguring apache tomcat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3485515"/>
                    </a:xfrm>
                    <a:prstGeom prst="rect">
                      <a:avLst/>
                    </a:prstGeom>
                    <a:noFill/>
                    <a:ln>
                      <a:noFill/>
                    </a:ln>
                  </pic:spPr>
                </pic:pic>
              </a:graphicData>
            </a:graphic>
          </wp:inline>
        </w:drawing>
      </w:r>
    </w:p>
    <w:p w14:paraId="0776A6AE"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Click on advanced system settings tab then environment variables:</w:t>
      </w:r>
    </w:p>
    <w:p w14:paraId="6DE512D0" w14:textId="77777777" w:rsidR="0024255B" w:rsidRPr="00D460BB" w:rsidRDefault="0024255B" w:rsidP="00D460BB">
      <w:pPr>
        <w:ind w:left="360"/>
        <w:jc w:val="center"/>
        <w:rPr>
          <w:rFonts w:ascii="Times New Roman" w:hAnsi="Times New Roman" w:cs="Times New Roman"/>
          <w:color w:val="808080"/>
          <w:sz w:val="17"/>
          <w:szCs w:val="17"/>
        </w:rPr>
      </w:pPr>
      <w:r w:rsidRPr="00D460BB">
        <w:rPr>
          <w:color w:val="808080"/>
          <w:sz w:val="17"/>
          <w:szCs w:val="17"/>
        </w:rPr>
        <w:t>ADVERTISEMENT</w:t>
      </w:r>
    </w:p>
    <w:p w14:paraId="080F98D9" w14:textId="67D69261"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drawing>
          <wp:inline distT="0" distB="0" distL="0" distR="0" wp14:anchorId="3F9A530F" wp14:editId="71305FC2">
            <wp:extent cx="5731510" cy="3453765"/>
            <wp:effectExtent l="0" t="0" r="2540" b="0"/>
            <wp:docPr id="877276473" name="Picture 22" descr="configuring apache tomc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onfiguring apache tomcat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pic:spPr>
                </pic:pic>
              </a:graphicData>
            </a:graphic>
          </wp:inline>
        </w:drawing>
      </w:r>
    </w:p>
    <w:p w14:paraId="596763DE" w14:textId="217CBDEC"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lastRenderedPageBreak/>
        <w:drawing>
          <wp:inline distT="0" distB="0" distL="0" distR="0" wp14:anchorId="1E713DBE" wp14:editId="79C8A55C">
            <wp:extent cx="5731510" cy="3468370"/>
            <wp:effectExtent l="0" t="0" r="2540" b="0"/>
            <wp:docPr id="1959257026" name="Picture 21" descr="configuring apache tomc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nfiguring apache tomcat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3468370"/>
                    </a:xfrm>
                    <a:prstGeom prst="rect">
                      <a:avLst/>
                    </a:prstGeom>
                    <a:noFill/>
                    <a:ln>
                      <a:noFill/>
                    </a:ln>
                  </pic:spPr>
                </pic:pic>
              </a:graphicData>
            </a:graphic>
          </wp:inline>
        </w:drawing>
      </w:r>
    </w:p>
    <w:p w14:paraId="6E6F2DD6" w14:textId="77777777" w:rsidR="0024255B" w:rsidRPr="00D460BB" w:rsidRDefault="0024255B" w:rsidP="00D460BB">
      <w:pPr>
        <w:shd w:val="clear" w:color="auto" w:fill="FFFFFF"/>
        <w:ind w:left="360"/>
        <w:jc w:val="center"/>
        <w:rPr>
          <w:rFonts w:ascii="Segoe UI" w:hAnsi="Segoe UI" w:cs="Segoe UI"/>
          <w:color w:val="808080"/>
          <w:sz w:val="17"/>
          <w:szCs w:val="17"/>
        </w:rPr>
      </w:pPr>
      <w:r w:rsidRPr="00D460BB">
        <w:rPr>
          <w:rFonts w:ascii="Segoe UI" w:hAnsi="Segoe UI" w:cs="Segoe UI"/>
          <w:color w:val="808080"/>
          <w:sz w:val="17"/>
          <w:szCs w:val="17"/>
        </w:rPr>
        <w:t>ADVERTISEMENT</w:t>
      </w:r>
    </w:p>
    <w:p w14:paraId="3A3E640D" w14:textId="77777777" w:rsidR="0024255B" w:rsidRPr="00D460BB" w:rsidRDefault="0024255B" w:rsidP="00D460BB">
      <w:pPr>
        <w:shd w:val="clear" w:color="auto" w:fill="FFFFFF"/>
        <w:ind w:left="360"/>
        <w:jc w:val="center"/>
        <w:rPr>
          <w:rFonts w:ascii="Segoe UI" w:hAnsi="Segoe UI" w:cs="Segoe UI"/>
          <w:color w:val="808080"/>
          <w:sz w:val="17"/>
          <w:szCs w:val="17"/>
        </w:rPr>
      </w:pPr>
      <w:r w:rsidRPr="00D460BB">
        <w:rPr>
          <w:rFonts w:ascii="Segoe UI" w:hAnsi="Segoe UI" w:cs="Segoe UI"/>
          <w:color w:val="808080"/>
          <w:sz w:val="17"/>
          <w:szCs w:val="17"/>
        </w:rPr>
        <w:t>ADVERTISEMENT</w:t>
      </w:r>
    </w:p>
    <w:p w14:paraId="06912390"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Click on the new tab of user variable or system variable:</w:t>
      </w:r>
    </w:p>
    <w:p w14:paraId="090E00D1" w14:textId="2BA25C5B"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drawing>
          <wp:inline distT="0" distB="0" distL="0" distR="0" wp14:anchorId="795A6CF3" wp14:editId="60C97535">
            <wp:extent cx="5731510" cy="3429000"/>
            <wp:effectExtent l="0" t="0" r="2540" b="0"/>
            <wp:docPr id="1677760757" name="Picture 20" descr="configuring apache tomc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nfiguring apache tomcat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3429000"/>
                    </a:xfrm>
                    <a:prstGeom prst="rect">
                      <a:avLst/>
                    </a:prstGeom>
                    <a:noFill/>
                    <a:ln>
                      <a:noFill/>
                    </a:ln>
                  </pic:spPr>
                </pic:pic>
              </a:graphicData>
            </a:graphic>
          </wp:inline>
        </w:drawing>
      </w:r>
    </w:p>
    <w:p w14:paraId="7941F98F"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Write JAVA_HOME in variable name and paste the path of jdk folder in variable value:</w:t>
      </w:r>
    </w:p>
    <w:p w14:paraId="730FE685" w14:textId="289B6D49"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lastRenderedPageBreak/>
        <w:drawing>
          <wp:inline distT="0" distB="0" distL="0" distR="0" wp14:anchorId="1D1298B2" wp14:editId="122B77B1">
            <wp:extent cx="5731510" cy="3517265"/>
            <wp:effectExtent l="0" t="0" r="2540" b="6985"/>
            <wp:docPr id="43525240" name="Picture 19" descr="configuring apache tomc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nfiguring apache tomcat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517265"/>
                    </a:xfrm>
                    <a:prstGeom prst="rect">
                      <a:avLst/>
                    </a:prstGeom>
                    <a:noFill/>
                    <a:ln>
                      <a:noFill/>
                    </a:ln>
                  </pic:spPr>
                </pic:pic>
              </a:graphicData>
            </a:graphic>
          </wp:inline>
        </w:drawing>
      </w:r>
    </w:p>
    <w:p w14:paraId="440B7B05"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must not be semicolon (;) at the end of the path.</w:t>
      </w:r>
    </w:p>
    <w:p w14:paraId="077B4EA7" w14:textId="77777777" w:rsidR="0024255B" w:rsidRPr="00D460BB" w:rsidRDefault="00FE746B" w:rsidP="00D460BB">
      <w:pPr>
        <w:ind w:left="360"/>
        <w:rPr>
          <w:rFonts w:ascii="Times New Roman" w:hAnsi="Times New Roman" w:cs="Times New Roman"/>
        </w:rPr>
      </w:pPr>
      <w:r>
        <w:pict w14:anchorId="6D78A639">
          <v:rect id="_x0000_i1059" style="width:0;height:.75pt" o:hrstd="t" o:hrnoshade="t" o:hr="t" fillcolor="#d4d4d4" stroked="f"/>
        </w:pic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24255B" w14:paraId="2D9DB809" w14:textId="77777777" w:rsidTr="0024255B">
        <w:trPr>
          <w:tblCellSpacing w:w="15" w:type="dxa"/>
        </w:trPr>
        <w:tc>
          <w:tcPr>
            <w:tcW w:w="0" w:type="auto"/>
            <w:shd w:val="clear" w:color="auto" w:fill="FFFFFF"/>
            <w:vAlign w:val="center"/>
            <w:hideMark/>
          </w:tcPr>
          <w:p w14:paraId="20851C5C"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After setting the JAVA_HOME double click on the startup.bat file in apache tomcat/bin.</w:t>
            </w:r>
          </w:p>
        </w:tc>
      </w:tr>
      <w:tr w:rsidR="0024255B" w14:paraId="27A9AD03" w14:textId="77777777" w:rsidTr="0024255B">
        <w:trPr>
          <w:tblCellSpacing w:w="15" w:type="dxa"/>
        </w:trPr>
        <w:tc>
          <w:tcPr>
            <w:tcW w:w="0" w:type="auto"/>
            <w:shd w:val="clear" w:color="auto" w:fill="FFFFFF"/>
            <w:vAlign w:val="center"/>
            <w:hideMark/>
          </w:tcPr>
          <w:p w14:paraId="16A9F71B" w14:textId="77777777" w:rsidR="0024255B" w:rsidRPr="00D460BB" w:rsidRDefault="0024255B" w:rsidP="00D460BB">
            <w:pPr>
              <w:ind w:left="360"/>
              <w:jc w:val="both"/>
              <w:rPr>
                <w:rFonts w:ascii="Segoe UI" w:hAnsi="Segoe UI" w:cs="Segoe UI"/>
                <w:color w:val="333333"/>
              </w:rPr>
            </w:pPr>
            <w:r w:rsidRPr="00D460BB">
              <w:rPr>
                <w:rFonts w:ascii="Segoe UI" w:hAnsi="Segoe UI" w:cs="Segoe UI"/>
                <w:color w:val="333333"/>
              </w:rPr>
              <w:t>Note: There are two types of tomcat available:</w:t>
            </w:r>
          </w:p>
          <w:p w14:paraId="11798560" w14:textId="77777777" w:rsidR="0024255B" w:rsidRDefault="0024255B"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Apache tomcat that needs to extract only (no need to install)</w:t>
            </w:r>
          </w:p>
          <w:p w14:paraId="7DFE810C" w14:textId="77777777" w:rsidR="0024255B" w:rsidRDefault="0024255B" w:rsidP="00D460BB">
            <w:pPr>
              <w:spacing w:before="60" w:after="100" w:afterAutospacing="1" w:line="375" w:lineRule="atLeast"/>
              <w:ind w:left="360"/>
              <w:jc w:val="both"/>
              <w:rPr>
                <w:rFonts w:ascii="Segoe UI" w:hAnsi="Segoe UI" w:cs="Segoe UI"/>
                <w:color w:val="000000"/>
              </w:rPr>
            </w:pPr>
            <w:r>
              <w:rPr>
                <w:rFonts w:ascii="Segoe UI" w:hAnsi="Segoe UI" w:cs="Segoe UI"/>
                <w:color w:val="000000"/>
              </w:rPr>
              <w:t>Apache tomcat that needs to install</w:t>
            </w:r>
          </w:p>
        </w:tc>
      </w:tr>
      <w:tr w:rsidR="0024255B" w14:paraId="5F53E5C7" w14:textId="77777777" w:rsidTr="0024255B">
        <w:trPr>
          <w:tblCellSpacing w:w="15" w:type="dxa"/>
        </w:trPr>
        <w:tc>
          <w:tcPr>
            <w:tcW w:w="0" w:type="auto"/>
            <w:shd w:val="clear" w:color="auto" w:fill="FFFFFF"/>
            <w:vAlign w:val="center"/>
            <w:hideMark/>
          </w:tcPr>
          <w:p w14:paraId="335F051D" w14:textId="77777777" w:rsidR="0024255B" w:rsidRPr="00D460BB" w:rsidRDefault="0024255B" w:rsidP="00D460BB">
            <w:pPr>
              <w:spacing w:after="0" w:line="240" w:lineRule="auto"/>
              <w:ind w:left="360"/>
              <w:jc w:val="both"/>
              <w:rPr>
                <w:rFonts w:ascii="Segoe UI" w:hAnsi="Segoe UI" w:cs="Segoe UI"/>
                <w:color w:val="333333"/>
              </w:rPr>
            </w:pPr>
            <w:r w:rsidRPr="00D460BB">
              <w:rPr>
                <w:rFonts w:ascii="Segoe UI" w:hAnsi="Segoe UI" w:cs="Segoe UI"/>
                <w:color w:val="333333"/>
              </w:rPr>
              <w:t>It is the example of apache tomcat that needs to extract only.</w:t>
            </w:r>
          </w:p>
        </w:tc>
      </w:tr>
    </w:tbl>
    <w:p w14:paraId="30A2DEA2" w14:textId="03C7EF1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lastRenderedPageBreak/>
        <w:drawing>
          <wp:inline distT="0" distB="0" distL="0" distR="0" wp14:anchorId="488DD670" wp14:editId="03F25C34">
            <wp:extent cx="5731510" cy="3460115"/>
            <wp:effectExtent l="0" t="0" r="2540" b="6985"/>
            <wp:docPr id="146219544" name="Picture 18" descr="how to start tomcat server for servle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ow to start tomcat server for servlet program"/>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3460115"/>
                    </a:xfrm>
                    <a:prstGeom prst="rect">
                      <a:avLst/>
                    </a:prstGeom>
                    <a:noFill/>
                    <a:ln>
                      <a:noFill/>
                    </a:ln>
                  </pic:spPr>
                </pic:pic>
              </a:graphicData>
            </a:graphic>
          </wp:inline>
        </w:drawing>
      </w:r>
    </w:p>
    <w:p w14:paraId="7343B06F" w14:textId="5A958FF1"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drawing>
          <wp:inline distT="0" distB="0" distL="0" distR="0" wp14:anchorId="046858BD" wp14:editId="4AE8A883">
            <wp:extent cx="5731510" cy="3545840"/>
            <wp:effectExtent l="0" t="0" r="2540" b="0"/>
            <wp:docPr id="1432190125" name="Picture 17" descr="how to start tomcat server for servle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ow to start tomcat server for servlet program"/>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6D48C63" w14:textId="77777777" w:rsidR="0024255B" w:rsidRPr="00D460BB" w:rsidRDefault="00FE746B" w:rsidP="00D460BB">
      <w:pPr>
        <w:ind w:left="360"/>
        <w:rPr>
          <w:rFonts w:ascii="Times New Roman" w:hAnsi="Times New Roman" w:cs="Times New Roman"/>
        </w:rPr>
      </w:pPr>
      <w:r>
        <w:pict w14:anchorId="3220FA2A">
          <v:rect id="_x0000_i1060" style="width:0;height:.75pt" o:hrstd="t" o:hrnoshade="t" o:hr="t" fillcolor="#d4d4d4" stroked="f"/>
        </w:pict>
      </w:r>
    </w:p>
    <w:p w14:paraId="231A6166"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Now server is started successfully.</w:t>
      </w:r>
    </w:p>
    <w:p w14:paraId="461738B5" w14:textId="77777777" w:rsidR="0024255B" w:rsidRDefault="0024255B"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lastRenderedPageBreak/>
        <w:t>2) How to change port number of apache tomcat</w:t>
      </w:r>
    </w:p>
    <w:p w14:paraId="03E74981"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Changing the port number is required if there is another server running on the same system with same port number.Suppose you have installed oracle, you need to change the port number of apache tomcat because both have the default port number 8080.</w:t>
      </w:r>
    </w:p>
    <w:p w14:paraId="5AFB93DB"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Open </w:t>
      </w:r>
      <w:r>
        <w:rPr>
          <w:rFonts w:ascii="Segoe UI" w:hAnsi="Segoe UI" w:cs="Segoe UI"/>
          <w:b/>
          <w:bCs/>
          <w:color w:val="333333"/>
        </w:rPr>
        <w:t>server.xml file</w:t>
      </w:r>
      <w:r>
        <w:rPr>
          <w:rFonts w:ascii="Segoe UI" w:hAnsi="Segoe UI" w:cs="Segoe UI"/>
          <w:color w:val="333333"/>
        </w:rPr>
        <w:t> in notepad. It is located inside the </w:t>
      </w:r>
      <w:r>
        <w:rPr>
          <w:rFonts w:ascii="Segoe UI" w:hAnsi="Segoe UI" w:cs="Segoe UI"/>
          <w:b/>
          <w:bCs/>
          <w:color w:val="333333"/>
        </w:rPr>
        <w:t>apache-tomcat/conf</w:t>
      </w:r>
      <w:r>
        <w:rPr>
          <w:rFonts w:ascii="Segoe UI" w:hAnsi="Segoe UI" w:cs="Segoe UI"/>
          <w:color w:val="333333"/>
        </w:rPr>
        <w:t> directory . Change the Connector port = 8080 and replace 8080 by any four digit number instead of 8080. Let us replace it by 9999 and save this file.</w:t>
      </w:r>
    </w:p>
    <w:p w14:paraId="00642908" w14:textId="77777777" w:rsidR="0024255B" w:rsidRPr="00D460BB" w:rsidRDefault="00FE746B" w:rsidP="00D460BB">
      <w:pPr>
        <w:ind w:left="360"/>
        <w:rPr>
          <w:rFonts w:ascii="Times New Roman" w:hAnsi="Times New Roman" w:cs="Times New Roman"/>
        </w:rPr>
      </w:pPr>
      <w:r>
        <w:pict w14:anchorId="3629FD3E">
          <v:rect id="_x0000_i1061" style="width:0;height:.75pt" o:hrstd="t" o:hrnoshade="t" o:hr="t" fillcolor="#d4d4d4" stroked="f"/>
        </w:pict>
      </w:r>
    </w:p>
    <w:p w14:paraId="1D86BDAC" w14:textId="77777777" w:rsidR="0024255B" w:rsidRDefault="0024255B"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5) How to deploy the servlet project</w:t>
      </w:r>
    </w:p>
    <w:p w14:paraId="552737F1"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Copy the project and paste it in the webapps folder under apache tomcat.</w:t>
      </w:r>
    </w:p>
    <w:p w14:paraId="5C99F336" w14:textId="270427C0"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drawing>
          <wp:inline distT="0" distB="0" distL="0" distR="0" wp14:anchorId="03E50127" wp14:editId="53EC3042">
            <wp:extent cx="5731510" cy="3580130"/>
            <wp:effectExtent l="0" t="0" r="2540" b="1270"/>
            <wp:docPr id="729117855" name="Picture 16" descr="how to deploy servlet in apache tomca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ow to deploy servlet in apache tomcat serv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3580130"/>
                    </a:xfrm>
                    <a:prstGeom prst="rect">
                      <a:avLst/>
                    </a:prstGeom>
                    <a:noFill/>
                    <a:ln>
                      <a:noFill/>
                    </a:ln>
                  </pic:spPr>
                </pic:pic>
              </a:graphicData>
            </a:graphic>
          </wp:inline>
        </w:drawing>
      </w:r>
    </w:p>
    <w:p w14:paraId="19145695"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But there are several ways to deploy the project. They are as follows:</w:t>
      </w:r>
    </w:p>
    <w:p w14:paraId="3C4A3E30"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By copying the context(project) folder into the webapps directory</w:t>
      </w:r>
    </w:p>
    <w:p w14:paraId="074089CA"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By copying the war folder into the webapps directory</w:t>
      </w:r>
    </w:p>
    <w:p w14:paraId="51F2AF66"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By selecting the folder path from the server</w:t>
      </w:r>
    </w:p>
    <w:p w14:paraId="663FAB8D" w14:textId="77777777" w:rsidR="0024255B" w:rsidRDefault="0024255B"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lastRenderedPageBreak/>
        <w:t>By selecting the war file from the server</w:t>
      </w:r>
    </w:p>
    <w:p w14:paraId="33A535B6"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Here, we are using the first approach.</w:t>
      </w:r>
    </w:p>
    <w:p w14:paraId="640A59C3"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You can also create war file, and paste it inside the webapps directory. To do so, you need to use jar tool to create the war file. Go inside the project directory (before the WEB-INF), then write:</w:t>
      </w:r>
    </w:p>
    <w:p w14:paraId="7C227516"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projectfolder&gt; jar cvf myproject.war *  </w:t>
      </w:r>
    </w:p>
    <w:p w14:paraId="50F2D8BC"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Creating war file has an advantage that moving the project from one location to another takes less time.</w:t>
      </w:r>
    </w:p>
    <w:p w14:paraId="0F7174FF" w14:textId="77777777" w:rsidR="0024255B" w:rsidRPr="00D460BB" w:rsidRDefault="00FE746B" w:rsidP="00D460BB">
      <w:pPr>
        <w:ind w:left="360"/>
        <w:rPr>
          <w:rFonts w:ascii="Times New Roman" w:hAnsi="Times New Roman" w:cs="Times New Roman"/>
        </w:rPr>
      </w:pPr>
      <w:r>
        <w:pict w14:anchorId="0369EF8B">
          <v:rect id="_x0000_i1062" style="width:0;height:.75pt" o:hrstd="t" o:hrnoshade="t" o:hr="t" fillcolor="#d4d4d4" stroked="f"/>
        </w:pict>
      </w:r>
    </w:p>
    <w:p w14:paraId="0EA2262B" w14:textId="77777777" w:rsidR="0024255B" w:rsidRDefault="0024255B"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6) How to access the servlet</w:t>
      </w:r>
    </w:p>
    <w:p w14:paraId="7D9EF6B1" w14:textId="77777777"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color w:val="333333"/>
        </w:rPr>
        <w:t>Open broser and write http://hostname:portno/contextroot/urlpatternofservlet. For example:</w:t>
      </w:r>
    </w:p>
    <w:p w14:paraId="566AD18C" w14:textId="77777777" w:rsidR="0024255B" w:rsidRDefault="0024255B"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//localhost:9999/demo/welcome</w:t>
      </w:r>
      <w:r>
        <w:rPr>
          <w:rFonts w:ascii="Segoe UI" w:hAnsi="Segoe UI" w:cs="Segoe UI"/>
          <w:color w:val="000000"/>
          <w:bdr w:val="none" w:sz="0" w:space="0" w:color="auto" w:frame="1"/>
        </w:rPr>
        <w:t>  </w:t>
      </w:r>
    </w:p>
    <w:p w14:paraId="5AF5BB67" w14:textId="365217DD" w:rsidR="0024255B" w:rsidRDefault="0024255B"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drawing>
          <wp:inline distT="0" distB="0" distL="0" distR="0" wp14:anchorId="121747B8" wp14:editId="0926F357">
            <wp:extent cx="5731510" cy="2294890"/>
            <wp:effectExtent l="0" t="0" r="2540" b="0"/>
            <wp:docPr id="1212444166" name="Picture 15" descr="output of servl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utput of servlet exampl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2294890"/>
                    </a:xfrm>
                    <a:prstGeom prst="rect">
                      <a:avLst/>
                    </a:prstGeom>
                    <a:noFill/>
                    <a:ln>
                      <a:noFill/>
                    </a:ln>
                  </pic:spPr>
                </pic:pic>
              </a:graphicData>
            </a:graphic>
          </wp:inline>
        </w:drawing>
      </w:r>
    </w:p>
    <w:p w14:paraId="49E81621" w14:textId="77777777" w:rsidR="0024255B" w:rsidRDefault="0024255B" w:rsidP="00D460BB">
      <w:pPr>
        <w:pStyle w:val="NoSpacing"/>
        <w:rPr>
          <w:sz w:val="24"/>
          <w:szCs w:val="24"/>
        </w:rPr>
      </w:pPr>
    </w:p>
    <w:p w14:paraId="5254C011" w14:textId="77777777" w:rsidR="00AF1634" w:rsidRDefault="00AF1634" w:rsidP="00D460BB">
      <w:pPr>
        <w:pStyle w:val="NoSpacing"/>
        <w:rPr>
          <w:sz w:val="24"/>
          <w:szCs w:val="24"/>
        </w:rPr>
      </w:pPr>
    </w:p>
    <w:p w14:paraId="37A04934" w14:textId="157FC902" w:rsidR="00AF1634" w:rsidRPr="00AF1634" w:rsidRDefault="00AF1634" w:rsidP="00D460BB">
      <w:pPr>
        <w:pStyle w:val="Heading1"/>
        <w:ind w:left="360"/>
        <w:rPr>
          <w:rFonts w:eastAsia="Times New Roman"/>
          <w:u w:val="single"/>
          <w:lang w:eastAsia="en-IN"/>
        </w:rPr>
      </w:pPr>
      <w:r w:rsidRPr="00AF1634">
        <w:rPr>
          <w:rFonts w:eastAsia="Times New Roman"/>
          <w:u w:val="single"/>
          <w:lang w:eastAsia="en-IN"/>
        </w:rPr>
        <w:t>ServletRequest Methods In Servlet</w:t>
      </w:r>
    </w:p>
    <w:p w14:paraId="2F537648" w14:textId="77777777" w:rsidR="00AF1634" w:rsidRDefault="00AF1634" w:rsidP="00D460BB">
      <w:pPr>
        <w:pStyle w:val="NoSpacing"/>
        <w:rPr>
          <w:sz w:val="24"/>
          <w:szCs w:val="24"/>
        </w:rPr>
      </w:pPr>
    </w:p>
    <w:p w14:paraId="51530E68" w14:textId="77777777" w:rsidR="00AF1634" w:rsidRDefault="00AF1634" w:rsidP="00D460BB">
      <w:pPr>
        <w:pStyle w:val="Heading1"/>
        <w:shd w:val="clear" w:color="auto" w:fill="FFFFFF"/>
        <w:spacing w:before="75" w:line="312" w:lineRule="atLeast"/>
        <w:ind w:left="360"/>
        <w:jc w:val="both"/>
        <w:rPr>
          <w:rFonts w:ascii="Helvetica" w:hAnsi="Helvetica" w:cs="Helvetica"/>
          <w:color w:val="610B38"/>
          <w:sz w:val="39"/>
          <w:szCs w:val="39"/>
        </w:rPr>
      </w:pPr>
      <w:r>
        <w:rPr>
          <w:rFonts w:ascii="Helvetica" w:hAnsi="Helvetica" w:cs="Helvetica"/>
          <w:b/>
          <w:bCs/>
          <w:color w:val="610B38"/>
          <w:sz w:val="39"/>
          <w:szCs w:val="39"/>
        </w:rPr>
        <w:t>ServletRequest Interface</w:t>
      </w:r>
    </w:p>
    <w:p w14:paraId="7A5C8432"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132" w:history="1">
        <w:r w:rsidR="00AF1634">
          <w:rPr>
            <w:rStyle w:val="Hyperlink"/>
            <w:color w:val="008000"/>
            <w:sz w:val="23"/>
            <w:szCs w:val="23"/>
          </w:rPr>
          <w:t>ServletRequest Interface</w:t>
        </w:r>
      </w:hyperlink>
    </w:p>
    <w:p w14:paraId="4A4858E4"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33" w:anchor="methods" w:history="1">
        <w:r w:rsidR="00AF1634">
          <w:rPr>
            <w:rStyle w:val="Hyperlink"/>
            <w:color w:val="008000"/>
            <w:sz w:val="23"/>
            <w:szCs w:val="23"/>
          </w:rPr>
          <w:t>Methods of ServletRequest interface</w:t>
        </w:r>
      </w:hyperlink>
    </w:p>
    <w:p w14:paraId="5486FDDD"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34" w:anchor="example" w:history="1">
        <w:r w:rsidR="00AF1634">
          <w:rPr>
            <w:rStyle w:val="Hyperlink"/>
            <w:color w:val="008000"/>
            <w:sz w:val="23"/>
            <w:szCs w:val="23"/>
          </w:rPr>
          <w:t>Example of ServletRequest interface</w:t>
        </w:r>
      </w:hyperlink>
    </w:p>
    <w:p w14:paraId="59C5FBB9"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35" w:history="1">
        <w:r w:rsidR="00AF1634">
          <w:rPr>
            <w:rStyle w:val="Hyperlink"/>
            <w:color w:val="008000"/>
            <w:sz w:val="23"/>
            <w:szCs w:val="23"/>
          </w:rPr>
          <w:t>Displaying all the header information</w:t>
        </w:r>
      </w:hyperlink>
    </w:p>
    <w:p w14:paraId="1B56CC64"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An object of ServletRequest is used to provide the client request information to a servlet such as content type, content length, parameter names and values, header informations, attributes etc.</w:t>
      </w:r>
    </w:p>
    <w:p w14:paraId="6BEBC62F"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r w:rsidRPr="00D460BB">
        <w:rPr>
          <w:rFonts w:ascii="Segoe UI" w:hAnsi="Segoe UI" w:cs="Segoe UI"/>
          <w:color w:val="333333"/>
        </w:rPr>
        <w:br/>
      </w:r>
    </w:p>
    <w:p w14:paraId="4F1ED935" w14:textId="77777777" w:rsidR="00AF1634" w:rsidRDefault="00AF1634" w:rsidP="00D460BB">
      <w:pPr>
        <w:pStyle w:val="Heading3"/>
        <w:shd w:val="clear" w:color="auto" w:fill="FFFFFF"/>
        <w:spacing w:line="312" w:lineRule="atLeast"/>
        <w:ind w:left="360"/>
        <w:jc w:val="both"/>
        <w:rPr>
          <w:rFonts w:ascii="Helvetica" w:hAnsi="Helvetica" w:cs="Helvetica"/>
          <w:color w:val="556B2F"/>
          <w:sz w:val="26"/>
          <w:szCs w:val="26"/>
        </w:rPr>
      </w:pPr>
      <w:r>
        <w:rPr>
          <w:rFonts w:ascii="Helvetica" w:hAnsi="Helvetica" w:cs="Helvetica"/>
          <w:color w:val="556B2F"/>
          <w:sz w:val="26"/>
          <w:szCs w:val="26"/>
        </w:rPr>
        <w:t>Methods of ServletRequest interface</w:t>
      </w:r>
    </w:p>
    <w:p w14:paraId="6D7FA1E4"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methods defined in the ServletRequest interface. Some of them are as follows:</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69"/>
        <w:gridCol w:w="5517"/>
      </w:tblGrid>
      <w:tr w:rsidR="00AF1634" w14:paraId="11B360AE" w14:textId="77777777" w:rsidTr="00AF1634">
        <w:tc>
          <w:tcPr>
            <w:tcW w:w="2061" w:type="pct"/>
            <w:shd w:val="clear" w:color="auto" w:fill="C7CCBE"/>
            <w:tcMar>
              <w:top w:w="180" w:type="dxa"/>
              <w:left w:w="180" w:type="dxa"/>
              <w:bottom w:w="180" w:type="dxa"/>
              <w:right w:w="180" w:type="dxa"/>
            </w:tcMar>
            <w:hideMark/>
          </w:tcPr>
          <w:p w14:paraId="54728749" w14:textId="77777777" w:rsidR="00AF1634" w:rsidRPr="00D460BB" w:rsidRDefault="00AF1634" w:rsidP="00D460BB">
            <w:pPr>
              <w:ind w:left="360"/>
              <w:rPr>
                <w:rFonts w:ascii="Times New Roman" w:hAnsi="Times New Roman" w:cs="Times New Roman"/>
                <w:b/>
                <w:bCs/>
                <w:color w:val="000000"/>
                <w:sz w:val="26"/>
                <w:szCs w:val="26"/>
              </w:rPr>
            </w:pPr>
            <w:r w:rsidRPr="00D460BB">
              <w:rPr>
                <w:b/>
                <w:bCs/>
                <w:color w:val="000000"/>
                <w:sz w:val="26"/>
                <w:szCs w:val="26"/>
              </w:rPr>
              <w:t>Method</w:t>
            </w:r>
          </w:p>
        </w:tc>
        <w:tc>
          <w:tcPr>
            <w:tcW w:w="2939" w:type="pct"/>
            <w:shd w:val="clear" w:color="auto" w:fill="C7CCBE"/>
            <w:tcMar>
              <w:top w:w="180" w:type="dxa"/>
              <w:left w:w="180" w:type="dxa"/>
              <w:bottom w:w="180" w:type="dxa"/>
              <w:right w:w="180" w:type="dxa"/>
            </w:tcMar>
            <w:hideMark/>
          </w:tcPr>
          <w:p w14:paraId="48BCE53E" w14:textId="77777777" w:rsidR="00AF1634" w:rsidRPr="00D460BB" w:rsidRDefault="00AF1634" w:rsidP="00D460BB">
            <w:pPr>
              <w:ind w:left="360"/>
              <w:rPr>
                <w:b/>
                <w:bCs/>
                <w:color w:val="000000"/>
                <w:sz w:val="26"/>
                <w:szCs w:val="26"/>
              </w:rPr>
            </w:pPr>
            <w:r w:rsidRPr="00D460BB">
              <w:rPr>
                <w:b/>
                <w:bCs/>
                <w:color w:val="000000"/>
                <w:sz w:val="26"/>
                <w:szCs w:val="26"/>
              </w:rPr>
              <w:t>Description</w:t>
            </w:r>
          </w:p>
        </w:tc>
      </w:tr>
      <w:tr w:rsidR="00AF1634" w14:paraId="7308DD08" w14:textId="77777777" w:rsidTr="00AF1634">
        <w:tc>
          <w:tcPr>
            <w:tcW w:w="20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90AEEE" w14:textId="77777777" w:rsidR="00AF1634" w:rsidRPr="00D460BB" w:rsidRDefault="00AF1634" w:rsidP="00D460BB">
            <w:pPr>
              <w:ind w:left="360"/>
              <w:jc w:val="both"/>
              <w:rPr>
                <w:rFonts w:ascii="Segoe UI" w:hAnsi="Segoe UI" w:cs="Segoe UI"/>
                <w:color w:val="333333"/>
                <w:sz w:val="24"/>
                <w:szCs w:val="24"/>
              </w:rPr>
            </w:pPr>
            <w:r w:rsidRPr="00D460BB">
              <w:rPr>
                <w:rStyle w:val="Strong"/>
                <w:rFonts w:ascii="Segoe UI" w:hAnsi="Segoe UI" w:cs="Segoe UI"/>
                <w:color w:val="333333"/>
              </w:rPr>
              <w:t>public String getParameter(String name)</w:t>
            </w:r>
          </w:p>
        </w:tc>
        <w:tc>
          <w:tcPr>
            <w:tcW w:w="29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93B163"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is used to obtain the value of a parameter by name.</w:t>
            </w:r>
          </w:p>
        </w:tc>
      </w:tr>
      <w:tr w:rsidR="00AF1634" w14:paraId="2A460565" w14:textId="77777777" w:rsidTr="00AF1634">
        <w:tc>
          <w:tcPr>
            <w:tcW w:w="20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147358" w14:textId="77777777" w:rsidR="00AF1634" w:rsidRPr="00D460BB" w:rsidRDefault="00AF1634" w:rsidP="00D460BB">
            <w:pPr>
              <w:ind w:left="360"/>
              <w:jc w:val="both"/>
              <w:rPr>
                <w:rFonts w:ascii="Segoe UI" w:hAnsi="Segoe UI" w:cs="Segoe UI"/>
                <w:color w:val="333333"/>
              </w:rPr>
            </w:pPr>
            <w:r w:rsidRPr="00D460BB">
              <w:rPr>
                <w:rStyle w:val="Strong"/>
                <w:rFonts w:ascii="Segoe UI" w:hAnsi="Segoe UI" w:cs="Segoe UI"/>
                <w:color w:val="333333"/>
              </w:rPr>
              <w:t>public String[] getParameterValues(String name)</w:t>
            </w:r>
          </w:p>
        </w:tc>
        <w:tc>
          <w:tcPr>
            <w:tcW w:w="29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99BF20"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returns an array of String containing all values of given parameter name. It is mainly used to obtain values of a Multi select list box.</w:t>
            </w:r>
          </w:p>
        </w:tc>
      </w:tr>
      <w:tr w:rsidR="00AF1634" w14:paraId="6704859C" w14:textId="77777777" w:rsidTr="00AF1634">
        <w:tc>
          <w:tcPr>
            <w:tcW w:w="20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49B434" w14:textId="77777777" w:rsidR="00AF1634" w:rsidRPr="00D460BB" w:rsidRDefault="00AF1634" w:rsidP="00D460BB">
            <w:pPr>
              <w:ind w:left="360"/>
              <w:jc w:val="both"/>
              <w:rPr>
                <w:rFonts w:ascii="Segoe UI" w:hAnsi="Segoe UI" w:cs="Segoe UI"/>
                <w:color w:val="333333"/>
              </w:rPr>
            </w:pPr>
            <w:r w:rsidRPr="00D460BB">
              <w:rPr>
                <w:rStyle w:val="Strong"/>
                <w:rFonts w:ascii="Segoe UI" w:hAnsi="Segoe UI" w:cs="Segoe UI"/>
                <w:color w:val="333333"/>
              </w:rPr>
              <w:t>java.util.Enumeration getParameterNames()</w:t>
            </w:r>
          </w:p>
        </w:tc>
        <w:tc>
          <w:tcPr>
            <w:tcW w:w="29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9317CB"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returns an enumeration of all of the request parameter names.</w:t>
            </w:r>
          </w:p>
        </w:tc>
      </w:tr>
      <w:tr w:rsidR="00AF1634" w14:paraId="370AC589" w14:textId="77777777" w:rsidTr="00AF1634">
        <w:tc>
          <w:tcPr>
            <w:tcW w:w="20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869AB9" w14:textId="77777777" w:rsidR="00AF1634" w:rsidRPr="00D460BB" w:rsidRDefault="00AF1634" w:rsidP="00D460BB">
            <w:pPr>
              <w:ind w:left="360"/>
              <w:jc w:val="both"/>
              <w:rPr>
                <w:rFonts w:ascii="Segoe UI" w:hAnsi="Segoe UI" w:cs="Segoe UI"/>
                <w:color w:val="333333"/>
              </w:rPr>
            </w:pPr>
            <w:r w:rsidRPr="00D460BB">
              <w:rPr>
                <w:rStyle w:val="Strong"/>
                <w:rFonts w:ascii="Segoe UI" w:hAnsi="Segoe UI" w:cs="Segoe UI"/>
                <w:color w:val="333333"/>
              </w:rPr>
              <w:t>public int getContentLength()</w:t>
            </w:r>
          </w:p>
        </w:tc>
        <w:tc>
          <w:tcPr>
            <w:tcW w:w="29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EA7802"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Returns the size of the request entity data, or -1 if not known.</w:t>
            </w:r>
          </w:p>
        </w:tc>
      </w:tr>
      <w:tr w:rsidR="00AF1634" w14:paraId="5E805F4A" w14:textId="77777777" w:rsidTr="00AF1634">
        <w:tc>
          <w:tcPr>
            <w:tcW w:w="20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48E652" w14:textId="77777777" w:rsidR="00AF1634" w:rsidRPr="00D460BB" w:rsidRDefault="00AF1634" w:rsidP="00D460BB">
            <w:pPr>
              <w:ind w:left="360"/>
              <w:jc w:val="both"/>
              <w:rPr>
                <w:rFonts w:ascii="Segoe UI" w:hAnsi="Segoe UI" w:cs="Segoe UI"/>
                <w:color w:val="333333"/>
              </w:rPr>
            </w:pPr>
            <w:r w:rsidRPr="00D460BB">
              <w:rPr>
                <w:rStyle w:val="Strong"/>
                <w:rFonts w:ascii="Segoe UI" w:hAnsi="Segoe UI" w:cs="Segoe UI"/>
                <w:color w:val="333333"/>
              </w:rPr>
              <w:t>public String getCharacterEncoding()</w:t>
            </w:r>
          </w:p>
        </w:tc>
        <w:tc>
          <w:tcPr>
            <w:tcW w:w="29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B8B18E"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Returns the character set encoding for the input of this request.</w:t>
            </w:r>
          </w:p>
        </w:tc>
      </w:tr>
      <w:tr w:rsidR="00AF1634" w14:paraId="0A9442D9" w14:textId="77777777" w:rsidTr="00AF1634">
        <w:tc>
          <w:tcPr>
            <w:tcW w:w="20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D47764" w14:textId="77777777" w:rsidR="00AF1634" w:rsidRPr="00D460BB" w:rsidRDefault="00AF1634" w:rsidP="00D460BB">
            <w:pPr>
              <w:ind w:left="360"/>
              <w:jc w:val="both"/>
              <w:rPr>
                <w:rFonts w:ascii="Segoe UI" w:hAnsi="Segoe UI" w:cs="Segoe UI"/>
                <w:color w:val="333333"/>
              </w:rPr>
            </w:pPr>
            <w:r w:rsidRPr="00D460BB">
              <w:rPr>
                <w:rStyle w:val="Strong"/>
                <w:rFonts w:ascii="Segoe UI" w:hAnsi="Segoe UI" w:cs="Segoe UI"/>
                <w:color w:val="333333"/>
              </w:rPr>
              <w:t>public String getContentType()</w:t>
            </w:r>
          </w:p>
        </w:tc>
        <w:tc>
          <w:tcPr>
            <w:tcW w:w="29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F52B8A"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Returns the Internet Media Type of the request entity data, or null if not known.</w:t>
            </w:r>
          </w:p>
        </w:tc>
      </w:tr>
      <w:tr w:rsidR="00AF1634" w14:paraId="5FA411F7" w14:textId="77777777" w:rsidTr="00AF1634">
        <w:tc>
          <w:tcPr>
            <w:tcW w:w="20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D54004" w14:textId="77777777" w:rsidR="00AF1634" w:rsidRPr="00D460BB" w:rsidRDefault="00AF1634" w:rsidP="00D460BB">
            <w:pPr>
              <w:ind w:left="360"/>
              <w:jc w:val="both"/>
              <w:rPr>
                <w:rFonts w:ascii="Segoe UI" w:hAnsi="Segoe UI" w:cs="Segoe UI"/>
                <w:color w:val="333333"/>
              </w:rPr>
            </w:pPr>
            <w:r w:rsidRPr="00D460BB">
              <w:rPr>
                <w:rStyle w:val="Strong"/>
                <w:rFonts w:ascii="Segoe UI" w:hAnsi="Segoe UI" w:cs="Segoe UI"/>
                <w:color w:val="333333"/>
              </w:rPr>
              <w:t xml:space="preserve">public ServletInputStream getInputStream() throws </w:t>
            </w:r>
            <w:r w:rsidRPr="00D460BB">
              <w:rPr>
                <w:rStyle w:val="Strong"/>
                <w:rFonts w:ascii="Segoe UI" w:hAnsi="Segoe UI" w:cs="Segoe UI"/>
                <w:color w:val="333333"/>
              </w:rPr>
              <w:lastRenderedPageBreak/>
              <w:t>IOException</w:t>
            </w:r>
          </w:p>
        </w:tc>
        <w:tc>
          <w:tcPr>
            <w:tcW w:w="29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05DAB5"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lastRenderedPageBreak/>
              <w:t>Returns an input stream for reading binary data in the request body.</w:t>
            </w:r>
          </w:p>
        </w:tc>
      </w:tr>
      <w:tr w:rsidR="00AF1634" w14:paraId="1CC5B03A" w14:textId="77777777" w:rsidTr="00AF1634">
        <w:tc>
          <w:tcPr>
            <w:tcW w:w="20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52241F" w14:textId="77777777" w:rsidR="00AF1634" w:rsidRPr="00D460BB" w:rsidRDefault="00AF1634" w:rsidP="00D460BB">
            <w:pPr>
              <w:ind w:left="360"/>
              <w:jc w:val="both"/>
              <w:rPr>
                <w:rFonts w:ascii="Segoe UI" w:hAnsi="Segoe UI" w:cs="Segoe UI"/>
                <w:color w:val="333333"/>
              </w:rPr>
            </w:pPr>
            <w:r w:rsidRPr="00D460BB">
              <w:rPr>
                <w:rStyle w:val="Strong"/>
                <w:rFonts w:ascii="Segoe UI" w:hAnsi="Segoe UI" w:cs="Segoe UI"/>
                <w:color w:val="333333"/>
              </w:rPr>
              <w:t>public abstract String getServerName()</w:t>
            </w:r>
          </w:p>
        </w:tc>
        <w:tc>
          <w:tcPr>
            <w:tcW w:w="29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40889C"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Returns the host name of the server that received the request.</w:t>
            </w:r>
          </w:p>
        </w:tc>
      </w:tr>
      <w:tr w:rsidR="00AF1634" w14:paraId="3E861544" w14:textId="77777777" w:rsidTr="00AF1634">
        <w:tc>
          <w:tcPr>
            <w:tcW w:w="20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065598" w14:textId="77777777" w:rsidR="00AF1634" w:rsidRPr="00D460BB" w:rsidRDefault="00AF1634" w:rsidP="00D460BB">
            <w:pPr>
              <w:ind w:left="360"/>
              <w:jc w:val="both"/>
              <w:rPr>
                <w:rFonts w:ascii="Segoe UI" w:hAnsi="Segoe UI" w:cs="Segoe UI"/>
                <w:color w:val="333333"/>
              </w:rPr>
            </w:pPr>
            <w:r w:rsidRPr="00D460BB">
              <w:rPr>
                <w:rStyle w:val="Strong"/>
                <w:rFonts w:ascii="Segoe UI" w:hAnsi="Segoe UI" w:cs="Segoe UI"/>
                <w:color w:val="333333"/>
              </w:rPr>
              <w:t>public int getServerPort()</w:t>
            </w:r>
          </w:p>
        </w:tc>
        <w:tc>
          <w:tcPr>
            <w:tcW w:w="29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E8EB8"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Returns the port number on which this request was received.</w:t>
            </w:r>
          </w:p>
        </w:tc>
      </w:tr>
    </w:tbl>
    <w:p w14:paraId="38EAA540" w14:textId="77777777" w:rsidR="00AF1634" w:rsidRPr="00D460BB" w:rsidRDefault="00FE746B" w:rsidP="00D460BB">
      <w:pPr>
        <w:ind w:left="360"/>
        <w:rPr>
          <w:rFonts w:ascii="Times New Roman" w:hAnsi="Times New Roman" w:cs="Times New Roman"/>
        </w:rPr>
      </w:pPr>
      <w:r>
        <w:pict w14:anchorId="52E7C018">
          <v:rect id="_x0000_i1063" style="width:0;height:.75pt" o:hrstd="t" o:hrnoshade="t" o:hr="t" fillcolor="#d4d4d4" stroked="f"/>
        </w:pict>
      </w:r>
    </w:p>
    <w:p w14:paraId="1CD25009" w14:textId="77777777" w:rsidR="00AF1634" w:rsidRDefault="00AF1634"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ServletRequest to display the name of the user</w:t>
      </w:r>
    </w:p>
    <w:p w14:paraId="4B551D32"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displaying the name of the user in the servlet. For this purpose, we have used the getParameter method that returns the value for the given request parameter name.</w:t>
      </w:r>
    </w:p>
    <w:p w14:paraId="1B4DDC49"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index.html</w:t>
      </w:r>
    </w:p>
    <w:p w14:paraId="15089D3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&lt;form action=</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method=</w:t>
      </w:r>
      <w:r>
        <w:rPr>
          <w:rStyle w:val="string"/>
          <w:rFonts w:ascii="Segoe UI" w:hAnsi="Segoe UI" w:cs="Segoe UI"/>
          <w:color w:val="0000FF"/>
          <w:bdr w:val="none" w:sz="0" w:space="0" w:color="auto" w:frame="1"/>
        </w:rPr>
        <w:t>"get"</w:t>
      </w:r>
      <w:r>
        <w:rPr>
          <w:rFonts w:ascii="Segoe UI" w:hAnsi="Segoe UI" w:cs="Segoe UI"/>
          <w:color w:val="000000"/>
          <w:bdr w:val="none" w:sz="0" w:space="0" w:color="auto" w:frame="1"/>
        </w:rPr>
        <w:t>&gt;  </w:t>
      </w:r>
    </w:p>
    <w:p w14:paraId="0682E48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Enter your name&lt;input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&gt;&lt;br&gt;  </w:t>
      </w:r>
    </w:p>
    <w:p w14:paraId="6686ABD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&lt;input type=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"login"</w:t>
      </w:r>
      <w:r>
        <w:rPr>
          <w:rFonts w:ascii="Segoe UI" w:hAnsi="Segoe UI" w:cs="Segoe UI"/>
          <w:color w:val="000000"/>
          <w:bdr w:val="none" w:sz="0" w:space="0" w:color="auto" w:frame="1"/>
        </w:rPr>
        <w:t>&gt;  </w:t>
      </w:r>
    </w:p>
    <w:p w14:paraId="577B674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&lt;/form&gt;  </w:t>
      </w:r>
    </w:p>
    <w:p w14:paraId="343587D3" w14:textId="77777777" w:rsidR="00AF1634" w:rsidRPr="00D460BB" w:rsidRDefault="00AF1634" w:rsidP="00D460BB">
      <w:pPr>
        <w:spacing w:line="240" w:lineRule="auto"/>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DemoServ.java</w:t>
      </w:r>
    </w:p>
    <w:p w14:paraId="04A8879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50676355"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295A90C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12717837"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w:t>
      </w:r>
    </w:p>
    <w:p w14:paraId="261D9FD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req,HttpServletResponse res)  </w:t>
      </w:r>
    </w:p>
    <w:p w14:paraId="598A9882"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ServletException,IOException  </w:t>
      </w:r>
    </w:p>
    <w:p w14:paraId="3509880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9B4FF8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3FBB258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PrintWriter pw=res.getWriter();  </w:t>
      </w:r>
    </w:p>
    <w:p w14:paraId="099C475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B69F2D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String name=req.getParameter(</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//will return value</w:t>
      </w:r>
      <w:r>
        <w:rPr>
          <w:rFonts w:ascii="Segoe UI" w:hAnsi="Segoe UI" w:cs="Segoe UI"/>
          <w:color w:val="000000"/>
          <w:bdr w:val="none" w:sz="0" w:space="0" w:color="auto" w:frame="1"/>
        </w:rPr>
        <w:t>  </w:t>
      </w:r>
    </w:p>
    <w:p w14:paraId="3A96870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pw.println(</w:t>
      </w:r>
      <w:r>
        <w:rPr>
          <w:rStyle w:val="string"/>
          <w:rFonts w:ascii="Segoe UI" w:hAnsi="Segoe UI" w:cs="Segoe UI"/>
          <w:color w:val="0000FF"/>
          <w:bdr w:val="none" w:sz="0" w:space="0" w:color="auto" w:frame="1"/>
        </w:rPr>
        <w:t>"Welcome "</w:t>
      </w:r>
      <w:r>
        <w:rPr>
          <w:rFonts w:ascii="Segoe UI" w:hAnsi="Segoe UI" w:cs="Segoe UI"/>
          <w:color w:val="000000"/>
          <w:bdr w:val="none" w:sz="0" w:space="0" w:color="auto" w:frame="1"/>
        </w:rPr>
        <w:t>+name);  </w:t>
      </w:r>
    </w:p>
    <w:p w14:paraId="3BC6548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2A6BCF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pw.close();  </w:t>
      </w:r>
    </w:p>
    <w:p w14:paraId="11ABAFA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551CFE66"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p>
    <w:p w14:paraId="5458618D" w14:textId="77777777" w:rsidR="00AF1634" w:rsidRDefault="00FE746B" w:rsidP="00D460BB">
      <w:pPr>
        <w:ind w:left="360"/>
      </w:pPr>
      <w:r>
        <w:pict w14:anchorId="1FC12FCA">
          <v:rect id="_x0000_i1064" style="width:0;height:.75pt" o:hrstd="t" o:hrnoshade="t" o:hr="t" fillcolor="#d4d4d4" stroked="f"/>
        </w:pict>
      </w:r>
    </w:p>
    <w:p w14:paraId="5DA34E8A" w14:textId="77777777" w:rsidR="00AF1634" w:rsidRDefault="00AF1634" w:rsidP="00D460BB">
      <w:pPr>
        <w:pStyle w:val="Heading3"/>
        <w:shd w:val="clear" w:color="auto" w:fill="FFFFFF"/>
        <w:spacing w:line="312" w:lineRule="atLeast"/>
        <w:ind w:left="360"/>
        <w:jc w:val="both"/>
        <w:rPr>
          <w:rFonts w:ascii="Helvetica" w:hAnsi="Helvetica" w:cs="Helvetica"/>
          <w:color w:val="008000"/>
          <w:sz w:val="32"/>
          <w:szCs w:val="32"/>
        </w:rPr>
      </w:pPr>
      <w:r>
        <w:rPr>
          <w:rFonts w:ascii="Helvetica" w:hAnsi="Helvetica" w:cs="Helvetica"/>
          <w:b/>
          <w:bCs/>
          <w:color w:val="008000"/>
          <w:sz w:val="32"/>
          <w:szCs w:val="32"/>
        </w:rPr>
        <w:t>Other examples of ServletRequest interface</w:t>
      </w:r>
    </w:p>
    <w:p w14:paraId="5D08E8AF" w14:textId="77777777" w:rsidR="00AF1634" w:rsidRPr="00D460BB" w:rsidRDefault="00FE746B" w:rsidP="00D460BB">
      <w:pPr>
        <w:shd w:val="clear" w:color="auto" w:fill="FFFFFF"/>
        <w:ind w:left="360"/>
        <w:jc w:val="both"/>
        <w:rPr>
          <w:rFonts w:ascii="Segoe UI" w:hAnsi="Segoe UI" w:cs="Segoe UI"/>
          <w:color w:val="333333"/>
          <w:sz w:val="24"/>
          <w:szCs w:val="24"/>
        </w:rPr>
      </w:pPr>
      <w:hyperlink r:id="rId136" w:history="1">
        <w:r w:rsidR="00AF1634" w:rsidRPr="00D460BB">
          <w:rPr>
            <w:rStyle w:val="Hyperlink"/>
            <w:b/>
            <w:bCs/>
            <w:color w:val="008000"/>
            <w:sz w:val="27"/>
            <w:szCs w:val="27"/>
          </w:rPr>
          <w:t>Example of ServletRequest to display all the header information</w:t>
        </w:r>
      </w:hyperlink>
    </w:p>
    <w:p w14:paraId="39D378A3"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displaying the header information of the servlet such as content type, content length, user agent etc.</w:t>
      </w:r>
    </w:p>
    <w:p w14:paraId="1D9BD4E7" w14:textId="77777777" w:rsidR="00AF1634" w:rsidRPr="00AF1634" w:rsidRDefault="00AF1634" w:rsidP="00D460BB">
      <w:pPr>
        <w:pStyle w:val="Heading1"/>
        <w:rPr>
          <w:u w:val="single"/>
        </w:rPr>
      </w:pPr>
    </w:p>
    <w:p w14:paraId="48EF673C" w14:textId="0D0ACA9F" w:rsidR="00AF1634" w:rsidRDefault="00AF1634" w:rsidP="00D460BB">
      <w:pPr>
        <w:pStyle w:val="Heading1"/>
        <w:ind w:left="360"/>
        <w:rPr>
          <w:rFonts w:ascii="Open Sans" w:hAnsi="Open Sans" w:cs="Open Sans"/>
          <w:color w:val="6A6A6A"/>
          <w:sz w:val="23"/>
          <w:szCs w:val="23"/>
          <w:u w:val="single"/>
          <w:shd w:val="clear" w:color="auto" w:fill="FFFFFF"/>
        </w:rPr>
      </w:pPr>
      <w:r w:rsidRPr="00AF1634">
        <w:rPr>
          <w:rFonts w:ascii="Open Sans" w:hAnsi="Open Sans" w:cs="Open Sans"/>
          <w:color w:val="6A6A6A"/>
          <w:sz w:val="23"/>
          <w:szCs w:val="23"/>
          <w:u w:val="single"/>
          <w:shd w:val="clear" w:color="auto" w:fill="FFFFFF"/>
        </w:rPr>
        <w:t>Registration Example With DB Etc…</w:t>
      </w:r>
    </w:p>
    <w:p w14:paraId="3B252AA9" w14:textId="77777777" w:rsidR="00AF1634" w:rsidRDefault="00AF1634" w:rsidP="00D460BB"/>
    <w:p w14:paraId="2E007232" w14:textId="77777777" w:rsidR="00AF1634" w:rsidRDefault="00AF1634"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Example of Registration form in servlet</w:t>
      </w:r>
    </w:p>
    <w:p w14:paraId="6229C23A"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Here, you will learn that how to create simple registration form in servlet. We are using oracle10g database. So you need to create a table first as given below:</w:t>
      </w:r>
    </w:p>
    <w:p w14:paraId="770D11A5"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CREATE TABLE  </w:t>
      </w:r>
      <w:r>
        <w:rPr>
          <w:rStyle w:val="string"/>
          <w:rFonts w:ascii="Segoe UI" w:hAnsi="Segoe UI" w:cs="Segoe UI"/>
          <w:color w:val="0000FF"/>
          <w:bdr w:val="none" w:sz="0" w:space="0" w:color="auto" w:frame="1"/>
        </w:rPr>
        <w:t>"REGISTERUSER"</w:t>
      </w:r>
      <w:r>
        <w:rPr>
          <w:rFonts w:ascii="Segoe UI" w:hAnsi="Segoe UI" w:cs="Segoe UI"/>
          <w:color w:val="000000"/>
          <w:bdr w:val="none" w:sz="0" w:space="0" w:color="auto" w:frame="1"/>
        </w:rPr>
        <w:t>   </w:t>
      </w:r>
    </w:p>
    <w:p w14:paraId="4B6ADA5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VARCHAR2(</w:t>
      </w:r>
      <w:r>
        <w:rPr>
          <w:rStyle w:val="number"/>
          <w:rFonts w:ascii="Segoe UI" w:hAnsi="Segoe UI" w:cs="Segoe UI"/>
          <w:color w:val="C00000"/>
          <w:bdr w:val="none" w:sz="0" w:space="0" w:color="auto" w:frame="1"/>
        </w:rPr>
        <w:t>4000</w:t>
      </w:r>
      <w:r>
        <w:rPr>
          <w:rFonts w:ascii="Segoe UI" w:hAnsi="Segoe UI" w:cs="Segoe UI"/>
          <w:color w:val="000000"/>
          <w:bdr w:val="none" w:sz="0" w:space="0" w:color="auto" w:frame="1"/>
        </w:rPr>
        <w:t>),   </w:t>
      </w:r>
    </w:p>
    <w:p w14:paraId="5D46BE3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"PASS"</w:t>
      </w:r>
      <w:r>
        <w:rPr>
          <w:rFonts w:ascii="Segoe UI" w:hAnsi="Segoe UI" w:cs="Segoe UI"/>
          <w:color w:val="000000"/>
          <w:bdr w:val="none" w:sz="0" w:space="0" w:color="auto" w:frame="1"/>
        </w:rPr>
        <w:t> VARCHAR2(</w:t>
      </w:r>
      <w:r>
        <w:rPr>
          <w:rStyle w:val="number"/>
          <w:rFonts w:ascii="Segoe UI" w:hAnsi="Segoe UI" w:cs="Segoe UI"/>
          <w:color w:val="C00000"/>
          <w:bdr w:val="none" w:sz="0" w:space="0" w:color="auto" w:frame="1"/>
        </w:rPr>
        <w:t>4000</w:t>
      </w:r>
      <w:r>
        <w:rPr>
          <w:rFonts w:ascii="Segoe UI" w:hAnsi="Segoe UI" w:cs="Segoe UI"/>
          <w:color w:val="000000"/>
          <w:bdr w:val="none" w:sz="0" w:space="0" w:color="auto" w:frame="1"/>
        </w:rPr>
        <w:t>),   </w:t>
      </w:r>
    </w:p>
    <w:p w14:paraId="7DFC9E9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"EMAIL"</w:t>
      </w:r>
      <w:r>
        <w:rPr>
          <w:rFonts w:ascii="Segoe UI" w:hAnsi="Segoe UI" w:cs="Segoe UI"/>
          <w:color w:val="000000"/>
          <w:bdr w:val="none" w:sz="0" w:space="0" w:color="auto" w:frame="1"/>
        </w:rPr>
        <w:t> VARCHAR2(</w:t>
      </w:r>
      <w:r>
        <w:rPr>
          <w:rStyle w:val="number"/>
          <w:rFonts w:ascii="Segoe UI" w:hAnsi="Segoe UI" w:cs="Segoe UI"/>
          <w:color w:val="C00000"/>
          <w:bdr w:val="none" w:sz="0" w:space="0" w:color="auto" w:frame="1"/>
        </w:rPr>
        <w:t>4000</w:t>
      </w:r>
      <w:r>
        <w:rPr>
          <w:rFonts w:ascii="Segoe UI" w:hAnsi="Segoe UI" w:cs="Segoe UI"/>
          <w:color w:val="000000"/>
          <w:bdr w:val="none" w:sz="0" w:space="0" w:color="auto" w:frame="1"/>
        </w:rPr>
        <w:t>),   </w:t>
      </w:r>
    </w:p>
    <w:p w14:paraId="5F5E14A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"COUNTRY"</w:t>
      </w:r>
      <w:r>
        <w:rPr>
          <w:rFonts w:ascii="Segoe UI" w:hAnsi="Segoe UI" w:cs="Segoe UI"/>
          <w:color w:val="000000"/>
          <w:bdr w:val="none" w:sz="0" w:space="0" w:color="auto" w:frame="1"/>
        </w:rPr>
        <w:t> VARCHAR2(</w:t>
      </w:r>
      <w:r>
        <w:rPr>
          <w:rStyle w:val="number"/>
          <w:rFonts w:ascii="Segoe UI" w:hAnsi="Segoe UI" w:cs="Segoe UI"/>
          <w:color w:val="C00000"/>
          <w:bdr w:val="none" w:sz="0" w:space="0" w:color="auto" w:frame="1"/>
        </w:rPr>
        <w:t>4000</w:t>
      </w:r>
      <w:r>
        <w:rPr>
          <w:rFonts w:ascii="Segoe UI" w:hAnsi="Segoe UI" w:cs="Segoe UI"/>
          <w:color w:val="000000"/>
          <w:bdr w:val="none" w:sz="0" w:space="0" w:color="auto" w:frame="1"/>
        </w:rPr>
        <w:t>)  </w:t>
      </w:r>
    </w:p>
    <w:p w14:paraId="374B0AE2"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4ED4D2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EB4BA57"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To create the registration page in servlet, we can separate the database logic from the servlet. But here, we are mixing the database logic in the servlet only for simplicity of the program. We will develop this page in JSP following DAO, DTO and Singleton design pattern later.</w:t>
      </w:r>
    </w:p>
    <w:p w14:paraId="665D5CCB"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p>
    <w:p w14:paraId="26BDB2A3" w14:textId="77777777" w:rsidR="00AF1634" w:rsidRDefault="00AF1634"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Registration form in servlet</w:t>
      </w:r>
    </w:p>
    <w:p w14:paraId="567AD75A"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have created the three pages.</w:t>
      </w:r>
    </w:p>
    <w:p w14:paraId="41A4841E"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register.html</w:t>
      </w:r>
    </w:p>
    <w:p w14:paraId="5F6D465E"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lastRenderedPageBreak/>
        <w:t>Register.java</w:t>
      </w:r>
    </w:p>
    <w:p w14:paraId="7E316B52"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web.xml</w:t>
      </w:r>
    </w:p>
    <w:p w14:paraId="48EF2D90" w14:textId="77777777" w:rsidR="00AF1634" w:rsidRPr="00D460BB" w:rsidRDefault="00FE746B" w:rsidP="00D460BB">
      <w:pPr>
        <w:spacing w:after="0" w:line="240" w:lineRule="auto"/>
        <w:ind w:left="360"/>
        <w:rPr>
          <w:rFonts w:ascii="Times New Roman" w:hAnsi="Times New Roman" w:cs="Times New Roman"/>
        </w:rPr>
      </w:pPr>
      <w:r>
        <w:pict w14:anchorId="4583C2EE">
          <v:rect id="_x0000_i1065" style="width:0;height:.75pt" o:hrstd="t" o:hrnoshade="t" o:hr="t" fillcolor="#d4d4d4" stroked="f"/>
        </w:pict>
      </w:r>
    </w:p>
    <w:p w14:paraId="1AB3C20F" w14:textId="77777777" w:rsidR="00AF1634" w:rsidRDefault="00AF1634" w:rsidP="00D460BB">
      <w:pPr>
        <w:ind w:left="360"/>
      </w:pPr>
      <w:r w:rsidRPr="00D460BB">
        <w:rPr>
          <w:rStyle w:val="Strong"/>
          <w:rFonts w:ascii="Segoe UI" w:hAnsi="Segoe UI" w:cs="Segoe UI"/>
          <w:color w:val="333333"/>
          <w:shd w:val="clear" w:color="auto" w:fill="FFFFFF"/>
        </w:rPr>
        <w:t>register.html</w:t>
      </w:r>
    </w:p>
    <w:p w14:paraId="7D287DA1"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page, we have getting input from the user using text fields and combobox. The information entered by the user is forwarded to Register servlet, which is responsible to store the data into the database.</w:t>
      </w:r>
    </w:p>
    <w:p w14:paraId="156894E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&lt;html&gt;  </w:t>
      </w:r>
    </w:p>
    <w:p w14:paraId="682649A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&lt;body&gt;  </w:t>
      </w:r>
    </w:p>
    <w:p w14:paraId="1FE4415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&lt;form action=</w:t>
      </w:r>
      <w:r>
        <w:rPr>
          <w:rStyle w:val="string"/>
          <w:rFonts w:ascii="Segoe UI" w:hAnsi="Segoe UI" w:cs="Segoe UI"/>
          <w:color w:val="0000FF"/>
          <w:bdr w:val="none" w:sz="0" w:space="0" w:color="auto" w:frame="1"/>
        </w:rPr>
        <w:t>"servlet/Register"</w:t>
      </w:r>
      <w:r>
        <w:rPr>
          <w:rFonts w:ascii="Segoe UI" w:hAnsi="Segoe UI" w:cs="Segoe UI"/>
          <w:color w:val="000000"/>
          <w:bdr w:val="none" w:sz="0" w:space="0" w:color="auto" w:frame="1"/>
        </w:rPr>
        <w:t> method=</w:t>
      </w:r>
      <w:r>
        <w:rPr>
          <w:rStyle w:val="string"/>
          <w:rFonts w:ascii="Segoe UI" w:hAnsi="Segoe UI" w:cs="Segoe UI"/>
          <w:color w:val="0000FF"/>
          <w:bdr w:val="none" w:sz="0" w:space="0" w:color="auto" w:frame="1"/>
        </w:rPr>
        <w:t>"post"</w:t>
      </w:r>
      <w:r>
        <w:rPr>
          <w:rFonts w:ascii="Segoe UI" w:hAnsi="Segoe UI" w:cs="Segoe UI"/>
          <w:color w:val="000000"/>
          <w:bdr w:val="none" w:sz="0" w:space="0" w:color="auto" w:frame="1"/>
        </w:rPr>
        <w:t>&gt;  </w:t>
      </w:r>
    </w:p>
    <w:p w14:paraId="12AA9C5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63D70C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Name:&lt;input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/&gt;&lt;br/&gt;&lt;br/&gt;  </w:t>
      </w:r>
    </w:p>
    <w:p w14:paraId="6E1B753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Password:&lt;input type=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"userPass"</w:t>
      </w:r>
      <w:r>
        <w:rPr>
          <w:rFonts w:ascii="Segoe UI" w:hAnsi="Segoe UI" w:cs="Segoe UI"/>
          <w:color w:val="000000"/>
          <w:bdr w:val="none" w:sz="0" w:space="0" w:color="auto" w:frame="1"/>
        </w:rPr>
        <w:t>/&gt;&lt;br/&gt;&lt;br/&gt;  </w:t>
      </w:r>
    </w:p>
    <w:p w14:paraId="2E6C249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Email Id:&lt;input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"userEmail"</w:t>
      </w:r>
      <w:r>
        <w:rPr>
          <w:rFonts w:ascii="Segoe UI" w:hAnsi="Segoe UI" w:cs="Segoe UI"/>
          <w:color w:val="000000"/>
          <w:bdr w:val="none" w:sz="0" w:space="0" w:color="auto" w:frame="1"/>
        </w:rPr>
        <w:t>/&gt;&lt;br/&gt;&lt;br/&gt;  </w:t>
      </w:r>
    </w:p>
    <w:p w14:paraId="05C52A8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Country:  </w:t>
      </w:r>
    </w:p>
    <w:p w14:paraId="77FE075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&lt;select name=</w:t>
      </w:r>
      <w:r>
        <w:rPr>
          <w:rStyle w:val="string"/>
          <w:rFonts w:ascii="Segoe UI" w:hAnsi="Segoe UI" w:cs="Segoe UI"/>
          <w:color w:val="0000FF"/>
          <w:bdr w:val="none" w:sz="0" w:space="0" w:color="auto" w:frame="1"/>
        </w:rPr>
        <w:t>"userCountry"</w:t>
      </w:r>
      <w:r>
        <w:rPr>
          <w:rFonts w:ascii="Segoe UI" w:hAnsi="Segoe UI" w:cs="Segoe UI"/>
          <w:color w:val="000000"/>
          <w:bdr w:val="none" w:sz="0" w:space="0" w:color="auto" w:frame="1"/>
        </w:rPr>
        <w:t>&gt;  </w:t>
      </w:r>
    </w:p>
    <w:p w14:paraId="676C5D3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&lt;option&gt;India&lt;/option&gt;  </w:t>
      </w:r>
    </w:p>
    <w:p w14:paraId="4340BAE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&lt;option&gt;Pakistan&lt;/option&gt;  </w:t>
      </w:r>
    </w:p>
    <w:p w14:paraId="254F2B6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&lt;option&gt;other&lt;/option&gt;  </w:t>
      </w:r>
    </w:p>
    <w:p w14:paraId="6940CF1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&lt;/select&gt;  </w:t>
      </w:r>
    </w:p>
    <w:p w14:paraId="76552919"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C16A76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&lt;br/&gt;&lt;br/&gt;  </w:t>
      </w:r>
    </w:p>
    <w:p w14:paraId="4C2210D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&lt;input type=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"register"</w:t>
      </w:r>
      <w:r>
        <w:rPr>
          <w:rFonts w:ascii="Segoe UI" w:hAnsi="Segoe UI" w:cs="Segoe UI"/>
          <w:color w:val="000000"/>
          <w:bdr w:val="none" w:sz="0" w:space="0" w:color="auto" w:frame="1"/>
        </w:rPr>
        <w:t>/&gt;  </w:t>
      </w:r>
    </w:p>
    <w:p w14:paraId="51ECAE7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FEE0B6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&lt;/form&gt;  </w:t>
      </w:r>
    </w:p>
    <w:p w14:paraId="6A3972F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&lt;/body&gt;  </w:t>
      </w:r>
    </w:p>
    <w:p w14:paraId="38FD7A2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&lt;/html&gt;  </w:t>
      </w:r>
    </w:p>
    <w:p w14:paraId="6F44EC82" w14:textId="77777777" w:rsidR="00AF1634" w:rsidRPr="00D460BB" w:rsidRDefault="00FE746B" w:rsidP="00D460BB">
      <w:pPr>
        <w:spacing w:line="240" w:lineRule="auto"/>
        <w:ind w:left="360"/>
        <w:rPr>
          <w:rFonts w:ascii="Times New Roman" w:hAnsi="Times New Roman" w:cs="Times New Roman"/>
        </w:rPr>
      </w:pPr>
      <w:r>
        <w:pict w14:anchorId="6ADA0E7B">
          <v:rect id="_x0000_i1066" style="width:0;height:.75pt" o:hrstd="t" o:hrnoshade="t" o:hr="t" fillcolor="#d4d4d4" stroked="f"/>
        </w:pict>
      </w:r>
    </w:p>
    <w:p w14:paraId="4232211A" w14:textId="77777777" w:rsidR="00AF1634" w:rsidRDefault="00AF1634" w:rsidP="00D460BB">
      <w:pPr>
        <w:ind w:left="360"/>
      </w:pPr>
      <w:r w:rsidRPr="00D460BB">
        <w:rPr>
          <w:rStyle w:val="Strong"/>
          <w:rFonts w:ascii="Segoe UI" w:hAnsi="Segoe UI" w:cs="Segoe UI"/>
          <w:color w:val="333333"/>
          <w:shd w:val="clear" w:color="auto" w:fill="FFFFFF"/>
        </w:rPr>
        <w:t>Register.java</w:t>
      </w:r>
    </w:p>
    <w:p w14:paraId="182CAF40"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This servlet class receives all the data entered by user and stores it into the database. Here, we are performing the database logic. But you may separate it, which will be better for the web application.</w:t>
      </w:r>
    </w:p>
    <w:p w14:paraId="054BE4B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4B914E37"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java.sql.*;  </w:t>
      </w:r>
    </w:p>
    <w:p w14:paraId="20726DB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javax.servlet.ServletException;  </w:t>
      </w:r>
    </w:p>
    <w:p w14:paraId="60E90317"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662866D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6FF2080"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Register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748E9DC5"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doPost(HttpServletRequest request, HttpServletResponse response)  </w:t>
      </w:r>
    </w:p>
    <w:p w14:paraId="1E47958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3B3FA1A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32A309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5496899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PrintWriter out = response.getWriter();  </w:t>
      </w:r>
    </w:p>
    <w:p w14:paraId="2E2927F2"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BEE2A5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String n=request.getParameter(</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w:t>
      </w:r>
    </w:p>
    <w:p w14:paraId="7ADADA4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String p=request.getParameter(</w:t>
      </w:r>
      <w:r>
        <w:rPr>
          <w:rStyle w:val="string"/>
          <w:rFonts w:ascii="Segoe UI" w:hAnsi="Segoe UI" w:cs="Segoe UI"/>
          <w:color w:val="0000FF"/>
          <w:bdr w:val="none" w:sz="0" w:space="0" w:color="auto" w:frame="1"/>
        </w:rPr>
        <w:t>"userPass"</w:t>
      </w:r>
      <w:r>
        <w:rPr>
          <w:rFonts w:ascii="Segoe UI" w:hAnsi="Segoe UI" w:cs="Segoe UI"/>
          <w:color w:val="000000"/>
          <w:bdr w:val="none" w:sz="0" w:space="0" w:color="auto" w:frame="1"/>
        </w:rPr>
        <w:t>);  </w:t>
      </w:r>
    </w:p>
    <w:p w14:paraId="38F539C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String e=request.getParameter(</w:t>
      </w:r>
      <w:r>
        <w:rPr>
          <w:rStyle w:val="string"/>
          <w:rFonts w:ascii="Segoe UI" w:hAnsi="Segoe UI" w:cs="Segoe UI"/>
          <w:color w:val="0000FF"/>
          <w:bdr w:val="none" w:sz="0" w:space="0" w:color="auto" w:frame="1"/>
        </w:rPr>
        <w:t>"userEmail"</w:t>
      </w:r>
      <w:r>
        <w:rPr>
          <w:rFonts w:ascii="Segoe UI" w:hAnsi="Segoe UI" w:cs="Segoe UI"/>
          <w:color w:val="000000"/>
          <w:bdr w:val="none" w:sz="0" w:space="0" w:color="auto" w:frame="1"/>
        </w:rPr>
        <w:t>);  </w:t>
      </w:r>
    </w:p>
    <w:p w14:paraId="32B73D1F"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String c=request.getParameter(</w:t>
      </w:r>
      <w:r>
        <w:rPr>
          <w:rStyle w:val="string"/>
          <w:rFonts w:ascii="Segoe UI" w:hAnsi="Segoe UI" w:cs="Segoe UI"/>
          <w:color w:val="0000FF"/>
          <w:bdr w:val="none" w:sz="0" w:space="0" w:color="auto" w:frame="1"/>
        </w:rPr>
        <w:t>"userCountry"</w:t>
      </w:r>
      <w:r>
        <w:rPr>
          <w:rFonts w:ascii="Segoe UI" w:hAnsi="Segoe UI" w:cs="Segoe UI"/>
          <w:color w:val="000000"/>
          <w:bdr w:val="none" w:sz="0" w:space="0" w:color="auto" w:frame="1"/>
        </w:rPr>
        <w:t>);  </w:t>
      </w:r>
    </w:p>
    <w:p w14:paraId="3AB0AB5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6A9598F"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49DD849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Class.forName(</w:t>
      </w:r>
      <w:r>
        <w:rPr>
          <w:rStyle w:val="string"/>
          <w:rFonts w:ascii="Segoe UI" w:hAnsi="Segoe UI" w:cs="Segoe UI"/>
          <w:color w:val="0000FF"/>
          <w:bdr w:val="none" w:sz="0" w:space="0" w:color="auto" w:frame="1"/>
        </w:rPr>
        <w:t>"oracle.jdbc.driver.OracleDriver"</w:t>
      </w:r>
      <w:r>
        <w:rPr>
          <w:rFonts w:ascii="Segoe UI" w:hAnsi="Segoe UI" w:cs="Segoe UI"/>
          <w:color w:val="000000"/>
          <w:bdr w:val="none" w:sz="0" w:space="0" w:color="auto" w:frame="1"/>
        </w:rPr>
        <w:t>);  </w:t>
      </w:r>
    </w:p>
    <w:p w14:paraId="52344CD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Connection con=DriverManager.getConnection(  </w:t>
      </w:r>
    </w:p>
    <w:p w14:paraId="3B742EC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string"/>
          <w:rFonts w:ascii="Segoe UI" w:hAnsi="Segoe UI" w:cs="Segoe UI"/>
          <w:color w:val="0000FF"/>
          <w:bdr w:val="none" w:sz="0" w:space="0" w:color="auto" w:frame="1"/>
        </w:rPr>
        <w:t>"jdbc:oracle:thin:@localhost:1521:xe"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7333EA0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9A6D96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PreparedStatement ps=con.prepareStatement(  </w:t>
      </w:r>
    </w:p>
    <w:p w14:paraId="00F0093C" w14:textId="77777777" w:rsidR="00AF1634" w:rsidRDefault="00AF1634" w:rsidP="00D460BB">
      <w:pPr>
        <w:spacing w:after="0" w:line="375" w:lineRule="atLeast"/>
        <w:ind w:left="360"/>
        <w:jc w:val="both"/>
        <w:rPr>
          <w:rFonts w:ascii="Segoe UI" w:hAnsi="Segoe UI" w:cs="Segoe UI"/>
          <w:color w:val="000000"/>
        </w:rPr>
      </w:pPr>
      <w:r>
        <w:rPr>
          <w:rStyle w:val="string"/>
          <w:rFonts w:ascii="Segoe UI" w:hAnsi="Segoe UI" w:cs="Segoe UI"/>
          <w:color w:val="0000FF"/>
          <w:bdr w:val="none" w:sz="0" w:space="0" w:color="auto" w:frame="1"/>
        </w:rPr>
        <w:t>"insert into registeruser values(?,?,?,?)"</w:t>
      </w:r>
      <w:r>
        <w:rPr>
          <w:rFonts w:ascii="Segoe UI" w:hAnsi="Segoe UI" w:cs="Segoe UI"/>
          <w:color w:val="000000"/>
          <w:bdr w:val="none" w:sz="0" w:space="0" w:color="auto" w:frame="1"/>
        </w:rPr>
        <w:t>);  </w:t>
      </w:r>
    </w:p>
    <w:p w14:paraId="139F061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6B931D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ps.setString(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,n);  </w:t>
      </w:r>
    </w:p>
    <w:p w14:paraId="19B8EA45"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ps.setString(</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,p);  </w:t>
      </w:r>
    </w:p>
    <w:p w14:paraId="660011D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ps.setString(</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,e);  </w:t>
      </w:r>
    </w:p>
    <w:p w14:paraId="2BBA18F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ps.setString(</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,c);  </w:t>
      </w:r>
    </w:p>
    <w:p w14:paraId="1D5D634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2B550B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i=ps.executeUpdate();  </w:t>
      </w:r>
    </w:p>
    <w:p w14:paraId="20E63461"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(i&gt;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3A74340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out.print(</w:t>
      </w:r>
      <w:r>
        <w:rPr>
          <w:rStyle w:val="string"/>
          <w:rFonts w:ascii="Segoe UI" w:hAnsi="Segoe UI" w:cs="Segoe UI"/>
          <w:color w:val="0000FF"/>
          <w:bdr w:val="none" w:sz="0" w:space="0" w:color="auto" w:frame="1"/>
        </w:rPr>
        <w:t>"You are successfully registered..."</w:t>
      </w:r>
      <w:r>
        <w:rPr>
          <w:rFonts w:ascii="Segoe UI" w:hAnsi="Segoe UI" w:cs="Segoe UI"/>
          <w:color w:val="000000"/>
          <w:bdr w:val="none" w:sz="0" w:space="0" w:color="auto" w:frame="1"/>
        </w:rPr>
        <w:t>);  </w:t>
      </w:r>
    </w:p>
    <w:p w14:paraId="16FD7CC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5A90F5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1BEAB7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(Exception e2) {System.out.println(e2);}  </w:t>
      </w:r>
    </w:p>
    <w:p w14:paraId="5AC5B24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D561048"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out.close();  </w:t>
      </w:r>
    </w:p>
    <w:p w14:paraId="19BB91F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BDB9BA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42EF373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E267293" w14:textId="77777777" w:rsidR="00AF1634" w:rsidRPr="00D460BB" w:rsidRDefault="00FE746B" w:rsidP="00D460BB">
      <w:pPr>
        <w:ind w:left="360"/>
        <w:rPr>
          <w:rFonts w:ascii="Times New Roman" w:hAnsi="Times New Roman" w:cs="Times New Roman"/>
        </w:rPr>
      </w:pPr>
      <w:r>
        <w:pict w14:anchorId="4A6A85B6">
          <v:rect id="_x0000_i1067" style="width:0;height:.75pt" o:hrstd="t" o:hrnoshade="t" o:hr="t" fillcolor="#d4d4d4" stroked="f"/>
        </w:pict>
      </w:r>
    </w:p>
    <w:p w14:paraId="54066EAE" w14:textId="77777777" w:rsidR="00AF1634" w:rsidRDefault="00AF1634" w:rsidP="00D460BB">
      <w:pPr>
        <w:ind w:left="360"/>
      </w:pPr>
      <w:r w:rsidRPr="00D460BB">
        <w:rPr>
          <w:rStyle w:val="Strong"/>
          <w:rFonts w:ascii="Segoe UI" w:hAnsi="Segoe UI" w:cs="Segoe UI"/>
          <w:color w:val="333333"/>
          <w:shd w:val="clear" w:color="auto" w:fill="FFFFFF"/>
        </w:rPr>
        <w:t>web.xml file</w:t>
      </w:r>
    </w:p>
    <w:p w14:paraId="15D0FE07"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 is the configuration file, providing information about the servlet.</w:t>
      </w:r>
    </w:p>
    <w:p w14:paraId="0DAE0CD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692F53B8"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7AB9BD9"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6D86C42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&lt;servlet-name&gt;Register&lt;/servlet-name&gt;  </w:t>
      </w:r>
    </w:p>
    <w:p w14:paraId="661FCA5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&gt;Register&lt;/servlet-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6CA2FC4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43B4BC8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7B182C1"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3FF1D55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&lt;servlet-name&gt;Register&lt;/servlet-name&gt;  </w:t>
      </w:r>
    </w:p>
    <w:p w14:paraId="3B916EE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&lt;url-pattern&gt;/servlet/Register&lt;/url-pattern&gt;  </w:t>
      </w:r>
    </w:p>
    <w:p w14:paraId="55584BA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375B97F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FE2BFF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&lt;welcome-file-list&gt;  </w:t>
      </w:r>
    </w:p>
    <w:p w14:paraId="48EA6421"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&lt;welcome-file&gt;register.html&lt;/welcome-file&gt;  </w:t>
      </w:r>
    </w:p>
    <w:p w14:paraId="63102F3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&lt;/welcome-file-list&gt;  </w:t>
      </w:r>
    </w:p>
    <w:p w14:paraId="7EEF1F2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68BD9E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373183DF" w14:textId="77777777" w:rsidR="00AF1634" w:rsidRPr="00D460BB" w:rsidRDefault="00FE746B" w:rsidP="00D460BB">
      <w:pPr>
        <w:ind w:left="360"/>
        <w:rPr>
          <w:rFonts w:ascii="Times New Roman" w:hAnsi="Times New Roman" w:cs="Times New Roman"/>
        </w:rPr>
      </w:pPr>
      <w:r>
        <w:pict w14:anchorId="38FBC6A5">
          <v:rect id="_x0000_i1068" style="width:0;height:.75pt" o:hrstd="t" o:hrnoshade="t" o:hr="t" fillcolor="#d4d4d4" stroked="f"/>
        </w:pict>
      </w:r>
    </w:p>
    <w:p w14:paraId="019CE406"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To connect java application with the Oracle database ojdbc14.jar file is required to be loaded. Put this jar file in WEB-INF/lib folder.</w:t>
      </w:r>
    </w:p>
    <w:p w14:paraId="72D48E9B" w14:textId="77777777" w:rsidR="00AF1634" w:rsidRPr="00AF1634" w:rsidRDefault="00AF1634" w:rsidP="00D460BB">
      <w:pPr>
        <w:pStyle w:val="Heading1"/>
        <w:ind w:left="360"/>
        <w:rPr>
          <w:rFonts w:eastAsia="Times New Roman"/>
          <w:u w:val="single"/>
          <w:lang w:eastAsia="en-IN"/>
        </w:rPr>
      </w:pPr>
      <w:r w:rsidRPr="00AF1634">
        <w:rPr>
          <w:rFonts w:eastAsia="Times New Roman"/>
          <w:u w:val="single"/>
          <w:lang w:eastAsia="en-IN"/>
        </w:rPr>
        <w:t>Servlet Collaboration</w:t>
      </w:r>
    </w:p>
    <w:p w14:paraId="486FC3C5" w14:textId="77777777" w:rsidR="00AF1634" w:rsidRDefault="00AF1634" w:rsidP="00D460BB">
      <w:pPr>
        <w:pStyle w:val="NormalWeb"/>
        <w:shd w:val="clear" w:color="auto" w:fill="FFFFFF"/>
        <w:spacing w:before="0" w:beforeAutospacing="0" w:after="0" w:afterAutospacing="0"/>
        <w:ind w:left="360"/>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What is Servlet Collaboration?</w:t>
      </w:r>
    </w:p>
    <w:p w14:paraId="02B63D4E" w14:textId="77777777" w:rsidR="00AF1634" w:rsidRDefault="00AF1634" w:rsidP="00D460BB">
      <w:pPr>
        <w:pStyle w:val="NormalWeb"/>
        <w:shd w:val="clear" w:color="auto" w:fill="FFFFFF"/>
        <w:spacing w:before="0" w:beforeAutospacing="0" w:after="0" w:afterAutospacing="0"/>
        <w:ind w:left="360"/>
        <w:textAlignment w:val="baseline"/>
        <w:rPr>
          <w:rFonts w:ascii="Nunito" w:hAnsi="Nunito"/>
          <w:color w:val="273239"/>
          <w:spacing w:val="2"/>
          <w:sz w:val="26"/>
          <w:szCs w:val="26"/>
        </w:rPr>
      </w:pPr>
      <w:r>
        <w:rPr>
          <w:rFonts w:ascii="Nunito" w:hAnsi="Nunito"/>
          <w:color w:val="273239"/>
          <w:spacing w:val="2"/>
          <w:sz w:val="26"/>
          <w:szCs w:val="26"/>
        </w:rPr>
        <w:t>The exchange of information among servlets of a particular Java web application is known as </w:t>
      </w:r>
      <w:r>
        <w:rPr>
          <w:rStyle w:val="Strong"/>
          <w:rFonts w:ascii="Nunito" w:eastAsiaTheme="majorEastAsia" w:hAnsi="Nunito"/>
          <w:color w:val="273239"/>
          <w:spacing w:val="2"/>
          <w:sz w:val="26"/>
          <w:szCs w:val="26"/>
          <w:bdr w:val="none" w:sz="0" w:space="0" w:color="auto" w:frame="1"/>
        </w:rPr>
        <w:t>Servlet Collaboration</w:t>
      </w:r>
      <w:r>
        <w:rPr>
          <w:rFonts w:ascii="Nunito" w:hAnsi="Nunito"/>
          <w:color w:val="273239"/>
          <w:spacing w:val="2"/>
          <w:sz w:val="26"/>
          <w:szCs w:val="26"/>
        </w:rPr>
        <w:t>. This enables passing/sharing information from one servlet to the other through method invocations.</w:t>
      </w:r>
      <w:r>
        <w:rPr>
          <w:rFonts w:ascii="Nunito" w:hAnsi="Nunito"/>
          <w:color w:val="273239"/>
          <w:spacing w:val="2"/>
          <w:sz w:val="26"/>
          <w:szCs w:val="26"/>
        </w:rPr>
        <w:br/>
        <w:t> </w:t>
      </w:r>
    </w:p>
    <w:p w14:paraId="245A798F" w14:textId="77777777" w:rsidR="00AF1634" w:rsidRDefault="00AF1634" w:rsidP="00D460BB">
      <w:pPr>
        <w:pStyle w:val="NormalWeb"/>
        <w:shd w:val="clear" w:color="auto" w:fill="FFFFFF"/>
        <w:spacing w:before="0" w:beforeAutospacing="0" w:after="0" w:afterAutospacing="0"/>
        <w:ind w:left="360"/>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What are the principle ways provided by Java to achieve Servlet Collaboration?</w:t>
      </w:r>
      <w:r>
        <w:rPr>
          <w:rFonts w:ascii="Nunito" w:hAnsi="Nunito"/>
          <w:color w:val="273239"/>
          <w:spacing w:val="2"/>
          <w:sz w:val="26"/>
          <w:szCs w:val="26"/>
        </w:rPr>
        <w:br/>
        <w:t>The servlet api provides two interfaces namely: </w:t>
      </w:r>
    </w:p>
    <w:p w14:paraId="3DF61A79"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rPr>
        <w:lastRenderedPageBreak/>
        <w:t>javax.servlet.RequestDispatcher</w:t>
      </w:r>
    </w:p>
    <w:p w14:paraId="2562754A"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rPr>
        <w:t>javax.servlet.http.HttpServletResponse</w:t>
      </w:r>
    </w:p>
    <w:p w14:paraId="4D3A6FD9" w14:textId="77777777" w:rsidR="00AF1634" w:rsidRDefault="00AF1634" w:rsidP="00D460BB">
      <w:pPr>
        <w:pStyle w:val="NormalWeb"/>
        <w:shd w:val="clear" w:color="auto" w:fill="FFFFFF"/>
        <w:spacing w:before="0" w:beforeAutospacing="0" w:after="150" w:afterAutospacing="0"/>
        <w:ind w:left="360"/>
        <w:textAlignment w:val="baseline"/>
        <w:rPr>
          <w:rFonts w:ascii="Nunito" w:hAnsi="Nunito"/>
          <w:color w:val="273239"/>
          <w:spacing w:val="2"/>
          <w:sz w:val="26"/>
          <w:szCs w:val="26"/>
        </w:rPr>
      </w:pPr>
      <w:r>
        <w:rPr>
          <w:rFonts w:ascii="Nunito" w:hAnsi="Nunito"/>
          <w:color w:val="273239"/>
          <w:spacing w:val="2"/>
          <w:sz w:val="26"/>
          <w:szCs w:val="26"/>
        </w:rPr>
        <w:t>These two interfaces include the methods responsible for achieving the objective of sharing information between servlets.</w:t>
      </w:r>
      <w:r>
        <w:rPr>
          <w:rFonts w:ascii="Nunito" w:hAnsi="Nunito"/>
          <w:color w:val="273239"/>
          <w:spacing w:val="2"/>
          <w:sz w:val="26"/>
          <w:szCs w:val="26"/>
        </w:rPr>
        <w:br/>
        <w:t> </w:t>
      </w:r>
    </w:p>
    <w:p w14:paraId="55E1BB1C" w14:textId="77777777" w:rsidR="00AF1634" w:rsidRDefault="00AF1634" w:rsidP="00D460BB">
      <w:pPr>
        <w:pStyle w:val="NormalWeb"/>
        <w:shd w:val="clear" w:color="auto" w:fill="FFFFFF"/>
        <w:spacing w:before="0" w:beforeAutospacing="0" w:after="0" w:afterAutospacing="0"/>
        <w:ind w:left="360"/>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Using RequestDispatcher Interface</w:t>
      </w:r>
    </w:p>
    <w:p w14:paraId="4FD414DC" w14:textId="77777777" w:rsidR="00AF1634" w:rsidRDefault="00AF1634" w:rsidP="00D460BB">
      <w:pPr>
        <w:pStyle w:val="NormalWeb"/>
        <w:shd w:val="clear" w:color="auto" w:fill="FFFFFF"/>
        <w:spacing w:before="0" w:beforeAutospacing="0" w:after="150" w:afterAutospacing="0"/>
        <w:ind w:left="360"/>
        <w:textAlignment w:val="baseline"/>
        <w:rPr>
          <w:rFonts w:ascii="Nunito" w:hAnsi="Nunito"/>
          <w:color w:val="273239"/>
          <w:spacing w:val="2"/>
          <w:sz w:val="26"/>
          <w:szCs w:val="26"/>
        </w:rPr>
      </w:pPr>
      <w:r>
        <w:rPr>
          <w:rFonts w:ascii="Nunito" w:hAnsi="Nunito"/>
          <w:color w:val="273239"/>
          <w:spacing w:val="2"/>
          <w:sz w:val="26"/>
          <w:szCs w:val="26"/>
        </w:rPr>
        <w:t>The RequestDispatcher interface provides the option of dispatching the client’s request to another web resource, which could be an HTML page, another servlet, JSP etc. It provides the following two methods:</w:t>
      </w:r>
    </w:p>
    <w:p w14:paraId="16312726"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public void forward(ServletRequest request, ServletResponse response)throws ServletException, java.io.IOException:</w:t>
      </w:r>
      <w:r>
        <w:rPr>
          <w:rFonts w:ascii="Nunito" w:hAnsi="Nunito"/>
          <w:color w:val="273239"/>
          <w:spacing w:val="2"/>
          <w:sz w:val="26"/>
          <w:szCs w:val="26"/>
        </w:rPr>
        <w:br/>
        <w:t>The forward() method is used to transfer the client request to another resource (HTML file, servlet, jsp etc). When this method is called, the control is transferred to the next resource called. On the other hand, the include() method is used to include the content of the calling file into the called file. After calling this method, the control remains with the calling resource, but the processed output is included into the called resource.</w:t>
      </w:r>
      <w:r>
        <w:rPr>
          <w:rFonts w:ascii="Nunito" w:hAnsi="Nunito"/>
          <w:color w:val="273239"/>
          <w:spacing w:val="2"/>
          <w:sz w:val="26"/>
          <w:szCs w:val="26"/>
        </w:rPr>
        <w:br/>
        <w:t>The following diagram explains the way it works:</w:t>
      </w:r>
      <w:r>
        <w:rPr>
          <w:rFonts w:ascii="Nunito" w:hAnsi="Nunito"/>
          <w:color w:val="273239"/>
          <w:spacing w:val="2"/>
          <w:sz w:val="26"/>
          <w:szCs w:val="26"/>
        </w:rPr>
        <w:br/>
        <w:t> </w:t>
      </w:r>
    </w:p>
    <w:p w14:paraId="76B78D81" w14:textId="1DDFD927" w:rsidR="00AF1634" w:rsidRDefault="00AF1634" w:rsidP="00D460BB">
      <w:pPr>
        <w:pStyle w:val="NormalWeb"/>
        <w:shd w:val="clear" w:color="auto" w:fill="FFFFFF"/>
        <w:spacing w:before="0" w:beforeAutospacing="0" w:after="150" w:afterAutospacing="0"/>
        <w:ind w:left="360"/>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20E556A9" wp14:editId="5FD5886E">
            <wp:extent cx="5731510" cy="1760855"/>
            <wp:effectExtent l="0" t="0" r="2540" b="0"/>
            <wp:docPr id="4341715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1760855"/>
                    </a:xfrm>
                    <a:prstGeom prst="rect">
                      <a:avLst/>
                    </a:prstGeom>
                    <a:noFill/>
                    <a:ln>
                      <a:noFill/>
                    </a:ln>
                  </pic:spPr>
                </pic:pic>
              </a:graphicData>
            </a:graphic>
          </wp:inline>
        </w:drawing>
      </w:r>
    </w:p>
    <w:p w14:paraId="7ABC909C"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public void include(ServletRequest request, ServletResponse response)throws ServletException, java.io.IOException:</w:t>
      </w:r>
      <w:r>
        <w:rPr>
          <w:rFonts w:ascii="Nunito" w:hAnsi="Nunito"/>
          <w:color w:val="273239"/>
          <w:spacing w:val="2"/>
          <w:sz w:val="26"/>
          <w:szCs w:val="26"/>
        </w:rPr>
        <w:br/>
        <w:t>The include() method is used to include the contents of the calling resource into the called one. When this method is called, the control still remains with the calling resource. It simply includes the processed output of the calling resource into the called one.</w:t>
      </w:r>
      <w:r>
        <w:rPr>
          <w:rFonts w:ascii="Nunito" w:hAnsi="Nunito"/>
          <w:color w:val="273239"/>
          <w:spacing w:val="2"/>
          <w:sz w:val="26"/>
          <w:szCs w:val="26"/>
        </w:rPr>
        <w:br/>
        <w:t>The following diagram explains how it works:</w:t>
      </w:r>
      <w:r>
        <w:rPr>
          <w:rFonts w:ascii="Nunito" w:hAnsi="Nunito"/>
          <w:color w:val="273239"/>
          <w:spacing w:val="2"/>
          <w:sz w:val="26"/>
          <w:szCs w:val="26"/>
        </w:rPr>
        <w:br/>
        <w:t> </w:t>
      </w:r>
    </w:p>
    <w:p w14:paraId="2F04AF87" w14:textId="6C1DD713" w:rsidR="00AF1634" w:rsidRDefault="00AF1634" w:rsidP="00D460BB">
      <w:pPr>
        <w:pStyle w:val="NormalWeb"/>
        <w:shd w:val="clear" w:color="auto" w:fill="FFFFFF"/>
        <w:spacing w:before="0" w:beforeAutospacing="0" w:after="150" w:afterAutospacing="0"/>
        <w:ind w:left="360"/>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193A459F" wp14:editId="0FD15105">
            <wp:extent cx="5632450" cy="2051685"/>
            <wp:effectExtent l="0" t="0" r="6350" b="5715"/>
            <wp:docPr id="13740363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32450" cy="2051685"/>
                    </a:xfrm>
                    <a:prstGeom prst="rect">
                      <a:avLst/>
                    </a:prstGeom>
                    <a:noFill/>
                    <a:ln>
                      <a:noFill/>
                    </a:ln>
                  </pic:spPr>
                </pic:pic>
              </a:graphicData>
            </a:graphic>
          </wp:inline>
        </w:drawing>
      </w:r>
    </w:p>
    <w:p w14:paraId="61CE9573"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 of using RequestDispatcher for Servlet Collaboration</w:t>
      </w:r>
      <w:r>
        <w:rPr>
          <w:rFonts w:ascii="Nunito" w:hAnsi="Nunito"/>
          <w:color w:val="273239"/>
          <w:spacing w:val="2"/>
          <w:sz w:val="26"/>
          <w:szCs w:val="26"/>
        </w:rPr>
        <w:br/>
        <w:t>The following example explains how to use RequestDispatcher interface to achieve Servlet Collaboration:</w:t>
      </w:r>
      <w:r>
        <w:rPr>
          <w:rFonts w:ascii="Nunito" w:hAnsi="Nunito"/>
          <w:color w:val="273239"/>
          <w:spacing w:val="2"/>
          <w:sz w:val="26"/>
          <w:szCs w:val="26"/>
        </w:rPr>
        <w:br/>
      </w:r>
      <w:r>
        <w:rPr>
          <w:rStyle w:val="Strong"/>
          <w:rFonts w:ascii="Nunito" w:hAnsi="Nunito"/>
          <w:color w:val="273239"/>
          <w:spacing w:val="2"/>
          <w:sz w:val="26"/>
          <w:szCs w:val="26"/>
          <w:bdr w:val="none" w:sz="0" w:space="0" w:color="auto" w:frame="1"/>
        </w:rPr>
        <w:t>index.html</w:t>
      </w:r>
      <w:r>
        <w:rPr>
          <w:rFonts w:ascii="Nunito" w:hAnsi="Nunito"/>
          <w:color w:val="273239"/>
          <w:spacing w:val="2"/>
          <w:sz w:val="26"/>
          <w:szCs w:val="26"/>
        </w:rPr>
        <w:t> </w:t>
      </w:r>
      <w:r>
        <w:rPr>
          <w:rFonts w:ascii="Nunito" w:hAnsi="Nunito"/>
          <w:color w:val="273239"/>
          <w:spacing w:val="2"/>
          <w:sz w:val="26"/>
          <w:szCs w:val="26"/>
        </w:rPr>
        <w:br/>
        <w:t> </w:t>
      </w:r>
    </w:p>
    <w:p w14:paraId="4D483A96" w14:textId="77777777" w:rsidR="00AF1634" w:rsidRDefault="00AF1634" w:rsidP="00D460BB">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360" w:right="180"/>
        <w:textAlignment w:val="baseline"/>
        <w:rPr>
          <w:rFonts w:ascii="Nunito" w:hAnsi="Nunito"/>
          <w:color w:val="273239"/>
          <w:spacing w:val="2"/>
          <w:sz w:val="27"/>
          <w:szCs w:val="27"/>
        </w:rPr>
      </w:pPr>
      <w:r>
        <w:rPr>
          <w:rFonts w:ascii="Nunito" w:hAnsi="Nunito"/>
          <w:color w:val="273239"/>
          <w:spacing w:val="2"/>
          <w:sz w:val="27"/>
          <w:szCs w:val="27"/>
        </w:rPr>
        <w:t>html</w:t>
      </w:r>
    </w:p>
    <w:tbl>
      <w:tblPr>
        <w:tblW w:w="10817" w:type="dxa"/>
        <w:tblCellMar>
          <w:left w:w="0" w:type="dxa"/>
          <w:right w:w="0" w:type="dxa"/>
        </w:tblCellMar>
        <w:tblLook w:val="04A0" w:firstRow="1" w:lastRow="0" w:firstColumn="1" w:lastColumn="0" w:noHBand="0" w:noVBand="1"/>
      </w:tblPr>
      <w:tblGrid>
        <w:gridCol w:w="10817"/>
      </w:tblGrid>
      <w:tr w:rsidR="00AF1634" w14:paraId="765954FF" w14:textId="77777777" w:rsidTr="00AF1634">
        <w:tc>
          <w:tcPr>
            <w:tcW w:w="73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FC7637"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html</w:t>
            </w:r>
            <w:r w:rsidRPr="00D460BB">
              <w:rPr>
                <w:rStyle w:val="HTMLCode"/>
                <w:rFonts w:ascii="Consolas" w:eastAsiaTheme="majorEastAsia" w:hAnsi="Consolas"/>
                <w:color w:val="000000"/>
                <w:bdr w:val="none" w:sz="0" w:space="0" w:color="auto" w:frame="1"/>
              </w:rPr>
              <w:t>&gt;</w:t>
            </w:r>
          </w:p>
          <w:p w14:paraId="7E500121"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head</w:t>
            </w:r>
            <w:r w:rsidRPr="00D460BB">
              <w:rPr>
                <w:rStyle w:val="HTMLCode"/>
                <w:rFonts w:ascii="Consolas" w:eastAsiaTheme="majorEastAsia" w:hAnsi="Consolas"/>
                <w:color w:val="000000"/>
                <w:bdr w:val="none" w:sz="0" w:space="0" w:color="auto" w:frame="1"/>
              </w:rPr>
              <w:t>&gt;</w:t>
            </w:r>
          </w:p>
          <w:p w14:paraId="5E48576E"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body</w:t>
            </w:r>
            <w:r w:rsidRPr="00D460BB">
              <w:rPr>
                <w:rStyle w:val="HTMLCode"/>
                <w:rFonts w:ascii="Consolas" w:eastAsiaTheme="majorEastAsia" w:hAnsi="Consolas"/>
                <w:color w:val="000000"/>
                <w:bdr w:val="none" w:sz="0" w:space="0" w:color="auto" w:frame="1"/>
              </w:rPr>
              <w:t>&gt;</w:t>
            </w:r>
          </w:p>
          <w:p w14:paraId="184F0E53"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form</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action</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"login"</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method</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"post"</w:t>
            </w:r>
            <w:r w:rsidRPr="00D460BB">
              <w:rPr>
                <w:rStyle w:val="HTMLCode"/>
                <w:rFonts w:ascii="Consolas" w:eastAsiaTheme="majorEastAsia" w:hAnsi="Consolas"/>
                <w:color w:val="000000"/>
                <w:bdr w:val="none" w:sz="0" w:space="0" w:color="auto" w:frame="1"/>
              </w:rPr>
              <w:t xml:space="preserve">&gt;  </w:t>
            </w:r>
          </w:p>
          <w:p w14:paraId="2BE54731"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Name:&lt;</w:t>
            </w:r>
            <w:r w:rsidRPr="00D460BB">
              <w:rPr>
                <w:rStyle w:val="HTMLCode"/>
                <w:rFonts w:ascii="Consolas" w:eastAsiaTheme="majorEastAsia" w:hAnsi="Consolas"/>
                <w:b/>
                <w:bCs/>
                <w:color w:val="006699"/>
                <w:bdr w:val="none" w:sz="0" w:space="0" w:color="auto" w:frame="1"/>
              </w:rPr>
              <w:t>input</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type</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"text"</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name</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"userName"</w:t>
            </w:r>
            <w:r w:rsidRPr="00D460BB">
              <w:rPr>
                <w:rStyle w:val="HTMLCode"/>
                <w:rFonts w:ascii="Consolas" w:eastAsiaTheme="majorEastAsia" w:hAnsi="Consolas"/>
                <w:color w:val="000000"/>
                <w:bdr w:val="none" w:sz="0" w:space="0" w:color="auto" w:frame="1"/>
              </w:rPr>
              <w:t>/&gt;&lt;</w:t>
            </w:r>
            <w:r w:rsidRPr="00D460BB">
              <w:rPr>
                <w:rStyle w:val="HTMLCode"/>
                <w:rFonts w:ascii="Consolas" w:eastAsiaTheme="majorEastAsia" w:hAnsi="Consolas"/>
                <w:b/>
                <w:bCs/>
                <w:color w:val="006699"/>
                <w:bdr w:val="none" w:sz="0" w:space="0" w:color="auto" w:frame="1"/>
              </w:rPr>
              <w:t>br</w:t>
            </w:r>
            <w:r w:rsidRPr="00D460BB">
              <w:rPr>
                <w:rStyle w:val="HTMLCode"/>
                <w:rFonts w:ascii="Consolas" w:eastAsiaTheme="majorEastAsia" w:hAnsi="Consolas"/>
                <w:color w:val="000000"/>
                <w:bdr w:val="none" w:sz="0" w:space="0" w:color="auto" w:frame="1"/>
              </w:rPr>
              <w:t xml:space="preserve">/&gt;  </w:t>
            </w:r>
          </w:p>
          <w:p w14:paraId="15E8EFC1"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Password:&lt;</w:t>
            </w:r>
            <w:r w:rsidRPr="00D460BB">
              <w:rPr>
                <w:rStyle w:val="HTMLCode"/>
                <w:rFonts w:ascii="Consolas" w:eastAsiaTheme="majorEastAsia" w:hAnsi="Consolas"/>
                <w:b/>
                <w:bCs/>
                <w:color w:val="006699"/>
                <w:bdr w:val="none" w:sz="0" w:space="0" w:color="auto" w:frame="1"/>
              </w:rPr>
              <w:t>input</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type</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"password"</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name</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"userPass"</w:t>
            </w:r>
            <w:r w:rsidRPr="00D460BB">
              <w:rPr>
                <w:rStyle w:val="HTMLCode"/>
                <w:rFonts w:ascii="Consolas" w:eastAsiaTheme="majorEastAsia" w:hAnsi="Consolas"/>
                <w:color w:val="000000"/>
                <w:bdr w:val="none" w:sz="0" w:space="0" w:color="auto" w:frame="1"/>
              </w:rPr>
              <w:t>/&gt;&lt;</w:t>
            </w:r>
            <w:r w:rsidRPr="00D460BB">
              <w:rPr>
                <w:rStyle w:val="HTMLCode"/>
                <w:rFonts w:ascii="Consolas" w:eastAsiaTheme="majorEastAsia" w:hAnsi="Consolas"/>
                <w:b/>
                <w:bCs/>
                <w:color w:val="006699"/>
                <w:bdr w:val="none" w:sz="0" w:space="0" w:color="auto" w:frame="1"/>
              </w:rPr>
              <w:t>br</w:t>
            </w:r>
            <w:r w:rsidRPr="00D460BB">
              <w:rPr>
                <w:rStyle w:val="HTMLCode"/>
                <w:rFonts w:ascii="Consolas" w:eastAsiaTheme="majorEastAsia" w:hAnsi="Consolas"/>
                <w:color w:val="000000"/>
                <w:bdr w:val="none" w:sz="0" w:space="0" w:color="auto" w:frame="1"/>
              </w:rPr>
              <w:t xml:space="preserve">/&gt;  </w:t>
            </w:r>
          </w:p>
          <w:p w14:paraId="2442877F"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input</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type</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"submit"</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value</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"login"</w:t>
            </w:r>
            <w:r w:rsidRPr="00D460BB">
              <w:rPr>
                <w:rStyle w:val="HTMLCode"/>
                <w:rFonts w:ascii="Consolas" w:eastAsiaTheme="majorEastAsia" w:hAnsi="Consolas"/>
                <w:color w:val="000000"/>
                <w:bdr w:val="none" w:sz="0" w:space="0" w:color="auto" w:frame="1"/>
              </w:rPr>
              <w:t xml:space="preserve">/&gt;  </w:t>
            </w:r>
          </w:p>
          <w:p w14:paraId="2754D872"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form</w:t>
            </w:r>
            <w:r w:rsidRPr="00D460BB">
              <w:rPr>
                <w:rStyle w:val="HTMLCode"/>
                <w:rFonts w:ascii="Consolas" w:eastAsiaTheme="majorEastAsia" w:hAnsi="Consolas"/>
                <w:color w:val="000000"/>
                <w:bdr w:val="none" w:sz="0" w:space="0" w:color="auto" w:frame="1"/>
              </w:rPr>
              <w:t xml:space="preserve">&gt;  </w:t>
            </w:r>
          </w:p>
          <w:p w14:paraId="7D0067ED"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body</w:t>
            </w:r>
            <w:r w:rsidRPr="00D460BB">
              <w:rPr>
                <w:rStyle w:val="HTMLCode"/>
                <w:rFonts w:ascii="Consolas" w:eastAsiaTheme="majorEastAsia" w:hAnsi="Consolas"/>
                <w:color w:val="000000"/>
                <w:bdr w:val="none" w:sz="0" w:space="0" w:color="auto" w:frame="1"/>
              </w:rPr>
              <w:t>&gt;</w:t>
            </w:r>
          </w:p>
          <w:p w14:paraId="139FD920"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html</w:t>
            </w:r>
            <w:r w:rsidRPr="00D460BB">
              <w:rPr>
                <w:rStyle w:val="HTMLCode"/>
                <w:rFonts w:ascii="Consolas" w:eastAsiaTheme="majorEastAsia" w:hAnsi="Consolas"/>
                <w:color w:val="000000"/>
                <w:bdr w:val="none" w:sz="0" w:space="0" w:color="auto" w:frame="1"/>
              </w:rPr>
              <w:t>&gt;</w:t>
            </w:r>
          </w:p>
        </w:tc>
      </w:tr>
    </w:tbl>
    <w:p w14:paraId="5C1EB990"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Login.java</w:t>
      </w:r>
      <w:r>
        <w:rPr>
          <w:rFonts w:ascii="Nunito" w:hAnsi="Nunito"/>
          <w:color w:val="273239"/>
          <w:spacing w:val="2"/>
          <w:sz w:val="26"/>
          <w:szCs w:val="26"/>
        </w:rPr>
        <w:t> </w:t>
      </w:r>
    </w:p>
    <w:p w14:paraId="21C1BE21" w14:textId="77777777" w:rsidR="00AF1634" w:rsidRDefault="00AF1634" w:rsidP="00D460BB">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360" w:right="180"/>
        <w:textAlignment w:val="baseline"/>
        <w:rPr>
          <w:rFonts w:ascii="Nunito" w:hAnsi="Nunito"/>
          <w:color w:val="273239"/>
          <w:spacing w:val="2"/>
          <w:sz w:val="27"/>
          <w:szCs w:val="27"/>
        </w:rPr>
      </w:pPr>
      <w:r>
        <w:rPr>
          <w:rFonts w:ascii="Nunito" w:hAnsi="Nunito"/>
          <w:color w:val="273239"/>
          <w:spacing w:val="2"/>
          <w:sz w:val="27"/>
          <w:szCs w:val="27"/>
        </w:rPr>
        <w:t>Java</w:t>
      </w:r>
    </w:p>
    <w:tbl>
      <w:tblPr>
        <w:tblW w:w="10817" w:type="dxa"/>
        <w:tblCellMar>
          <w:left w:w="0" w:type="dxa"/>
          <w:right w:w="0" w:type="dxa"/>
        </w:tblCellMar>
        <w:tblLook w:val="04A0" w:firstRow="1" w:lastRow="0" w:firstColumn="1" w:lastColumn="0" w:noHBand="0" w:noVBand="1"/>
      </w:tblPr>
      <w:tblGrid>
        <w:gridCol w:w="10817"/>
      </w:tblGrid>
      <w:tr w:rsidR="00AF1634" w14:paraId="2B1CB220" w14:textId="77777777" w:rsidTr="00AF1634">
        <w:tc>
          <w:tcPr>
            <w:tcW w:w="1013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A7B249"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First java servlet that calls another resource</w:t>
            </w:r>
          </w:p>
          <w:p w14:paraId="5C6F5A22"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import</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java.io.*;</w:t>
            </w:r>
          </w:p>
          <w:p w14:paraId="36E1AC5C"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import</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javax.servlet.*;</w:t>
            </w:r>
          </w:p>
          <w:p w14:paraId="0A9E0F61"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import</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javax.servlet.http.*;</w:t>
            </w:r>
          </w:p>
          <w:p w14:paraId="6CC0BA6D" w14:textId="0B7A1334" w:rsidR="00AF1634" w:rsidRDefault="00AF1634" w:rsidP="00D460BB">
            <w:pPr>
              <w:shd w:val="clear" w:color="auto" w:fill="FFFFFF"/>
              <w:spacing w:line="288" w:lineRule="atLeast"/>
              <w:ind w:left="135"/>
              <w:textAlignment w:val="baseline"/>
              <w:rPr>
                <w:rFonts w:ascii="Consolas" w:hAnsi="Consolas"/>
                <w:sz w:val="25"/>
                <w:szCs w:val="25"/>
              </w:rPr>
            </w:pPr>
          </w:p>
          <w:p w14:paraId="38BCDEA9"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public</w:t>
            </w:r>
            <w:r w:rsidRPr="00D460BB">
              <w:rPr>
                <w:rFonts w:ascii="Consolas" w:hAnsi="Consolas"/>
                <w:sz w:val="25"/>
                <w:szCs w:val="25"/>
              </w:rPr>
              <w:t xml:space="preserve"> </w:t>
            </w:r>
            <w:r w:rsidRPr="00D460BB">
              <w:rPr>
                <w:rStyle w:val="HTMLCode"/>
                <w:rFonts w:ascii="Consolas" w:eastAsiaTheme="majorEastAsia" w:hAnsi="Consolas"/>
                <w:b/>
                <w:bCs/>
                <w:color w:val="006699"/>
                <w:bdr w:val="none" w:sz="0" w:space="0" w:color="auto" w:frame="1"/>
              </w:rPr>
              <w:t>class</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 xml:space="preserve">Login </w:t>
            </w:r>
            <w:r w:rsidRPr="00D460BB">
              <w:rPr>
                <w:rStyle w:val="HTMLCode"/>
                <w:rFonts w:ascii="Consolas" w:eastAsiaTheme="majorEastAsia" w:hAnsi="Consolas"/>
                <w:b/>
                <w:bCs/>
                <w:color w:val="006699"/>
                <w:bdr w:val="none" w:sz="0" w:space="0" w:color="auto" w:frame="1"/>
              </w:rPr>
              <w:t>extends</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HttpServlet {</w:t>
            </w:r>
          </w:p>
          <w:p w14:paraId="40B6C4FF" w14:textId="5432A4B8" w:rsidR="00AF1634" w:rsidRDefault="00AF1634" w:rsidP="00D460BB">
            <w:pPr>
              <w:shd w:val="clear" w:color="auto" w:fill="FFFFFF"/>
              <w:spacing w:line="288" w:lineRule="atLeast"/>
              <w:ind w:left="135"/>
              <w:textAlignment w:val="baseline"/>
              <w:rPr>
                <w:rFonts w:ascii="Consolas" w:hAnsi="Consolas"/>
                <w:sz w:val="25"/>
                <w:szCs w:val="25"/>
              </w:rPr>
            </w:pPr>
          </w:p>
          <w:p w14:paraId="3EB04F0B" w14:textId="35E608C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public</w:t>
            </w:r>
            <w:r w:rsidRPr="00D460BB">
              <w:rPr>
                <w:rFonts w:ascii="Consolas" w:hAnsi="Consolas"/>
                <w:sz w:val="25"/>
                <w:szCs w:val="25"/>
              </w:rPr>
              <w:t xml:space="preserve"> </w:t>
            </w:r>
            <w:r w:rsidRPr="00D460BB">
              <w:rPr>
                <w:rStyle w:val="HTMLCode"/>
                <w:rFonts w:ascii="Consolas" w:eastAsiaTheme="majorEastAsia" w:hAnsi="Consolas"/>
                <w:b/>
                <w:bCs/>
                <w:color w:val="006699"/>
                <w:bdr w:val="none" w:sz="0" w:space="0" w:color="auto" w:frame="1"/>
              </w:rPr>
              <w:t>void</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doPost(HttpServletRequest req,</w:t>
            </w:r>
          </w:p>
          <w:p w14:paraId="0CD51BC3" w14:textId="49213075" w:rsidR="00AF1634" w:rsidRPr="00D460BB" w:rsidRDefault="00AF1634" w:rsidP="00D460BB">
            <w:pPr>
              <w:shd w:val="clear" w:color="auto" w:fill="FFFFFF"/>
              <w:spacing w:line="288" w:lineRule="atLeast"/>
              <w:ind w:left="252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 xml:space="preserve">HttpServletResponse res) </w:t>
            </w:r>
          </w:p>
          <w:p w14:paraId="6696B53F"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throws</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ServletException, IOException</w:t>
            </w:r>
          </w:p>
          <w:p w14:paraId="3EB40E93" w14:textId="247648E4"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w:t>
            </w:r>
          </w:p>
          <w:p w14:paraId="1C9FEB55" w14:textId="28BECE7D"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The method to receive client requests</w:t>
            </w:r>
          </w:p>
          <w:p w14:paraId="3E13CBC2" w14:textId="2ADCFE19"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which are sent using 'post'</w:t>
            </w:r>
          </w:p>
          <w:p w14:paraId="187CADF1" w14:textId="73BDA16A" w:rsidR="00AF1634" w:rsidRDefault="00AF1634" w:rsidP="00D460BB">
            <w:pPr>
              <w:shd w:val="clear" w:color="auto" w:fill="FFFFFF"/>
              <w:spacing w:line="288" w:lineRule="atLeast"/>
              <w:ind w:left="135"/>
              <w:textAlignment w:val="baseline"/>
              <w:rPr>
                <w:rFonts w:ascii="Consolas" w:hAnsi="Consolas"/>
                <w:sz w:val="25"/>
                <w:szCs w:val="25"/>
              </w:rPr>
            </w:pPr>
          </w:p>
          <w:p w14:paraId="0229AF93" w14:textId="4CE65E49"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res.setContentType(</w:t>
            </w:r>
            <w:r w:rsidRPr="00D460BB">
              <w:rPr>
                <w:rStyle w:val="HTMLCode"/>
                <w:rFonts w:ascii="Consolas" w:eastAsiaTheme="majorEastAsia" w:hAnsi="Consolas"/>
                <w:color w:val="0000FF"/>
                <w:bdr w:val="none" w:sz="0" w:space="0" w:color="auto" w:frame="1"/>
              </w:rPr>
              <w:t>"text/html"</w:t>
            </w:r>
            <w:r w:rsidRPr="00D460BB">
              <w:rPr>
                <w:rStyle w:val="HTMLCode"/>
                <w:rFonts w:ascii="Consolas" w:eastAsiaTheme="majorEastAsia" w:hAnsi="Consolas"/>
                <w:color w:val="000000"/>
                <w:bdr w:val="none" w:sz="0" w:space="0" w:color="auto" w:frame="1"/>
              </w:rPr>
              <w:t>);</w:t>
            </w:r>
          </w:p>
          <w:p w14:paraId="144156A6" w14:textId="2F383BAB"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PrintWriter out = response.getWriter();</w:t>
            </w:r>
          </w:p>
          <w:p w14:paraId="29A5D348" w14:textId="0C849972" w:rsidR="00AF1634" w:rsidRDefault="00AF1634" w:rsidP="00D460BB">
            <w:pPr>
              <w:shd w:val="clear" w:color="auto" w:fill="FFFFFF"/>
              <w:spacing w:line="288" w:lineRule="atLeast"/>
              <w:ind w:left="135"/>
              <w:textAlignment w:val="baseline"/>
              <w:rPr>
                <w:rFonts w:ascii="Consolas" w:hAnsi="Consolas"/>
                <w:sz w:val="25"/>
                <w:szCs w:val="25"/>
              </w:rPr>
            </w:pPr>
          </w:p>
          <w:p w14:paraId="59A74BBE" w14:textId="55FF5AF7"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fetches username</w:t>
            </w:r>
          </w:p>
          <w:p w14:paraId="0211A905" w14:textId="3C78E51C"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String n = request.getParameter(</w:t>
            </w:r>
            <w:r w:rsidRPr="00D460BB">
              <w:rPr>
                <w:rStyle w:val="HTMLCode"/>
                <w:rFonts w:ascii="Consolas" w:eastAsiaTheme="majorEastAsia" w:hAnsi="Consolas"/>
                <w:color w:val="0000FF"/>
                <w:bdr w:val="none" w:sz="0" w:space="0" w:color="auto" w:frame="1"/>
              </w:rPr>
              <w:t>"userName"</w:t>
            </w:r>
            <w:r w:rsidRPr="00D460BB">
              <w:rPr>
                <w:rStyle w:val="HTMLCode"/>
                <w:rFonts w:ascii="Consolas" w:eastAsiaTheme="majorEastAsia" w:hAnsi="Consolas"/>
                <w:color w:val="000000"/>
                <w:bdr w:val="none" w:sz="0" w:space="0" w:color="auto" w:frame="1"/>
              </w:rPr>
              <w:t>);</w:t>
            </w:r>
          </w:p>
          <w:p w14:paraId="7A8DD4FE" w14:textId="3BE9100A" w:rsidR="00AF1634" w:rsidRDefault="00AF1634" w:rsidP="00D460BB">
            <w:pPr>
              <w:shd w:val="clear" w:color="auto" w:fill="FFFFFF"/>
              <w:spacing w:line="288" w:lineRule="atLeast"/>
              <w:ind w:left="135"/>
              <w:textAlignment w:val="baseline"/>
              <w:rPr>
                <w:rFonts w:ascii="Consolas" w:hAnsi="Consolas"/>
                <w:sz w:val="25"/>
                <w:szCs w:val="25"/>
              </w:rPr>
            </w:pPr>
          </w:p>
          <w:p w14:paraId="2E310C9D" w14:textId="7719177C"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fetches password</w:t>
            </w:r>
          </w:p>
          <w:p w14:paraId="2ABDA2A7" w14:textId="3267539A"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String p = request.getParameter(</w:t>
            </w:r>
            <w:r w:rsidRPr="00D460BB">
              <w:rPr>
                <w:rStyle w:val="HTMLCode"/>
                <w:rFonts w:ascii="Consolas" w:eastAsiaTheme="majorEastAsia" w:hAnsi="Consolas"/>
                <w:color w:val="0000FF"/>
                <w:bdr w:val="none" w:sz="0" w:space="0" w:color="auto" w:frame="1"/>
              </w:rPr>
              <w:t>"userPass"</w:t>
            </w:r>
            <w:r w:rsidRPr="00D460BB">
              <w:rPr>
                <w:rStyle w:val="HTMLCode"/>
                <w:rFonts w:ascii="Consolas" w:eastAsiaTheme="majorEastAsia" w:hAnsi="Consolas"/>
                <w:color w:val="000000"/>
                <w:bdr w:val="none" w:sz="0" w:space="0" w:color="auto" w:frame="1"/>
              </w:rPr>
              <w:t>);</w:t>
            </w:r>
          </w:p>
          <w:p w14:paraId="48159C50" w14:textId="781BB9E0"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if</w:t>
            </w:r>
            <w:r w:rsidRPr="00D460BB">
              <w:rPr>
                <w:rStyle w:val="HTMLCode"/>
                <w:rFonts w:ascii="Consolas" w:eastAsiaTheme="majorEastAsia" w:hAnsi="Consolas"/>
                <w:color w:val="000000"/>
                <w:bdr w:val="none" w:sz="0" w:space="0" w:color="auto" w:frame="1"/>
              </w:rPr>
              <w:t>(p.equals(</w:t>
            </w:r>
            <w:r w:rsidRPr="00D460BB">
              <w:rPr>
                <w:rStyle w:val="HTMLCode"/>
                <w:rFonts w:ascii="Consolas" w:eastAsiaTheme="majorEastAsia" w:hAnsi="Consolas"/>
                <w:color w:val="0000FF"/>
                <w:bdr w:val="none" w:sz="0" w:space="0" w:color="auto" w:frame="1"/>
              </w:rPr>
              <w:t>"Thanos"</w:t>
            </w:r>
            <w:r w:rsidRPr="00D460BB">
              <w:rPr>
                <w:rStyle w:val="HTMLCode"/>
                <w:rFonts w:ascii="Consolas" w:eastAsiaTheme="majorEastAsia" w:hAnsi="Consolas"/>
                <w:color w:val="000000"/>
                <w:bdr w:val="none" w:sz="0" w:space="0" w:color="auto" w:frame="1"/>
              </w:rPr>
              <w:t>){</w:t>
            </w:r>
          </w:p>
          <w:p w14:paraId="001A7305" w14:textId="26E7DDB1" w:rsidR="00AF1634" w:rsidRPr="00D460BB" w:rsidRDefault="00AF1634" w:rsidP="00D460BB">
            <w:pPr>
              <w:shd w:val="clear" w:color="auto" w:fill="FFFFFF"/>
              <w:spacing w:line="288" w:lineRule="atLeast"/>
              <w:ind w:left="180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RequestDispatcher rd = request.getRequestDispatcher(</w:t>
            </w:r>
            <w:r w:rsidRPr="00D460BB">
              <w:rPr>
                <w:rStyle w:val="HTMLCode"/>
                <w:rFonts w:ascii="Consolas" w:eastAsiaTheme="majorEastAsia" w:hAnsi="Consolas"/>
                <w:color w:val="0000FF"/>
                <w:bdr w:val="none" w:sz="0" w:space="0" w:color="auto" w:frame="1"/>
              </w:rPr>
              <w:t>"servlet2"</w:t>
            </w:r>
            <w:r w:rsidRPr="00D460BB">
              <w:rPr>
                <w:rStyle w:val="HTMLCode"/>
                <w:rFonts w:ascii="Consolas" w:eastAsiaTheme="majorEastAsia" w:hAnsi="Consolas"/>
                <w:color w:val="000000"/>
                <w:bdr w:val="none" w:sz="0" w:space="0" w:color="auto" w:frame="1"/>
              </w:rPr>
              <w:t>);</w:t>
            </w:r>
          </w:p>
          <w:p w14:paraId="11BB4503" w14:textId="088709BB" w:rsidR="00AF1634" w:rsidRPr="00D460BB" w:rsidRDefault="00AF1634" w:rsidP="00D460BB">
            <w:pPr>
              <w:shd w:val="clear" w:color="auto" w:fill="FFFFFF"/>
              <w:spacing w:line="288" w:lineRule="atLeast"/>
              <w:ind w:left="180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Getting RequestDispatcher object</w:t>
            </w:r>
          </w:p>
          <w:p w14:paraId="58532E6D" w14:textId="2F5D754A" w:rsidR="00AF1634" w:rsidRPr="00D460BB" w:rsidRDefault="00AF1634" w:rsidP="00D460BB">
            <w:pPr>
              <w:shd w:val="clear" w:color="auto" w:fill="FFFFFF"/>
              <w:spacing w:line="288" w:lineRule="atLeast"/>
              <w:ind w:left="180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for collaborating with servlet2</w:t>
            </w:r>
          </w:p>
          <w:p w14:paraId="0A28E57F" w14:textId="1AB1A67B" w:rsidR="00AF1634" w:rsidRDefault="00AF1634" w:rsidP="00D460BB">
            <w:pPr>
              <w:shd w:val="clear" w:color="auto" w:fill="FFFFFF"/>
              <w:spacing w:line="288" w:lineRule="atLeast"/>
              <w:ind w:left="135"/>
              <w:textAlignment w:val="baseline"/>
              <w:rPr>
                <w:rFonts w:ascii="Consolas" w:hAnsi="Consolas"/>
                <w:sz w:val="25"/>
                <w:szCs w:val="25"/>
              </w:rPr>
            </w:pPr>
          </w:p>
          <w:p w14:paraId="5DF8F348" w14:textId="2C4C7269" w:rsidR="00AF1634" w:rsidRPr="00D460BB" w:rsidRDefault="00AF1634" w:rsidP="00D460BB">
            <w:pPr>
              <w:shd w:val="clear" w:color="auto" w:fill="FFFFFF"/>
              <w:spacing w:line="288" w:lineRule="atLeast"/>
              <w:ind w:left="180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forwarding the request to servlet2</w:t>
            </w:r>
          </w:p>
          <w:p w14:paraId="3299E933" w14:textId="0AC0EBDF" w:rsidR="00AF1634" w:rsidRPr="00D460BB" w:rsidRDefault="00AF1634" w:rsidP="00D460BB">
            <w:pPr>
              <w:shd w:val="clear" w:color="auto" w:fill="FFFFFF"/>
              <w:spacing w:line="288" w:lineRule="atLeast"/>
              <w:ind w:left="180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 xml:space="preserve">rd.forward(request, response); </w:t>
            </w:r>
          </w:p>
          <w:p w14:paraId="55940D69" w14:textId="4738E493"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 xml:space="preserve">}  </w:t>
            </w:r>
          </w:p>
          <w:p w14:paraId="2BD364B7" w14:textId="32F757A6"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else</w:t>
            </w:r>
            <w:r w:rsidRPr="00D460BB">
              <w:rPr>
                <w:rStyle w:val="HTMLCode"/>
                <w:rFonts w:ascii="Consolas" w:eastAsiaTheme="majorEastAsia" w:hAnsi="Consolas"/>
                <w:color w:val="000000"/>
                <w:bdr w:val="none" w:sz="0" w:space="0" w:color="auto" w:frame="1"/>
              </w:rPr>
              <w:t>{</w:t>
            </w:r>
          </w:p>
          <w:p w14:paraId="67CB85B6" w14:textId="4079BC10" w:rsidR="00AF1634" w:rsidRPr="00D460BB" w:rsidRDefault="00AF1634" w:rsidP="00D460BB">
            <w:pPr>
              <w:shd w:val="clear" w:color="auto" w:fill="FFFFFF"/>
              <w:spacing w:line="288" w:lineRule="atLeast"/>
              <w:ind w:left="180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out.print(</w:t>
            </w:r>
            <w:r w:rsidRPr="00D460BB">
              <w:rPr>
                <w:rStyle w:val="HTMLCode"/>
                <w:rFonts w:ascii="Consolas" w:eastAsiaTheme="majorEastAsia" w:hAnsi="Consolas"/>
                <w:color w:val="0000FF"/>
                <w:bdr w:val="none" w:sz="0" w:space="0" w:color="auto" w:frame="1"/>
              </w:rPr>
              <w:t>"Password mismatch"</w:t>
            </w:r>
            <w:r w:rsidRPr="00D460BB">
              <w:rPr>
                <w:rStyle w:val="HTMLCode"/>
                <w:rFonts w:ascii="Consolas" w:eastAsiaTheme="majorEastAsia" w:hAnsi="Consolas"/>
                <w:color w:val="000000"/>
                <w:bdr w:val="none" w:sz="0" w:space="0" w:color="auto" w:frame="1"/>
              </w:rPr>
              <w:t>);</w:t>
            </w:r>
          </w:p>
          <w:p w14:paraId="05D59108" w14:textId="604DCAA6" w:rsidR="00AF1634" w:rsidRPr="00D460BB" w:rsidRDefault="00AF1634" w:rsidP="00D460BB">
            <w:pPr>
              <w:shd w:val="clear" w:color="auto" w:fill="FFFFFF"/>
              <w:spacing w:line="288" w:lineRule="atLeast"/>
              <w:ind w:left="180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RequestDispatcher rd = request.getRequestDispatcher(</w:t>
            </w:r>
            <w:r w:rsidRPr="00D460BB">
              <w:rPr>
                <w:rStyle w:val="HTMLCode"/>
                <w:rFonts w:ascii="Consolas" w:eastAsiaTheme="majorEastAsia" w:hAnsi="Consolas"/>
                <w:color w:val="0000FF"/>
                <w:bdr w:val="none" w:sz="0" w:space="0" w:color="auto" w:frame="1"/>
              </w:rPr>
              <w:t>"/index.html"</w:t>
            </w:r>
            <w:r w:rsidRPr="00D460BB">
              <w:rPr>
                <w:rStyle w:val="HTMLCode"/>
                <w:rFonts w:ascii="Consolas" w:eastAsiaTheme="majorEastAsia" w:hAnsi="Consolas"/>
                <w:color w:val="000000"/>
                <w:bdr w:val="none" w:sz="0" w:space="0" w:color="auto" w:frame="1"/>
              </w:rPr>
              <w:t>);</w:t>
            </w:r>
          </w:p>
          <w:p w14:paraId="6D298152" w14:textId="579135A4" w:rsidR="00AF1634" w:rsidRDefault="00AF1634" w:rsidP="00D460BB">
            <w:pPr>
              <w:shd w:val="clear" w:color="auto" w:fill="FFFFFF"/>
              <w:spacing w:line="288" w:lineRule="atLeast"/>
              <w:ind w:left="915"/>
              <w:textAlignment w:val="baseline"/>
              <w:rPr>
                <w:rFonts w:ascii="Consolas" w:hAnsi="Consolas"/>
                <w:sz w:val="25"/>
                <w:szCs w:val="25"/>
              </w:rPr>
            </w:pPr>
          </w:p>
          <w:p w14:paraId="6C532770" w14:textId="78C3BC47"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lastRenderedPageBreak/>
              <w:t xml:space="preserve">rd.include(request, response);  </w:t>
            </w:r>
          </w:p>
          <w:p w14:paraId="4D1CEF3E" w14:textId="040ABAF1" w:rsidR="00AF1634" w:rsidRDefault="00AF1634" w:rsidP="00D460BB">
            <w:pPr>
              <w:shd w:val="clear" w:color="auto" w:fill="FFFFFF"/>
              <w:spacing w:line="288" w:lineRule="atLeast"/>
              <w:ind w:left="2565"/>
              <w:textAlignment w:val="baseline"/>
              <w:rPr>
                <w:rFonts w:ascii="Consolas" w:hAnsi="Consolas"/>
                <w:sz w:val="25"/>
                <w:szCs w:val="25"/>
              </w:rPr>
            </w:pPr>
          </w:p>
          <w:p w14:paraId="6A130B97" w14:textId="2AB26E58"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 xml:space="preserve">}  </w:t>
            </w:r>
          </w:p>
          <w:p w14:paraId="77B09989" w14:textId="2C6D492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 xml:space="preserve">}  </w:t>
            </w:r>
          </w:p>
          <w:p w14:paraId="4CFF1C5F" w14:textId="733B6EC5" w:rsidR="00AF1634" w:rsidRDefault="00AF1634" w:rsidP="00D460BB">
            <w:pPr>
              <w:shd w:val="clear" w:color="auto" w:fill="FFFFFF"/>
              <w:spacing w:line="288" w:lineRule="atLeast"/>
              <w:ind w:left="360"/>
              <w:textAlignment w:val="baseline"/>
              <w:rPr>
                <w:rFonts w:ascii="Consolas" w:hAnsi="Consolas"/>
                <w:sz w:val="25"/>
                <w:szCs w:val="25"/>
              </w:rPr>
            </w:pPr>
          </w:p>
          <w:p w14:paraId="71F04F3C"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 xml:space="preserve">}  </w:t>
            </w:r>
          </w:p>
        </w:tc>
      </w:tr>
    </w:tbl>
    <w:p w14:paraId="06EA3CE3"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Welcome.java</w:t>
      </w:r>
      <w:r>
        <w:rPr>
          <w:rFonts w:ascii="Nunito" w:hAnsi="Nunito"/>
          <w:color w:val="273239"/>
          <w:spacing w:val="2"/>
          <w:sz w:val="26"/>
          <w:szCs w:val="26"/>
        </w:rPr>
        <w:t> </w:t>
      </w:r>
    </w:p>
    <w:p w14:paraId="632E79F9" w14:textId="77777777" w:rsidR="00AF1634" w:rsidRDefault="00AF1634" w:rsidP="00D460BB">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360" w:right="180"/>
        <w:textAlignment w:val="baseline"/>
        <w:rPr>
          <w:rFonts w:ascii="Nunito" w:hAnsi="Nunito"/>
          <w:color w:val="273239"/>
          <w:spacing w:val="2"/>
          <w:sz w:val="27"/>
          <w:szCs w:val="27"/>
        </w:rPr>
      </w:pPr>
      <w:r>
        <w:rPr>
          <w:rFonts w:ascii="Nunito" w:hAnsi="Nunito"/>
          <w:color w:val="273239"/>
          <w:spacing w:val="2"/>
          <w:sz w:val="27"/>
          <w:szCs w:val="27"/>
        </w:rPr>
        <w:t>Java</w:t>
      </w:r>
    </w:p>
    <w:tbl>
      <w:tblPr>
        <w:tblW w:w="10817" w:type="dxa"/>
        <w:tblCellMar>
          <w:left w:w="0" w:type="dxa"/>
          <w:right w:w="0" w:type="dxa"/>
        </w:tblCellMar>
        <w:tblLook w:val="04A0" w:firstRow="1" w:lastRow="0" w:firstColumn="1" w:lastColumn="0" w:noHBand="0" w:noVBand="1"/>
      </w:tblPr>
      <w:tblGrid>
        <w:gridCol w:w="10817"/>
      </w:tblGrid>
      <w:tr w:rsidR="00AF1634" w14:paraId="4DD5594C" w14:textId="77777777" w:rsidTr="00AF1634">
        <w:tc>
          <w:tcPr>
            <w:tcW w:w="680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0A376D"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Called servlet in case password matches</w:t>
            </w:r>
          </w:p>
          <w:p w14:paraId="67FD0EA3"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import</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java.io.*;</w:t>
            </w:r>
          </w:p>
          <w:p w14:paraId="72276C56"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import</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javax.servlet.*;</w:t>
            </w:r>
          </w:p>
          <w:p w14:paraId="6D74195F"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import</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javax.servlet.http.*;</w:t>
            </w:r>
          </w:p>
          <w:p w14:paraId="19FE54B7" w14:textId="1756604C" w:rsidR="00AF1634" w:rsidRDefault="00AF1634" w:rsidP="00D460BB">
            <w:pPr>
              <w:shd w:val="clear" w:color="auto" w:fill="FFFFFF"/>
              <w:spacing w:line="288" w:lineRule="atLeast"/>
              <w:ind w:left="135"/>
              <w:textAlignment w:val="baseline"/>
              <w:rPr>
                <w:rFonts w:ascii="Consolas" w:hAnsi="Consolas"/>
                <w:sz w:val="25"/>
                <w:szCs w:val="25"/>
              </w:rPr>
            </w:pPr>
          </w:p>
          <w:p w14:paraId="4D04A60E"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public</w:t>
            </w:r>
            <w:r w:rsidRPr="00D460BB">
              <w:rPr>
                <w:rFonts w:ascii="Consolas" w:hAnsi="Consolas"/>
                <w:sz w:val="25"/>
                <w:szCs w:val="25"/>
              </w:rPr>
              <w:t xml:space="preserve"> </w:t>
            </w:r>
            <w:r w:rsidRPr="00D460BB">
              <w:rPr>
                <w:rStyle w:val="HTMLCode"/>
                <w:rFonts w:ascii="Consolas" w:eastAsiaTheme="majorEastAsia" w:hAnsi="Consolas"/>
                <w:b/>
                <w:bCs/>
                <w:color w:val="006699"/>
                <w:bdr w:val="none" w:sz="0" w:space="0" w:color="auto" w:frame="1"/>
              </w:rPr>
              <w:t>class</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 xml:space="preserve">Welcome </w:t>
            </w:r>
            <w:r w:rsidRPr="00D460BB">
              <w:rPr>
                <w:rStyle w:val="HTMLCode"/>
                <w:rFonts w:ascii="Consolas" w:eastAsiaTheme="majorEastAsia" w:hAnsi="Consolas"/>
                <w:b/>
                <w:bCs/>
                <w:color w:val="006699"/>
                <w:bdr w:val="none" w:sz="0" w:space="0" w:color="auto" w:frame="1"/>
              </w:rPr>
              <w:t>extends</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HttpServlet {</w:t>
            </w:r>
          </w:p>
          <w:p w14:paraId="46633C0E" w14:textId="462E5320" w:rsidR="00AF1634" w:rsidRDefault="00AF1634" w:rsidP="00D460BB">
            <w:pPr>
              <w:shd w:val="clear" w:color="auto" w:fill="FFFFFF"/>
              <w:spacing w:line="288" w:lineRule="atLeast"/>
              <w:ind w:left="135"/>
              <w:textAlignment w:val="baseline"/>
              <w:rPr>
                <w:rFonts w:ascii="Consolas" w:hAnsi="Consolas"/>
                <w:sz w:val="25"/>
                <w:szCs w:val="25"/>
              </w:rPr>
            </w:pPr>
          </w:p>
          <w:p w14:paraId="6803BE2C" w14:textId="7A37CA5D"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public</w:t>
            </w:r>
            <w:r w:rsidRPr="00D460BB">
              <w:rPr>
                <w:rFonts w:ascii="Consolas" w:hAnsi="Consolas"/>
                <w:sz w:val="25"/>
                <w:szCs w:val="25"/>
              </w:rPr>
              <w:t xml:space="preserve"> </w:t>
            </w:r>
            <w:r w:rsidRPr="00D460BB">
              <w:rPr>
                <w:rStyle w:val="HTMLCode"/>
                <w:rFonts w:ascii="Consolas" w:eastAsiaTheme="majorEastAsia" w:hAnsi="Consolas"/>
                <w:b/>
                <w:bCs/>
                <w:color w:val="006699"/>
                <w:bdr w:val="none" w:sz="0" w:space="0" w:color="auto" w:frame="1"/>
              </w:rPr>
              <w:t>void</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doPost(HttpServletRequest request,</w:t>
            </w:r>
          </w:p>
          <w:p w14:paraId="72A39D0F" w14:textId="3E324822" w:rsidR="00AF1634" w:rsidRPr="00D460BB" w:rsidRDefault="00AF1634" w:rsidP="00D460BB">
            <w:pPr>
              <w:shd w:val="clear" w:color="auto" w:fill="FFFFFF"/>
              <w:spacing w:line="288" w:lineRule="atLeast"/>
              <w:ind w:left="252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HttpServletResponse response)</w:t>
            </w:r>
          </w:p>
          <w:p w14:paraId="09CD4B0E" w14:textId="14C6F58D"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throws</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ServletException, IOException</w:t>
            </w:r>
          </w:p>
          <w:p w14:paraId="23C4FC47" w14:textId="009DCF7E"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w:t>
            </w:r>
          </w:p>
          <w:p w14:paraId="570EFF5E" w14:textId="3598EDFB" w:rsidR="00AF1634" w:rsidRDefault="00AF1634" w:rsidP="00D460BB">
            <w:pPr>
              <w:shd w:val="clear" w:color="auto" w:fill="FFFFFF"/>
              <w:spacing w:line="288" w:lineRule="atLeast"/>
              <w:ind w:left="135"/>
              <w:textAlignment w:val="baseline"/>
              <w:rPr>
                <w:rFonts w:ascii="Consolas" w:hAnsi="Consolas"/>
                <w:sz w:val="25"/>
                <w:szCs w:val="25"/>
              </w:rPr>
            </w:pPr>
          </w:p>
          <w:p w14:paraId="75678F3D" w14:textId="46EE8442"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response.setContentType(</w:t>
            </w:r>
            <w:r w:rsidRPr="00D460BB">
              <w:rPr>
                <w:rStyle w:val="HTMLCode"/>
                <w:rFonts w:ascii="Consolas" w:eastAsiaTheme="majorEastAsia" w:hAnsi="Consolas"/>
                <w:color w:val="0000FF"/>
                <w:bdr w:val="none" w:sz="0" w:space="0" w:color="auto" w:frame="1"/>
              </w:rPr>
              <w:t>"text/html"</w:t>
            </w:r>
            <w:r w:rsidRPr="00D460BB">
              <w:rPr>
                <w:rStyle w:val="HTMLCode"/>
                <w:rFonts w:ascii="Consolas" w:eastAsiaTheme="majorEastAsia" w:hAnsi="Consolas"/>
                <w:color w:val="000000"/>
                <w:bdr w:val="none" w:sz="0" w:space="0" w:color="auto" w:frame="1"/>
              </w:rPr>
              <w:t>);</w:t>
            </w:r>
          </w:p>
          <w:p w14:paraId="20EF0C0D" w14:textId="3A56CAF9"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PrintWriter out = response.getWriter();</w:t>
            </w:r>
          </w:p>
          <w:p w14:paraId="0DAE0FFD" w14:textId="249C9243" w:rsidR="00AF1634" w:rsidRDefault="00AF1634" w:rsidP="00D460BB">
            <w:pPr>
              <w:shd w:val="clear" w:color="auto" w:fill="FFFFFF"/>
              <w:spacing w:line="288" w:lineRule="atLeast"/>
              <w:ind w:left="135"/>
              <w:textAlignment w:val="baseline"/>
              <w:rPr>
                <w:rFonts w:ascii="Consolas" w:hAnsi="Consolas"/>
                <w:sz w:val="25"/>
                <w:szCs w:val="25"/>
              </w:rPr>
            </w:pPr>
          </w:p>
          <w:p w14:paraId="69A81867" w14:textId="25A3D3BB"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fetches username</w:t>
            </w:r>
          </w:p>
          <w:p w14:paraId="70BD09CC" w14:textId="7E91C786"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String n = request.getParameter(</w:t>
            </w:r>
            <w:r w:rsidRPr="00D460BB">
              <w:rPr>
                <w:rStyle w:val="HTMLCode"/>
                <w:rFonts w:ascii="Consolas" w:eastAsiaTheme="majorEastAsia" w:hAnsi="Consolas"/>
                <w:color w:val="0000FF"/>
                <w:bdr w:val="none" w:sz="0" w:space="0" w:color="auto" w:frame="1"/>
              </w:rPr>
              <w:t>"userName"</w:t>
            </w:r>
            <w:r w:rsidRPr="00D460BB">
              <w:rPr>
                <w:rStyle w:val="HTMLCode"/>
                <w:rFonts w:ascii="Consolas" w:eastAsiaTheme="majorEastAsia" w:hAnsi="Consolas"/>
                <w:color w:val="000000"/>
                <w:bdr w:val="none" w:sz="0" w:space="0" w:color="auto" w:frame="1"/>
              </w:rPr>
              <w:t>);</w:t>
            </w:r>
          </w:p>
          <w:p w14:paraId="1F2DC3E8" w14:textId="4AC63829" w:rsidR="00AF1634" w:rsidRDefault="00AF1634" w:rsidP="00D460BB">
            <w:pPr>
              <w:shd w:val="clear" w:color="auto" w:fill="FFFFFF"/>
              <w:spacing w:line="288" w:lineRule="atLeast"/>
              <w:ind w:left="135"/>
              <w:textAlignment w:val="baseline"/>
              <w:rPr>
                <w:rFonts w:ascii="Consolas" w:hAnsi="Consolas"/>
                <w:sz w:val="25"/>
                <w:szCs w:val="25"/>
              </w:rPr>
            </w:pPr>
          </w:p>
          <w:p w14:paraId="39C16B3B" w14:textId="31654919"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prints the message</w:t>
            </w:r>
          </w:p>
          <w:p w14:paraId="4C3B8901" w14:textId="3EBE691F"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out.print(</w:t>
            </w:r>
            <w:r w:rsidRPr="00D460BB">
              <w:rPr>
                <w:rStyle w:val="HTMLCode"/>
                <w:rFonts w:ascii="Consolas" w:eastAsiaTheme="majorEastAsia" w:hAnsi="Consolas"/>
                <w:color w:val="0000FF"/>
                <w:bdr w:val="none" w:sz="0" w:space="0" w:color="auto" w:frame="1"/>
              </w:rPr>
              <w:t>"Welcome "</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 n);</w:t>
            </w:r>
          </w:p>
          <w:p w14:paraId="2303CBA6" w14:textId="3E03C62A"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w:t>
            </w:r>
          </w:p>
          <w:p w14:paraId="63A86270"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lastRenderedPageBreak/>
              <w:t>}</w:t>
            </w:r>
          </w:p>
        </w:tc>
      </w:tr>
    </w:tbl>
    <w:p w14:paraId="0CCFA70F"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web.xml</w:t>
      </w:r>
      <w:r>
        <w:rPr>
          <w:rFonts w:ascii="Nunito" w:hAnsi="Nunito"/>
          <w:color w:val="273239"/>
          <w:spacing w:val="2"/>
          <w:sz w:val="26"/>
          <w:szCs w:val="26"/>
        </w:rPr>
        <w:t> </w:t>
      </w:r>
    </w:p>
    <w:p w14:paraId="154893E3" w14:textId="77777777" w:rsidR="00AF1634" w:rsidRDefault="00AF1634" w:rsidP="00D460BB">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360" w:right="180"/>
        <w:textAlignment w:val="baseline"/>
        <w:rPr>
          <w:rFonts w:ascii="Nunito" w:hAnsi="Nunito"/>
          <w:color w:val="273239"/>
          <w:spacing w:val="2"/>
          <w:sz w:val="27"/>
          <w:szCs w:val="27"/>
        </w:rPr>
      </w:pPr>
      <w:r>
        <w:rPr>
          <w:rFonts w:ascii="Nunito" w:hAnsi="Nunito"/>
          <w:color w:val="273239"/>
          <w:spacing w:val="2"/>
          <w:sz w:val="27"/>
          <w:szCs w:val="27"/>
        </w:rPr>
        <w:t>html</w:t>
      </w:r>
    </w:p>
    <w:tbl>
      <w:tblPr>
        <w:tblW w:w="10817" w:type="dxa"/>
        <w:tblCellMar>
          <w:left w:w="0" w:type="dxa"/>
          <w:right w:w="0" w:type="dxa"/>
        </w:tblCellMar>
        <w:tblLook w:val="04A0" w:firstRow="1" w:lastRow="0" w:firstColumn="1" w:lastColumn="0" w:noHBand="0" w:noVBand="1"/>
      </w:tblPr>
      <w:tblGrid>
        <w:gridCol w:w="10817"/>
      </w:tblGrid>
      <w:tr w:rsidR="00AF1634" w14:paraId="56AF6F46" w14:textId="77777777" w:rsidTr="00AF1634">
        <w:tc>
          <w:tcPr>
            <w:tcW w:w="643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5E301A"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web-app</w:t>
            </w:r>
            <w:r w:rsidRPr="00D460BB">
              <w:rPr>
                <w:rStyle w:val="HTMLCode"/>
                <w:rFonts w:ascii="Consolas" w:eastAsiaTheme="majorEastAsia" w:hAnsi="Consolas"/>
                <w:color w:val="000000"/>
                <w:bdr w:val="none" w:sz="0" w:space="0" w:color="auto" w:frame="1"/>
              </w:rPr>
              <w:t xml:space="preserve">&gt;  </w:t>
            </w:r>
          </w:p>
          <w:p w14:paraId="6468179B" w14:textId="7A60AA0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w:t>
            </w:r>
            <w:r w:rsidRPr="00D460BB">
              <w:rPr>
                <w:rStyle w:val="HTMLCode"/>
                <w:rFonts w:ascii="Consolas" w:eastAsiaTheme="majorEastAsia" w:hAnsi="Consolas"/>
                <w:color w:val="000000"/>
                <w:bdr w:val="none" w:sz="0" w:space="0" w:color="auto" w:frame="1"/>
              </w:rPr>
              <w:t xml:space="preserve">&gt;  </w:t>
            </w:r>
          </w:p>
          <w:p w14:paraId="085E7E10" w14:textId="6D0EFAF2"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servlet-name</w:t>
            </w:r>
            <w:r w:rsidRPr="00D460BB">
              <w:rPr>
                <w:rStyle w:val="HTMLCode"/>
                <w:rFonts w:ascii="Consolas" w:eastAsiaTheme="majorEastAsia" w:hAnsi="Consolas"/>
                <w:color w:val="000000"/>
                <w:bdr w:val="none" w:sz="0" w:space="0" w:color="auto" w:frame="1"/>
              </w:rPr>
              <w:t>&gt;Login&lt;/</w:t>
            </w:r>
            <w:r w:rsidRPr="00D460BB">
              <w:rPr>
                <w:rStyle w:val="HTMLCode"/>
                <w:rFonts w:ascii="Consolas" w:eastAsiaTheme="majorEastAsia" w:hAnsi="Consolas"/>
                <w:b/>
                <w:bCs/>
                <w:color w:val="006699"/>
                <w:bdr w:val="none" w:sz="0" w:space="0" w:color="auto" w:frame="1"/>
              </w:rPr>
              <w:t>servlet-name</w:t>
            </w:r>
            <w:r w:rsidRPr="00D460BB">
              <w:rPr>
                <w:rStyle w:val="HTMLCode"/>
                <w:rFonts w:ascii="Consolas" w:eastAsiaTheme="majorEastAsia" w:hAnsi="Consolas"/>
                <w:color w:val="000000"/>
                <w:bdr w:val="none" w:sz="0" w:space="0" w:color="auto" w:frame="1"/>
              </w:rPr>
              <w:t xml:space="preserve">&gt;  </w:t>
            </w:r>
          </w:p>
          <w:p w14:paraId="2C16DCBE" w14:textId="7DD4BEA0"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servlet-class</w:t>
            </w:r>
            <w:r w:rsidRPr="00D460BB">
              <w:rPr>
                <w:rStyle w:val="HTMLCode"/>
                <w:rFonts w:ascii="Consolas" w:eastAsiaTheme="majorEastAsia" w:hAnsi="Consolas"/>
                <w:color w:val="000000"/>
                <w:bdr w:val="none" w:sz="0" w:space="0" w:color="auto" w:frame="1"/>
              </w:rPr>
              <w:t>&gt;Login&lt;/</w:t>
            </w:r>
            <w:r w:rsidRPr="00D460BB">
              <w:rPr>
                <w:rStyle w:val="HTMLCode"/>
                <w:rFonts w:ascii="Consolas" w:eastAsiaTheme="majorEastAsia" w:hAnsi="Consolas"/>
                <w:b/>
                <w:bCs/>
                <w:color w:val="006699"/>
                <w:bdr w:val="none" w:sz="0" w:space="0" w:color="auto" w:frame="1"/>
              </w:rPr>
              <w:t>servlet-class</w:t>
            </w:r>
            <w:r w:rsidRPr="00D460BB">
              <w:rPr>
                <w:rStyle w:val="HTMLCode"/>
                <w:rFonts w:ascii="Consolas" w:eastAsiaTheme="majorEastAsia" w:hAnsi="Consolas"/>
                <w:color w:val="000000"/>
                <w:bdr w:val="none" w:sz="0" w:space="0" w:color="auto" w:frame="1"/>
              </w:rPr>
              <w:t xml:space="preserve">&gt;  </w:t>
            </w:r>
          </w:p>
          <w:p w14:paraId="041F2FF5" w14:textId="7E787036"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w:t>
            </w:r>
            <w:r w:rsidRPr="00D460BB">
              <w:rPr>
                <w:rStyle w:val="HTMLCode"/>
                <w:rFonts w:ascii="Consolas" w:eastAsiaTheme="majorEastAsia" w:hAnsi="Consolas"/>
                <w:color w:val="000000"/>
                <w:bdr w:val="none" w:sz="0" w:space="0" w:color="auto" w:frame="1"/>
              </w:rPr>
              <w:t xml:space="preserve">&gt;  </w:t>
            </w:r>
          </w:p>
          <w:p w14:paraId="3B7F6FB2" w14:textId="5C6DB464"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w:t>
            </w:r>
            <w:r w:rsidRPr="00D460BB">
              <w:rPr>
                <w:rStyle w:val="HTMLCode"/>
                <w:rFonts w:ascii="Consolas" w:eastAsiaTheme="majorEastAsia" w:hAnsi="Consolas"/>
                <w:color w:val="000000"/>
                <w:bdr w:val="none" w:sz="0" w:space="0" w:color="auto" w:frame="1"/>
              </w:rPr>
              <w:t xml:space="preserve">&gt;  </w:t>
            </w:r>
          </w:p>
          <w:p w14:paraId="22ECC127" w14:textId="59BD3301"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servlet-name</w:t>
            </w:r>
            <w:r w:rsidRPr="00D460BB">
              <w:rPr>
                <w:rStyle w:val="HTMLCode"/>
                <w:rFonts w:ascii="Consolas" w:eastAsiaTheme="majorEastAsia" w:hAnsi="Consolas"/>
                <w:color w:val="000000"/>
                <w:bdr w:val="none" w:sz="0" w:space="0" w:color="auto" w:frame="1"/>
              </w:rPr>
              <w:t>&gt;WelcomeServlet&lt;/</w:t>
            </w:r>
            <w:r w:rsidRPr="00D460BB">
              <w:rPr>
                <w:rStyle w:val="HTMLCode"/>
                <w:rFonts w:ascii="Consolas" w:eastAsiaTheme="majorEastAsia" w:hAnsi="Consolas"/>
                <w:b/>
                <w:bCs/>
                <w:color w:val="006699"/>
                <w:bdr w:val="none" w:sz="0" w:space="0" w:color="auto" w:frame="1"/>
              </w:rPr>
              <w:t>servlet-name</w:t>
            </w:r>
            <w:r w:rsidRPr="00D460BB">
              <w:rPr>
                <w:rStyle w:val="HTMLCode"/>
                <w:rFonts w:ascii="Consolas" w:eastAsiaTheme="majorEastAsia" w:hAnsi="Consolas"/>
                <w:color w:val="000000"/>
                <w:bdr w:val="none" w:sz="0" w:space="0" w:color="auto" w:frame="1"/>
              </w:rPr>
              <w:t xml:space="preserve">&gt;  </w:t>
            </w:r>
          </w:p>
          <w:p w14:paraId="6FBAC590" w14:textId="1D47F503"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servlet-class</w:t>
            </w:r>
            <w:r w:rsidRPr="00D460BB">
              <w:rPr>
                <w:rStyle w:val="HTMLCode"/>
                <w:rFonts w:ascii="Consolas" w:eastAsiaTheme="majorEastAsia" w:hAnsi="Consolas"/>
                <w:color w:val="000000"/>
                <w:bdr w:val="none" w:sz="0" w:space="0" w:color="auto" w:frame="1"/>
              </w:rPr>
              <w:t>&gt;Welcome&lt;/</w:t>
            </w:r>
            <w:r w:rsidRPr="00D460BB">
              <w:rPr>
                <w:rStyle w:val="HTMLCode"/>
                <w:rFonts w:ascii="Consolas" w:eastAsiaTheme="majorEastAsia" w:hAnsi="Consolas"/>
                <w:b/>
                <w:bCs/>
                <w:color w:val="006699"/>
                <w:bdr w:val="none" w:sz="0" w:space="0" w:color="auto" w:frame="1"/>
              </w:rPr>
              <w:t>servlet-class</w:t>
            </w:r>
            <w:r w:rsidRPr="00D460BB">
              <w:rPr>
                <w:rStyle w:val="HTMLCode"/>
                <w:rFonts w:ascii="Consolas" w:eastAsiaTheme="majorEastAsia" w:hAnsi="Consolas"/>
                <w:color w:val="000000"/>
                <w:bdr w:val="none" w:sz="0" w:space="0" w:color="auto" w:frame="1"/>
              </w:rPr>
              <w:t xml:space="preserve">&gt;  </w:t>
            </w:r>
          </w:p>
          <w:p w14:paraId="6B3A21B1" w14:textId="0749388B"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w:t>
            </w:r>
            <w:r w:rsidRPr="00D460BB">
              <w:rPr>
                <w:rStyle w:val="HTMLCode"/>
                <w:rFonts w:ascii="Consolas" w:eastAsiaTheme="majorEastAsia" w:hAnsi="Consolas"/>
                <w:color w:val="000000"/>
                <w:bdr w:val="none" w:sz="0" w:space="0" w:color="auto" w:frame="1"/>
              </w:rPr>
              <w:t xml:space="preserve">&gt;  </w:t>
            </w:r>
          </w:p>
          <w:p w14:paraId="302B7139" w14:textId="58AF2008" w:rsidR="00AF1634" w:rsidRDefault="00AF1634" w:rsidP="00D460BB">
            <w:pPr>
              <w:shd w:val="clear" w:color="auto" w:fill="FFFFFF"/>
              <w:spacing w:line="288" w:lineRule="atLeast"/>
              <w:ind w:left="360"/>
              <w:textAlignment w:val="baseline"/>
              <w:rPr>
                <w:rFonts w:ascii="Consolas" w:hAnsi="Consolas"/>
                <w:sz w:val="25"/>
                <w:szCs w:val="25"/>
              </w:rPr>
            </w:pPr>
          </w:p>
          <w:p w14:paraId="0DA35D2B" w14:textId="516CC552" w:rsidR="00AF1634" w:rsidRDefault="00AF1634" w:rsidP="00D460BB">
            <w:pPr>
              <w:shd w:val="clear" w:color="auto" w:fill="FFFFFF"/>
              <w:spacing w:line="288" w:lineRule="atLeast"/>
              <w:ind w:left="360"/>
              <w:textAlignment w:val="baseline"/>
              <w:rPr>
                <w:rFonts w:ascii="Consolas" w:hAnsi="Consolas"/>
                <w:sz w:val="25"/>
                <w:szCs w:val="25"/>
              </w:rPr>
            </w:pPr>
          </w:p>
          <w:p w14:paraId="4F39FCB5" w14:textId="54DAC2A4"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servlet-mapping</w:t>
            </w:r>
            <w:r w:rsidRPr="00D460BB">
              <w:rPr>
                <w:rStyle w:val="HTMLCode"/>
                <w:rFonts w:ascii="Consolas" w:eastAsiaTheme="majorEastAsia" w:hAnsi="Consolas"/>
                <w:color w:val="000000"/>
                <w:bdr w:val="none" w:sz="0" w:space="0" w:color="auto" w:frame="1"/>
              </w:rPr>
              <w:t xml:space="preserve">&gt;  </w:t>
            </w:r>
          </w:p>
          <w:p w14:paraId="7EA08D88" w14:textId="3B91FE3C"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servlet-name</w:t>
            </w:r>
            <w:r w:rsidRPr="00D460BB">
              <w:rPr>
                <w:rStyle w:val="HTMLCode"/>
                <w:rFonts w:ascii="Consolas" w:eastAsiaTheme="majorEastAsia" w:hAnsi="Consolas"/>
                <w:color w:val="000000"/>
                <w:bdr w:val="none" w:sz="0" w:space="0" w:color="auto" w:frame="1"/>
              </w:rPr>
              <w:t>&gt;Login&lt;/</w:t>
            </w:r>
            <w:r w:rsidRPr="00D460BB">
              <w:rPr>
                <w:rStyle w:val="HTMLCode"/>
                <w:rFonts w:ascii="Consolas" w:eastAsiaTheme="majorEastAsia" w:hAnsi="Consolas"/>
                <w:b/>
                <w:bCs/>
                <w:color w:val="006699"/>
                <w:bdr w:val="none" w:sz="0" w:space="0" w:color="auto" w:frame="1"/>
              </w:rPr>
              <w:t>servlet-name</w:t>
            </w:r>
            <w:r w:rsidRPr="00D460BB">
              <w:rPr>
                <w:rStyle w:val="HTMLCode"/>
                <w:rFonts w:ascii="Consolas" w:eastAsiaTheme="majorEastAsia" w:hAnsi="Consolas"/>
                <w:color w:val="000000"/>
                <w:bdr w:val="none" w:sz="0" w:space="0" w:color="auto" w:frame="1"/>
              </w:rPr>
              <w:t xml:space="preserve">&gt;  </w:t>
            </w:r>
          </w:p>
          <w:p w14:paraId="70629C2E" w14:textId="771B5C6E"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url-pattern</w:t>
            </w:r>
            <w:r w:rsidRPr="00D460BB">
              <w:rPr>
                <w:rStyle w:val="HTMLCode"/>
                <w:rFonts w:ascii="Consolas" w:eastAsiaTheme="majorEastAsia" w:hAnsi="Consolas"/>
                <w:color w:val="000000"/>
                <w:bdr w:val="none" w:sz="0" w:space="0" w:color="auto" w:frame="1"/>
              </w:rPr>
              <w:t>&gt;/servlet1&lt;/</w:t>
            </w:r>
            <w:r w:rsidRPr="00D460BB">
              <w:rPr>
                <w:rStyle w:val="HTMLCode"/>
                <w:rFonts w:ascii="Consolas" w:eastAsiaTheme="majorEastAsia" w:hAnsi="Consolas"/>
                <w:b/>
                <w:bCs/>
                <w:color w:val="006699"/>
                <w:bdr w:val="none" w:sz="0" w:space="0" w:color="auto" w:frame="1"/>
              </w:rPr>
              <w:t>url-pattern</w:t>
            </w:r>
            <w:r w:rsidRPr="00D460BB">
              <w:rPr>
                <w:rStyle w:val="HTMLCode"/>
                <w:rFonts w:ascii="Consolas" w:eastAsiaTheme="majorEastAsia" w:hAnsi="Consolas"/>
                <w:color w:val="000000"/>
                <w:bdr w:val="none" w:sz="0" w:space="0" w:color="auto" w:frame="1"/>
              </w:rPr>
              <w:t xml:space="preserve">&gt;  </w:t>
            </w:r>
          </w:p>
          <w:p w14:paraId="120E81A2" w14:textId="3BB1DADA"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servlet-mapping</w:t>
            </w:r>
            <w:r w:rsidRPr="00D460BB">
              <w:rPr>
                <w:rStyle w:val="HTMLCode"/>
                <w:rFonts w:ascii="Consolas" w:eastAsiaTheme="majorEastAsia" w:hAnsi="Consolas"/>
                <w:color w:val="000000"/>
                <w:bdr w:val="none" w:sz="0" w:space="0" w:color="auto" w:frame="1"/>
              </w:rPr>
              <w:t xml:space="preserve">&gt;  </w:t>
            </w:r>
          </w:p>
          <w:p w14:paraId="518FCD23" w14:textId="2B0181DB"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servlet-mapping</w:t>
            </w:r>
            <w:r w:rsidRPr="00D460BB">
              <w:rPr>
                <w:rStyle w:val="HTMLCode"/>
                <w:rFonts w:ascii="Consolas" w:eastAsiaTheme="majorEastAsia" w:hAnsi="Consolas"/>
                <w:color w:val="000000"/>
                <w:bdr w:val="none" w:sz="0" w:space="0" w:color="auto" w:frame="1"/>
              </w:rPr>
              <w:t xml:space="preserve">&gt;  </w:t>
            </w:r>
          </w:p>
          <w:p w14:paraId="14BD94C7" w14:textId="5774E49E"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servlet-name</w:t>
            </w:r>
            <w:r w:rsidRPr="00D460BB">
              <w:rPr>
                <w:rStyle w:val="HTMLCode"/>
                <w:rFonts w:ascii="Consolas" w:eastAsiaTheme="majorEastAsia" w:hAnsi="Consolas"/>
                <w:color w:val="000000"/>
                <w:bdr w:val="none" w:sz="0" w:space="0" w:color="auto" w:frame="1"/>
              </w:rPr>
              <w:t>&gt;WelcomeServlet&lt;/</w:t>
            </w:r>
            <w:r w:rsidRPr="00D460BB">
              <w:rPr>
                <w:rStyle w:val="HTMLCode"/>
                <w:rFonts w:ascii="Consolas" w:eastAsiaTheme="majorEastAsia" w:hAnsi="Consolas"/>
                <w:b/>
                <w:bCs/>
                <w:color w:val="006699"/>
                <w:bdr w:val="none" w:sz="0" w:space="0" w:color="auto" w:frame="1"/>
              </w:rPr>
              <w:t>servlet-name</w:t>
            </w:r>
            <w:r w:rsidRPr="00D460BB">
              <w:rPr>
                <w:rStyle w:val="HTMLCode"/>
                <w:rFonts w:ascii="Consolas" w:eastAsiaTheme="majorEastAsia" w:hAnsi="Consolas"/>
                <w:color w:val="000000"/>
                <w:bdr w:val="none" w:sz="0" w:space="0" w:color="auto" w:frame="1"/>
              </w:rPr>
              <w:t xml:space="preserve">&gt;  </w:t>
            </w:r>
          </w:p>
          <w:p w14:paraId="480160B2" w14:textId="2B598044"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url-pattern</w:t>
            </w:r>
            <w:r w:rsidRPr="00D460BB">
              <w:rPr>
                <w:rStyle w:val="HTMLCode"/>
                <w:rFonts w:ascii="Consolas" w:eastAsiaTheme="majorEastAsia" w:hAnsi="Consolas"/>
                <w:color w:val="000000"/>
                <w:bdr w:val="none" w:sz="0" w:space="0" w:color="auto" w:frame="1"/>
              </w:rPr>
              <w:t>&gt;/servlet2&lt;/</w:t>
            </w:r>
            <w:r w:rsidRPr="00D460BB">
              <w:rPr>
                <w:rStyle w:val="HTMLCode"/>
                <w:rFonts w:ascii="Consolas" w:eastAsiaTheme="majorEastAsia" w:hAnsi="Consolas"/>
                <w:b/>
                <w:bCs/>
                <w:color w:val="006699"/>
                <w:bdr w:val="none" w:sz="0" w:space="0" w:color="auto" w:frame="1"/>
              </w:rPr>
              <w:t>url-pattern</w:t>
            </w:r>
            <w:r w:rsidRPr="00D460BB">
              <w:rPr>
                <w:rStyle w:val="HTMLCode"/>
                <w:rFonts w:ascii="Consolas" w:eastAsiaTheme="majorEastAsia" w:hAnsi="Consolas"/>
                <w:color w:val="000000"/>
                <w:bdr w:val="none" w:sz="0" w:space="0" w:color="auto" w:frame="1"/>
              </w:rPr>
              <w:t xml:space="preserve">&gt;  </w:t>
            </w:r>
          </w:p>
          <w:p w14:paraId="77E774A9" w14:textId="6C36E024"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servlet-mapping</w:t>
            </w:r>
            <w:r w:rsidRPr="00D460BB">
              <w:rPr>
                <w:rStyle w:val="HTMLCode"/>
                <w:rFonts w:ascii="Consolas" w:eastAsiaTheme="majorEastAsia" w:hAnsi="Consolas"/>
                <w:color w:val="000000"/>
                <w:bdr w:val="none" w:sz="0" w:space="0" w:color="auto" w:frame="1"/>
              </w:rPr>
              <w:t xml:space="preserve">&gt;  </w:t>
            </w:r>
          </w:p>
          <w:p w14:paraId="05737C19" w14:textId="6BF1E667" w:rsidR="00AF1634" w:rsidRDefault="00AF1634" w:rsidP="00D460BB">
            <w:pPr>
              <w:shd w:val="clear" w:color="auto" w:fill="FFFFFF"/>
              <w:spacing w:line="288" w:lineRule="atLeast"/>
              <w:ind w:left="360"/>
              <w:textAlignment w:val="baseline"/>
              <w:rPr>
                <w:rFonts w:ascii="Consolas" w:hAnsi="Consolas"/>
                <w:sz w:val="25"/>
                <w:szCs w:val="25"/>
              </w:rPr>
            </w:pPr>
          </w:p>
          <w:p w14:paraId="3A6C7292" w14:textId="3A2100EB"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welcome-file-list</w:t>
            </w:r>
            <w:r w:rsidRPr="00D460BB">
              <w:rPr>
                <w:rStyle w:val="HTMLCode"/>
                <w:rFonts w:ascii="Consolas" w:eastAsiaTheme="majorEastAsia" w:hAnsi="Consolas"/>
                <w:color w:val="000000"/>
                <w:bdr w:val="none" w:sz="0" w:space="0" w:color="auto" w:frame="1"/>
              </w:rPr>
              <w:t xml:space="preserve">&gt;  </w:t>
            </w:r>
          </w:p>
          <w:p w14:paraId="6D741A50" w14:textId="75326516"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welcome-file</w:t>
            </w:r>
            <w:r w:rsidRPr="00D460BB">
              <w:rPr>
                <w:rStyle w:val="HTMLCode"/>
                <w:rFonts w:ascii="Consolas" w:eastAsiaTheme="majorEastAsia" w:hAnsi="Consolas"/>
                <w:color w:val="000000"/>
                <w:bdr w:val="none" w:sz="0" w:space="0" w:color="auto" w:frame="1"/>
              </w:rPr>
              <w:t>&gt;index.html&lt;/</w:t>
            </w:r>
            <w:r w:rsidRPr="00D460BB">
              <w:rPr>
                <w:rStyle w:val="HTMLCode"/>
                <w:rFonts w:ascii="Consolas" w:eastAsiaTheme="majorEastAsia" w:hAnsi="Consolas"/>
                <w:b/>
                <w:bCs/>
                <w:color w:val="006699"/>
                <w:bdr w:val="none" w:sz="0" w:space="0" w:color="auto" w:frame="1"/>
              </w:rPr>
              <w:t>welcome-file</w:t>
            </w:r>
            <w:r w:rsidRPr="00D460BB">
              <w:rPr>
                <w:rStyle w:val="HTMLCode"/>
                <w:rFonts w:ascii="Consolas" w:eastAsiaTheme="majorEastAsia" w:hAnsi="Consolas"/>
                <w:color w:val="000000"/>
                <w:bdr w:val="none" w:sz="0" w:space="0" w:color="auto" w:frame="1"/>
              </w:rPr>
              <w:t xml:space="preserve">&gt;  </w:t>
            </w:r>
          </w:p>
          <w:p w14:paraId="1A224FA6" w14:textId="5BA631B3"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welcome-file-list</w:t>
            </w:r>
            <w:r w:rsidRPr="00D460BB">
              <w:rPr>
                <w:rStyle w:val="HTMLCode"/>
                <w:rFonts w:ascii="Consolas" w:eastAsiaTheme="majorEastAsia" w:hAnsi="Consolas"/>
                <w:color w:val="000000"/>
                <w:bdr w:val="none" w:sz="0" w:space="0" w:color="auto" w:frame="1"/>
              </w:rPr>
              <w:t xml:space="preserve">&gt;  </w:t>
            </w:r>
          </w:p>
          <w:p w14:paraId="31564C07"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web-app</w:t>
            </w:r>
            <w:r w:rsidRPr="00D460BB">
              <w:rPr>
                <w:rStyle w:val="HTMLCode"/>
                <w:rFonts w:ascii="Consolas" w:eastAsiaTheme="majorEastAsia" w:hAnsi="Consolas"/>
                <w:color w:val="000000"/>
                <w:bdr w:val="none" w:sz="0" w:space="0" w:color="auto" w:frame="1"/>
              </w:rPr>
              <w:t xml:space="preserve">&gt;  </w:t>
            </w:r>
          </w:p>
        </w:tc>
      </w:tr>
    </w:tbl>
    <w:p w14:paraId="234CBC41" w14:textId="77777777" w:rsidR="00AF1634" w:rsidRDefault="00AF1634" w:rsidP="00D460BB">
      <w:pPr>
        <w:pStyle w:val="NormalWeb"/>
        <w:shd w:val="clear" w:color="auto" w:fill="FFFFFF"/>
        <w:spacing w:before="0" w:beforeAutospacing="0" w:after="0" w:afterAutospacing="0"/>
        <w:ind w:left="360"/>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Output</w:t>
      </w:r>
      <w:r>
        <w:rPr>
          <w:rFonts w:ascii="Nunito" w:hAnsi="Nunito"/>
          <w:color w:val="273239"/>
          <w:spacing w:val="2"/>
          <w:sz w:val="26"/>
          <w:szCs w:val="26"/>
        </w:rPr>
        <w:t>:</w:t>
      </w:r>
    </w:p>
    <w:p w14:paraId="51DECBB3"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index.html</w:t>
      </w:r>
      <w:r>
        <w:rPr>
          <w:rFonts w:ascii="Nunito" w:hAnsi="Nunito"/>
          <w:color w:val="273239"/>
          <w:spacing w:val="2"/>
          <w:sz w:val="26"/>
          <w:szCs w:val="26"/>
        </w:rPr>
        <w:t> </w:t>
      </w:r>
    </w:p>
    <w:p w14:paraId="6B3973CE" w14:textId="03BB7957" w:rsidR="00AF1634" w:rsidRDefault="00AF1634" w:rsidP="00D460BB">
      <w:pPr>
        <w:pStyle w:val="NormalWeb"/>
        <w:shd w:val="clear" w:color="auto" w:fill="FFFFFF"/>
        <w:spacing w:before="0" w:beforeAutospacing="0" w:after="150" w:afterAutospacing="0"/>
        <w:ind w:left="360"/>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6B8DAF63" wp14:editId="1EDC47CE">
            <wp:extent cx="4648835" cy="2336165"/>
            <wp:effectExtent l="0" t="0" r="0" b="6985"/>
            <wp:docPr id="10529950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48835" cy="2336165"/>
                    </a:xfrm>
                    <a:prstGeom prst="rect">
                      <a:avLst/>
                    </a:prstGeom>
                    <a:noFill/>
                    <a:ln>
                      <a:noFill/>
                    </a:ln>
                  </pic:spPr>
                </pic:pic>
              </a:graphicData>
            </a:graphic>
          </wp:inline>
        </w:drawing>
      </w:r>
    </w:p>
    <w:p w14:paraId="161CA79D"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If password matches:</w:t>
      </w:r>
      <w:r>
        <w:rPr>
          <w:rFonts w:ascii="Nunito" w:hAnsi="Nunito"/>
          <w:color w:val="273239"/>
          <w:spacing w:val="2"/>
          <w:sz w:val="26"/>
          <w:szCs w:val="26"/>
        </w:rPr>
        <w:t> </w:t>
      </w:r>
    </w:p>
    <w:p w14:paraId="6456FC96" w14:textId="6E7B9900" w:rsidR="00AF1634" w:rsidRDefault="00AF1634" w:rsidP="00D460BB">
      <w:pPr>
        <w:pStyle w:val="NormalWeb"/>
        <w:shd w:val="clear" w:color="auto" w:fill="FFFFFF"/>
        <w:spacing w:before="0" w:beforeAutospacing="0" w:after="150" w:afterAutospacing="0"/>
        <w:ind w:left="360"/>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358E65DF" wp14:editId="56900779">
            <wp:extent cx="1867535" cy="1321435"/>
            <wp:effectExtent l="0" t="0" r="0" b="0"/>
            <wp:docPr id="3618635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67535" cy="1321435"/>
                    </a:xfrm>
                    <a:prstGeom prst="rect">
                      <a:avLst/>
                    </a:prstGeom>
                    <a:noFill/>
                    <a:ln>
                      <a:noFill/>
                    </a:ln>
                  </pic:spPr>
                </pic:pic>
              </a:graphicData>
            </a:graphic>
          </wp:inline>
        </w:drawing>
      </w:r>
    </w:p>
    <w:p w14:paraId="7824FC6D"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If password doesn’t match:</w:t>
      </w:r>
      <w:r>
        <w:rPr>
          <w:rFonts w:ascii="Nunito" w:hAnsi="Nunito"/>
          <w:color w:val="273239"/>
          <w:spacing w:val="2"/>
          <w:sz w:val="26"/>
          <w:szCs w:val="26"/>
        </w:rPr>
        <w:t> </w:t>
      </w:r>
    </w:p>
    <w:p w14:paraId="3DF4DE0E" w14:textId="7AE5D8D5" w:rsidR="00AF1634" w:rsidRDefault="00AF1634" w:rsidP="00D460BB">
      <w:pPr>
        <w:pStyle w:val="NormalWeb"/>
        <w:shd w:val="clear" w:color="auto" w:fill="FFFFFF"/>
        <w:spacing w:before="0" w:beforeAutospacing="0" w:after="150" w:afterAutospacing="0"/>
        <w:ind w:left="360"/>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32E6EE0F" wp14:editId="7A49C3B4">
            <wp:extent cx="2850515" cy="1859280"/>
            <wp:effectExtent l="0" t="0" r="6985" b="7620"/>
            <wp:docPr id="14147080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50515" cy="1859280"/>
                    </a:xfrm>
                    <a:prstGeom prst="rect">
                      <a:avLst/>
                    </a:prstGeom>
                    <a:noFill/>
                    <a:ln>
                      <a:noFill/>
                    </a:ln>
                  </pic:spPr>
                </pic:pic>
              </a:graphicData>
            </a:graphic>
          </wp:inline>
        </w:drawing>
      </w:r>
    </w:p>
    <w:p w14:paraId="75F78DAF" w14:textId="77777777" w:rsidR="00AF1634" w:rsidRDefault="00AF1634" w:rsidP="00D460BB">
      <w:pPr>
        <w:pStyle w:val="NormalWeb"/>
        <w:shd w:val="clear" w:color="auto" w:fill="FFFFFF"/>
        <w:spacing w:before="0" w:beforeAutospacing="0" w:after="0" w:afterAutospacing="0"/>
        <w:ind w:left="360"/>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Using HttpServletResponse Interface</w:t>
      </w:r>
    </w:p>
    <w:p w14:paraId="3503612B"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rPr>
        <w:t>The HttpServletResponse interface is entrusted with managing Http responses. To achieve servlet collaboration, it uses the following method:</w:t>
      </w:r>
    </w:p>
    <w:p w14:paraId="5DB38C5B" w14:textId="77777777" w:rsidR="00AF1634" w:rsidRDefault="00AF1634" w:rsidP="00D460BB">
      <w:pPr>
        <w:pStyle w:val="HTMLPreformatted"/>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public void sendRedirect(String URL)throws IOException;  </w:t>
      </w:r>
    </w:p>
    <w:p w14:paraId="4C1C61D0"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rPr>
        <w:t>This method is used redirect response to another resource, which may be a servlet, jsp or an html file. The argument accepted by it, is a URL which can be both, absolute and relative. It works on the client side and uses the browser’s URL bar to make a request.</w:t>
      </w:r>
      <w:r>
        <w:rPr>
          <w:rFonts w:ascii="Nunito" w:hAnsi="Nunito"/>
          <w:color w:val="273239"/>
          <w:spacing w:val="2"/>
          <w:sz w:val="26"/>
          <w:szCs w:val="26"/>
        </w:rPr>
        <w:br/>
        <w:t> </w:t>
      </w:r>
    </w:p>
    <w:p w14:paraId="77E151D5" w14:textId="77777777" w:rsidR="00AF1634" w:rsidRDefault="00AF1634" w:rsidP="00D460BB">
      <w:pPr>
        <w:pStyle w:val="NormalWeb"/>
        <w:shd w:val="clear" w:color="auto" w:fill="FFFFFF"/>
        <w:spacing w:before="0" w:beforeAutospacing="0" w:after="0" w:afterAutospacing="0"/>
        <w:ind w:left="360"/>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Example of using sendRedirect() for redirection</w:t>
      </w:r>
    </w:p>
    <w:p w14:paraId="1A0D6074"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rPr>
        <w:lastRenderedPageBreak/>
        <w:t>The following example of a web application created using servlet takes the text written in the text field in the webpage, and directs it to the servlet. The servlet then redirects it to google, which then produces search results based on the text written.</w:t>
      </w:r>
      <w:r>
        <w:rPr>
          <w:rFonts w:ascii="Nunito" w:hAnsi="Nunito"/>
          <w:color w:val="273239"/>
          <w:spacing w:val="2"/>
          <w:sz w:val="26"/>
          <w:szCs w:val="26"/>
        </w:rPr>
        <w:br/>
      </w:r>
      <w:r>
        <w:rPr>
          <w:rStyle w:val="Strong"/>
          <w:rFonts w:ascii="Nunito" w:hAnsi="Nunito"/>
          <w:color w:val="273239"/>
          <w:spacing w:val="2"/>
          <w:sz w:val="26"/>
          <w:szCs w:val="26"/>
          <w:bdr w:val="none" w:sz="0" w:space="0" w:color="auto" w:frame="1"/>
        </w:rPr>
        <w:t>index.html</w:t>
      </w:r>
      <w:r>
        <w:rPr>
          <w:rFonts w:ascii="Nunito" w:hAnsi="Nunito"/>
          <w:color w:val="273239"/>
          <w:spacing w:val="2"/>
          <w:sz w:val="26"/>
          <w:szCs w:val="26"/>
        </w:rPr>
        <w:t> </w:t>
      </w:r>
    </w:p>
    <w:p w14:paraId="0E39F03A" w14:textId="77777777" w:rsidR="00AF1634" w:rsidRDefault="00AF1634" w:rsidP="00D460BB">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360" w:right="180"/>
        <w:textAlignment w:val="baseline"/>
        <w:rPr>
          <w:rFonts w:ascii="Nunito" w:hAnsi="Nunito"/>
          <w:color w:val="273239"/>
          <w:spacing w:val="2"/>
          <w:sz w:val="27"/>
          <w:szCs w:val="27"/>
        </w:rPr>
      </w:pPr>
      <w:r>
        <w:rPr>
          <w:rFonts w:ascii="Nunito" w:hAnsi="Nunito"/>
          <w:color w:val="273239"/>
          <w:spacing w:val="2"/>
          <w:sz w:val="27"/>
          <w:szCs w:val="27"/>
        </w:rPr>
        <w:t>html</w:t>
      </w:r>
    </w:p>
    <w:tbl>
      <w:tblPr>
        <w:tblW w:w="10817" w:type="dxa"/>
        <w:tblCellMar>
          <w:left w:w="0" w:type="dxa"/>
          <w:right w:w="0" w:type="dxa"/>
        </w:tblCellMar>
        <w:tblLook w:val="04A0" w:firstRow="1" w:lastRow="0" w:firstColumn="1" w:lastColumn="0" w:noHBand="0" w:noVBand="1"/>
      </w:tblPr>
      <w:tblGrid>
        <w:gridCol w:w="10817"/>
      </w:tblGrid>
      <w:tr w:rsidR="00AF1634" w14:paraId="77ECFA59" w14:textId="77777777" w:rsidTr="00AF1634">
        <w:tc>
          <w:tcPr>
            <w:tcW w:w="485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C18961"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html</w:t>
            </w:r>
            <w:r w:rsidRPr="00D460BB">
              <w:rPr>
                <w:rStyle w:val="HTMLCode"/>
                <w:rFonts w:ascii="Consolas" w:eastAsiaTheme="majorEastAsia" w:hAnsi="Consolas"/>
                <w:color w:val="000000"/>
                <w:bdr w:val="none" w:sz="0" w:space="0" w:color="auto" w:frame="1"/>
              </w:rPr>
              <w:t>&gt;</w:t>
            </w:r>
          </w:p>
          <w:p w14:paraId="1EC043CE"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head</w:t>
            </w:r>
            <w:r w:rsidRPr="00D460BB">
              <w:rPr>
                <w:rStyle w:val="HTMLCode"/>
                <w:rFonts w:ascii="Consolas" w:eastAsiaTheme="majorEastAsia" w:hAnsi="Consolas"/>
                <w:color w:val="000000"/>
                <w:bdr w:val="none" w:sz="0" w:space="0" w:color="auto" w:frame="1"/>
              </w:rPr>
              <w:t>&gt;</w:t>
            </w:r>
          </w:p>
          <w:p w14:paraId="50F5E916"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body</w:t>
            </w:r>
            <w:r w:rsidRPr="00D460BB">
              <w:rPr>
                <w:rStyle w:val="HTMLCode"/>
                <w:rFonts w:ascii="Consolas" w:eastAsiaTheme="majorEastAsia" w:hAnsi="Consolas"/>
                <w:color w:val="000000"/>
                <w:bdr w:val="none" w:sz="0" w:space="0" w:color="auto" w:frame="1"/>
              </w:rPr>
              <w:t>&gt;</w:t>
            </w:r>
          </w:p>
          <w:p w14:paraId="04FBD420"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form</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action</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"search"</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method</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"GET"</w:t>
            </w:r>
            <w:r w:rsidRPr="00D460BB">
              <w:rPr>
                <w:rStyle w:val="HTMLCode"/>
                <w:rFonts w:ascii="Consolas" w:eastAsiaTheme="majorEastAsia" w:hAnsi="Consolas"/>
                <w:color w:val="000000"/>
                <w:bdr w:val="none" w:sz="0" w:space="0" w:color="auto" w:frame="1"/>
              </w:rPr>
              <w:t>&gt;</w:t>
            </w:r>
          </w:p>
          <w:p w14:paraId="4C058F04"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input</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type</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"text"</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name</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"name"</w:t>
            </w:r>
            <w:r w:rsidRPr="00D460BB">
              <w:rPr>
                <w:rStyle w:val="HTMLCode"/>
                <w:rFonts w:ascii="Consolas" w:eastAsiaTheme="majorEastAsia" w:hAnsi="Consolas"/>
                <w:color w:val="000000"/>
                <w:bdr w:val="none" w:sz="0" w:space="0" w:color="auto" w:frame="1"/>
              </w:rPr>
              <w:t>&gt;</w:t>
            </w:r>
          </w:p>
          <w:p w14:paraId="0C4C598F"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input</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type</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"submit"</w:t>
            </w:r>
            <w:r w:rsidRPr="00D460BB">
              <w:rPr>
                <w:rFonts w:ascii="Consolas" w:hAnsi="Consolas"/>
                <w:sz w:val="25"/>
                <w:szCs w:val="25"/>
              </w:rPr>
              <w:t xml:space="preserve"> </w:t>
            </w:r>
            <w:r w:rsidRPr="00D460BB">
              <w:rPr>
                <w:rStyle w:val="HTMLCode"/>
                <w:rFonts w:ascii="Consolas" w:eastAsiaTheme="majorEastAsia" w:hAnsi="Consolas"/>
                <w:color w:val="808080"/>
                <w:bdr w:val="none" w:sz="0" w:space="0" w:color="auto" w:frame="1"/>
              </w:rPr>
              <w:t>value</w:t>
            </w:r>
            <w:r w:rsidRPr="00D460BB">
              <w:rPr>
                <w:rStyle w:val="HTMLCode"/>
                <w:rFonts w:ascii="Consolas" w:eastAsiaTheme="majorEastAsia" w:hAnsi="Consolas"/>
                <w:color w:val="000000"/>
                <w:bdr w:val="none" w:sz="0" w:space="0" w:color="auto" w:frame="1"/>
              </w:rPr>
              <w:t>=</w:t>
            </w:r>
            <w:r w:rsidRPr="00D460BB">
              <w:rPr>
                <w:rStyle w:val="HTMLCode"/>
                <w:rFonts w:ascii="Consolas" w:eastAsiaTheme="majorEastAsia" w:hAnsi="Consolas"/>
                <w:color w:val="0000FF"/>
                <w:bdr w:val="none" w:sz="0" w:space="0" w:color="auto" w:frame="1"/>
              </w:rPr>
              <w:t>"search"</w:t>
            </w:r>
            <w:r w:rsidRPr="00D460BB">
              <w:rPr>
                <w:rStyle w:val="HTMLCode"/>
                <w:rFonts w:ascii="Consolas" w:eastAsiaTheme="majorEastAsia" w:hAnsi="Consolas"/>
                <w:color w:val="000000"/>
                <w:bdr w:val="none" w:sz="0" w:space="0" w:color="auto" w:frame="1"/>
              </w:rPr>
              <w:t>&gt;</w:t>
            </w:r>
          </w:p>
          <w:p w14:paraId="681472E7"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form</w:t>
            </w:r>
            <w:r w:rsidRPr="00D460BB">
              <w:rPr>
                <w:rStyle w:val="HTMLCode"/>
                <w:rFonts w:ascii="Consolas" w:eastAsiaTheme="majorEastAsia" w:hAnsi="Consolas"/>
                <w:color w:val="000000"/>
                <w:bdr w:val="none" w:sz="0" w:space="0" w:color="auto" w:frame="1"/>
              </w:rPr>
              <w:t>&gt;</w:t>
            </w:r>
          </w:p>
          <w:p w14:paraId="7388EB58"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body</w:t>
            </w:r>
            <w:r w:rsidRPr="00D460BB">
              <w:rPr>
                <w:rStyle w:val="HTMLCode"/>
                <w:rFonts w:ascii="Consolas" w:eastAsiaTheme="majorEastAsia" w:hAnsi="Consolas"/>
                <w:color w:val="000000"/>
                <w:bdr w:val="none" w:sz="0" w:space="0" w:color="auto" w:frame="1"/>
              </w:rPr>
              <w:t>&gt;</w:t>
            </w:r>
          </w:p>
          <w:p w14:paraId="66B99098"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html</w:t>
            </w:r>
            <w:r w:rsidRPr="00D460BB">
              <w:rPr>
                <w:rStyle w:val="HTMLCode"/>
                <w:rFonts w:ascii="Consolas" w:eastAsiaTheme="majorEastAsia" w:hAnsi="Consolas"/>
                <w:color w:val="000000"/>
                <w:bdr w:val="none" w:sz="0" w:space="0" w:color="auto" w:frame="1"/>
              </w:rPr>
              <w:t>&gt;</w:t>
            </w:r>
          </w:p>
        </w:tc>
      </w:tr>
    </w:tbl>
    <w:p w14:paraId="594D0E15" w14:textId="77777777" w:rsidR="00AF1634" w:rsidRDefault="00AF1634" w:rsidP="00D460BB">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360" w:right="180"/>
        <w:textAlignment w:val="baseline"/>
        <w:rPr>
          <w:rFonts w:ascii="Nunito" w:hAnsi="Nunito"/>
          <w:color w:val="273239"/>
          <w:spacing w:val="2"/>
          <w:sz w:val="27"/>
          <w:szCs w:val="27"/>
        </w:rPr>
      </w:pPr>
      <w:r>
        <w:rPr>
          <w:rFonts w:ascii="Nunito" w:hAnsi="Nunito"/>
          <w:color w:val="273239"/>
          <w:spacing w:val="2"/>
          <w:sz w:val="27"/>
          <w:szCs w:val="27"/>
        </w:rPr>
        <w:t>Java</w:t>
      </w:r>
    </w:p>
    <w:tbl>
      <w:tblPr>
        <w:tblW w:w="10817" w:type="dxa"/>
        <w:tblCellMar>
          <w:left w:w="0" w:type="dxa"/>
          <w:right w:w="0" w:type="dxa"/>
        </w:tblCellMar>
        <w:tblLook w:val="04A0" w:firstRow="1" w:lastRow="0" w:firstColumn="1" w:lastColumn="0" w:noHBand="0" w:noVBand="1"/>
      </w:tblPr>
      <w:tblGrid>
        <w:gridCol w:w="10817"/>
      </w:tblGrid>
      <w:tr w:rsidR="00AF1634" w14:paraId="0BF71066" w14:textId="77777777" w:rsidTr="00AF1634">
        <w:tc>
          <w:tcPr>
            <w:tcW w:w="88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222F3D"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Servlet class to redirect the text keyword</w:t>
            </w:r>
          </w:p>
          <w:p w14:paraId="467B41C7"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in the 'name' field to google.com</w:t>
            </w:r>
          </w:p>
          <w:p w14:paraId="01974AA2"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using sendRedirect()</w:t>
            </w:r>
          </w:p>
          <w:p w14:paraId="2416EC70"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import</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java.io.IOException;</w:t>
            </w:r>
          </w:p>
          <w:p w14:paraId="1E795863"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import</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javax.servlet.ServletException;</w:t>
            </w:r>
          </w:p>
          <w:p w14:paraId="304088D3"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import</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javax.servlet.http.HttpServlet;</w:t>
            </w:r>
          </w:p>
          <w:p w14:paraId="36CDC0FC"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import</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javax.servlet.http.HttpServletRequest;</w:t>
            </w:r>
          </w:p>
          <w:p w14:paraId="0E7159D5"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import</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javax.servlet.http.HttpServletResponse;</w:t>
            </w:r>
          </w:p>
          <w:p w14:paraId="2D8FE6BE" w14:textId="41009EFC" w:rsidR="00AF1634" w:rsidRDefault="00AF1634" w:rsidP="00D460BB">
            <w:pPr>
              <w:shd w:val="clear" w:color="auto" w:fill="FFFFFF"/>
              <w:spacing w:line="288" w:lineRule="atLeast"/>
              <w:ind w:left="135"/>
              <w:textAlignment w:val="baseline"/>
              <w:rPr>
                <w:rFonts w:ascii="Consolas" w:hAnsi="Consolas"/>
                <w:sz w:val="25"/>
                <w:szCs w:val="25"/>
              </w:rPr>
            </w:pPr>
          </w:p>
          <w:p w14:paraId="0493E0DE"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public</w:t>
            </w:r>
            <w:r w:rsidRPr="00D460BB">
              <w:rPr>
                <w:rFonts w:ascii="Consolas" w:hAnsi="Consolas"/>
                <w:sz w:val="25"/>
                <w:szCs w:val="25"/>
              </w:rPr>
              <w:t xml:space="preserve"> </w:t>
            </w:r>
            <w:r w:rsidRPr="00D460BB">
              <w:rPr>
                <w:rStyle w:val="HTMLCode"/>
                <w:rFonts w:ascii="Consolas" w:eastAsiaTheme="majorEastAsia" w:hAnsi="Consolas"/>
                <w:b/>
                <w:bCs/>
                <w:color w:val="006699"/>
                <w:bdr w:val="none" w:sz="0" w:space="0" w:color="auto" w:frame="1"/>
              </w:rPr>
              <w:t>class</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 xml:space="preserve">MySearcher </w:t>
            </w:r>
            <w:r w:rsidRPr="00D460BB">
              <w:rPr>
                <w:rStyle w:val="HTMLCode"/>
                <w:rFonts w:ascii="Consolas" w:eastAsiaTheme="majorEastAsia" w:hAnsi="Consolas"/>
                <w:b/>
                <w:bCs/>
                <w:color w:val="006699"/>
                <w:bdr w:val="none" w:sz="0" w:space="0" w:color="auto" w:frame="1"/>
              </w:rPr>
              <w:t>extends</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HttpServlet {</w:t>
            </w:r>
          </w:p>
          <w:p w14:paraId="38264FF5" w14:textId="35063838"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t>protected</w:t>
            </w:r>
            <w:r w:rsidRPr="00D460BB">
              <w:rPr>
                <w:rFonts w:ascii="Consolas" w:hAnsi="Consolas"/>
                <w:sz w:val="25"/>
                <w:szCs w:val="25"/>
              </w:rPr>
              <w:t xml:space="preserve"> </w:t>
            </w:r>
            <w:r w:rsidRPr="00D460BB">
              <w:rPr>
                <w:rStyle w:val="HTMLCode"/>
                <w:rFonts w:ascii="Consolas" w:eastAsiaTheme="majorEastAsia" w:hAnsi="Consolas"/>
                <w:b/>
                <w:bCs/>
                <w:color w:val="006699"/>
                <w:bdr w:val="none" w:sz="0" w:space="0" w:color="auto" w:frame="1"/>
              </w:rPr>
              <w:t>void</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doGet(HttpServletRequest</w:t>
            </w:r>
          </w:p>
          <w:p w14:paraId="30D64365" w14:textId="5949F0A3" w:rsidR="00AF1634" w:rsidRPr="00D460BB" w:rsidRDefault="00AF1634" w:rsidP="00D460BB">
            <w:pPr>
              <w:shd w:val="clear" w:color="auto" w:fill="FFFFFF"/>
              <w:spacing w:line="288" w:lineRule="atLeast"/>
              <w:ind w:left="324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request,</w:t>
            </w:r>
          </w:p>
          <w:p w14:paraId="26E447EB" w14:textId="03E50B17" w:rsidR="00AF1634" w:rsidRPr="00D460BB" w:rsidRDefault="00AF1634" w:rsidP="00D460BB">
            <w:pPr>
              <w:shd w:val="clear" w:color="auto" w:fill="FFFFFF"/>
              <w:spacing w:line="288" w:lineRule="atLeast"/>
              <w:ind w:left="324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HttpServletResponse response)</w:t>
            </w:r>
          </w:p>
          <w:p w14:paraId="1EA7CE20" w14:textId="2BD8BA51"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b/>
                <w:bCs/>
                <w:color w:val="006699"/>
                <w:bdr w:val="none" w:sz="0" w:space="0" w:color="auto" w:frame="1"/>
              </w:rPr>
              <w:lastRenderedPageBreak/>
              <w:t>throws</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ServletException, IOException</w:t>
            </w:r>
          </w:p>
          <w:p w14:paraId="269B6D9B" w14:textId="086BD04B"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w:t>
            </w:r>
          </w:p>
          <w:p w14:paraId="33C88DD4" w14:textId="723E7481" w:rsidR="00AF1634" w:rsidRDefault="00AF1634" w:rsidP="00D460BB">
            <w:pPr>
              <w:shd w:val="clear" w:color="auto" w:fill="FFFFFF"/>
              <w:spacing w:line="288" w:lineRule="atLeast"/>
              <w:ind w:left="135"/>
              <w:textAlignment w:val="baseline"/>
              <w:rPr>
                <w:rFonts w:ascii="Consolas" w:hAnsi="Consolas"/>
                <w:sz w:val="25"/>
                <w:szCs w:val="25"/>
              </w:rPr>
            </w:pPr>
          </w:p>
          <w:p w14:paraId="2FF5D289" w14:textId="61086881"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String name = request.getParameter(</w:t>
            </w:r>
            <w:r w:rsidRPr="00D460BB">
              <w:rPr>
                <w:rStyle w:val="HTMLCode"/>
                <w:rFonts w:ascii="Consolas" w:eastAsiaTheme="majorEastAsia" w:hAnsi="Consolas"/>
                <w:color w:val="0000FF"/>
                <w:bdr w:val="none" w:sz="0" w:space="0" w:color="auto" w:frame="1"/>
              </w:rPr>
              <w:t>"name"</w:t>
            </w:r>
            <w:r w:rsidRPr="00D460BB">
              <w:rPr>
                <w:rStyle w:val="HTMLCode"/>
                <w:rFonts w:ascii="Consolas" w:eastAsiaTheme="majorEastAsia" w:hAnsi="Consolas"/>
                <w:color w:val="000000"/>
                <w:bdr w:val="none" w:sz="0" w:space="0" w:color="auto" w:frame="1"/>
              </w:rPr>
              <w:t>);</w:t>
            </w:r>
          </w:p>
          <w:p w14:paraId="049AA76B" w14:textId="581F931A"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response.sendRedirect(</w:t>
            </w:r>
            <w:r w:rsidRPr="00D460BB">
              <w:rPr>
                <w:rStyle w:val="HTMLCode"/>
                <w:rFonts w:ascii="Consolas" w:eastAsiaTheme="majorEastAsia" w:hAnsi="Consolas"/>
                <w:color w:val="0000FF"/>
                <w:bdr w:val="none" w:sz="0" w:space="0" w:color="auto" w:frame="1"/>
              </w:rPr>
              <w:t>"</w:t>
            </w:r>
            <w:hyperlink r:id="rId142" w:anchor="q=" w:history="1">
              <w:r w:rsidRPr="00D460BB">
                <w:rPr>
                  <w:rStyle w:val="Hyperlink"/>
                  <w:rFonts w:ascii="Consolas" w:hAnsi="Consolas" w:cs="Courier New"/>
                  <w:bdr w:val="none" w:sz="0" w:space="0" w:color="auto" w:frame="1"/>
                </w:rPr>
                <w:t>https://www.google.co.in/#q=</w:t>
              </w:r>
            </w:hyperlink>
            <w:r w:rsidRPr="00D460BB">
              <w:rPr>
                <w:rStyle w:val="HTMLCode"/>
                <w:rFonts w:ascii="Consolas" w:eastAsiaTheme="majorEastAsia" w:hAnsi="Consolas"/>
                <w:color w:val="0000FF"/>
                <w:bdr w:val="none" w:sz="0" w:space="0" w:color="auto" w:frame="1"/>
              </w:rPr>
              <w:t>"</w:t>
            </w:r>
            <w:r w:rsidRPr="00D460BB">
              <w:rPr>
                <w:rFonts w:ascii="Consolas" w:hAnsi="Consolas"/>
                <w:sz w:val="25"/>
                <w:szCs w:val="25"/>
              </w:rPr>
              <w:t xml:space="preserve"> </w:t>
            </w:r>
            <w:r w:rsidRPr="00D460BB">
              <w:rPr>
                <w:rStyle w:val="HTMLCode"/>
                <w:rFonts w:ascii="Consolas" w:eastAsiaTheme="majorEastAsia" w:hAnsi="Consolas"/>
                <w:color w:val="000000"/>
                <w:bdr w:val="none" w:sz="0" w:space="0" w:color="auto" w:frame="1"/>
              </w:rPr>
              <w:t>+ name);</w:t>
            </w:r>
          </w:p>
          <w:p w14:paraId="3C155896" w14:textId="3C9DFB38" w:rsidR="00AF1634" w:rsidRPr="00D460BB" w:rsidRDefault="00AF1634" w:rsidP="00D460BB">
            <w:pPr>
              <w:shd w:val="clear" w:color="auto" w:fill="FFFFFF"/>
              <w:spacing w:line="288" w:lineRule="atLeast"/>
              <w:ind w:left="1080"/>
              <w:textAlignment w:val="baseline"/>
              <w:rPr>
                <w:rFonts w:ascii="Consolas" w:hAnsi="Consolas"/>
                <w:sz w:val="25"/>
                <w:szCs w:val="25"/>
              </w:rPr>
            </w:pPr>
            <w:r w:rsidRPr="00D460BB">
              <w:rPr>
                <w:rStyle w:val="HTMLCode"/>
                <w:rFonts w:ascii="Consolas" w:eastAsiaTheme="majorEastAsia" w:hAnsi="Consolas"/>
                <w:color w:val="008200"/>
                <w:bdr w:val="none" w:sz="0" w:space="0" w:color="auto" w:frame="1"/>
              </w:rPr>
              <w:t>// response redirected to google.com</w:t>
            </w:r>
          </w:p>
          <w:p w14:paraId="19F44C7C" w14:textId="3956E6EB"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w:t>
            </w:r>
          </w:p>
          <w:p w14:paraId="4C26EA4B"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w:t>
            </w:r>
          </w:p>
        </w:tc>
      </w:tr>
    </w:tbl>
    <w:p w14:paraId="203CC1AB"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web.xml</w:t>
      </w:r>
      <w:r>
        <w:rPr>
          <w:rFonts w:ascii="Nunito" w:hAnsi="Nunito"/>
          <w:color w:val="273239"/>
          <w:spacing w:val="2"/>
          <w:sz w:val="26"/>
          <w:szCs w:val="26"/>
        </w:rPr>
        <w:t> </w:t>
      </w:r>
    </w:p>
    <w:p w14:paraId="55DE81D4" w14:textId="77777777" w:rsidR="00AF1634" w:rsidRDefault="00AF1634" w:rsidP="00D460BB">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360" w:right="180"/>
        <w:textAlignment w:val="baseline"/>
        <w:rPr>
          <w:rFonts w:ascii="Nunito" w:hAnsi="Nunito"/>
          <w:color w:val="273239"/>
          <w:spacing w:val="2"/>
          <w:sz w:val="27"/>
          <w:szCs w:val="27"/>
        </w:rPr>
      </w:pPr>
      <w:r>
        <w:rPr>
          <w:rFonts w:ascii="Nunito" w:hAnsi="Nunito"/>
          <w:color w:val="273239"/>
          <w:spacing w:val="2"/>
          <w:sz w:val="27"/>
          <w:szCs w:val="27"/>
        </w:rPr>
        <w:t>html</w:t>
      </w:r>
    </w:p>
    <w:tbl>
      <w:tblPr>
        <w:tblW w:w="10817" w:type="dxa"/>
        <w:tblCellMar>
          <w:left w:w="0" w:type="dxa"/>
          <w:right w:w="0" w:type="dxa"/>
        </w:tblCellMar>
        <w:tblLook w:val="04A0" w:firstRow="1" w:lastRow="0" w:firstColumn="1" w:lastColumn="0" w:noHBand="0" w:noVBand="1"/>
      </w:tblPr>
      <w:tblGrid>
        <w:gridCol w:w="10817"/>
      </w:tblGrid>
      <w:tr w:rsidR="00AF1634" w14:paraId="02218D3F" w14:textId="77777777" w:rsidTr="00AF1634">
        <w:tc>
          <w:tcPr>
            <w:tcW w:w="58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279182"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web-app</w:t>
            </w:r>
            <w:r w:rsidRPr="00D460BB">
              <w:rPr>
                <w:rStyle w:val="HTMLCode"/>
                <w:rFonts w:ascii="Consolas" w:eastAsiaTheme="majorEastAsia" w:hAnsi="Consolas"/>
                <w:color w:val="000000"/>
                <w:bdr w:val="none" w:sz="0" w:space="0" w:color="auto" w:frame="1"/>
              </w:rPr>
              <w:t>&gt;</w:t>
            </w:r>
          </w:p>
          <w:p w14:paraId="0D060CDC"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w:t>
            </w:r>
            <w:r w:rsidRPr="00D460BB">
              <w:rPr>
                <w:rStyle w:val="HTMLCode"/>
                <w:rFonts w:ascii="Consolas" w:eastAsiaTheme="majorEastAsia" w:hAnsi="Consolas"/>
                <w:color w:val="000000"/>
                <w:bdr w:val="none" w:sz="0" w:space="0" w:color="auto" w:frame="1"/>
              </w:rPr>
              <w:t>&gt;</w:t>
            </w:r>
          </w:p>
          <w:p w14:paraId="3C28053A"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servlet-name</w:t>
            </w:r>
            <w:r w:rsidRPr="00D460BB">
              <w:rPr>
                <w:rStyle w:val="HTMLCode"/>
                <w:rFonts w:ascii="Consolas" w:eastAsiaTheme="majorEastAsia" w:hAnsi="Consolas"/>
                <w:color w:val="000000"/>
                <w:bdr w:val="none" w:sz="0" w:space="0" w:color="auto" w:frame="1"/>
              </w:rPr>
              <w:t>&gt;MySearcher&lt;/</w:t>
            </w:r>
            <w:r w:rsidRPr="00D460BB">
              <w:rPr>
                <w:rStyle w:val="HTMLCode"/>
                <w:rFonts w:ascii="Consolas" w:eastAsiaTheme="majorEastAsia" w:hAnsi="Consolas"/>
                <w:b/>
                <w:bCs/>
                <w:color w:val="006699"/>
                <w:bdr w:val="none" w:sz="0" w:space="0" w:color="auto" w:frame="1"/>
              </w:rPr>
              <w:t>servlet-name</w:t>
            </w:r>
            <w:r w:rsidRPr="00D460BB">
              <w:rPr>
                <w:rStyle w:val="HTMLCode"/>
                <w:rFonts w:ascii="Consolas" w:eastAsiaTheme="majorEastAsia" w:hAnsi="Consolas"/>
                <w:color w:val="000000"/>
                <w:bdr w:val="none" w:sz="0" w:space="0" w:color="auto" w:frame="1"/>
              </w:rPr>
              <w:t>&gt;</w:t>
            </w:r>
          </w:p>
          <w:p w14:paraId="665D497A"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servlet-class</w:t>
            </w:r>
            <w:r w:rsidRPr="00D460BB">
              <w:rPr>
                <w:rStyle w:val="HTMLCode"/>
                <w:rFonts w:ascii="Consolas" w:eastAsiaTheme="majorEastAsia" w:hAnsi="Consolas"/>
                <w:color w:val="000000"/>
                <w:bdr w:val="none" w:sz="0" w:space="0" w:color="auto" w:frame="1"/>
              </w:rPr>
              <w:t>&gt;MySearcher&lt;/</w:t>
            </w:r>
            <w:r w:rsidRPr="00D460BB">
              <w:rPr>
                <w:rStyle w:val="HTMLCode"/>
                <w:rFonts w:ascii="Consolas" w:eastAsiaTheme="majorEastAsia" w:hAnsi="Consolas"/>
                <w:b/>
                <w:bCs/>
                <w:color w:val="006699"/>
                <w:bdr w:val="none" w:sz="0" w:space="0" w:color="auto" w:frame="1"/>
              </w:rPr>
              <w:t>servlet-class</w:t>
            </w:r>
            <w:r w:rsidRPr="00D460BB">
              <w:rPr>
                <w:rStyle w:val="HTMLCode"/>
                <w:rFonts w:ascii="Consolas" w:eastAsiaTheme="majorEastAsia" w:hAnsi="Consolas"/>
                <w:color w:val="000000"/>
                <w:bdr w:val="none" w:sz="0" w:space="0" w:color="auto" w:frame="1"/>
              </w:rPr>
              <w:t>&gt;</w:t>
            </w:r>
          </w:p>
          <w:p w14:paraId="23D8AB22"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w:t>
            </w:r>
            <w:r w:rsidRPr="00D460BB">
              <w:rPr>
                <w:rStyle w:val="HTMLCode"/>
                <w:rFonts w:ascii="Consolas" w:eastAsiaTheme="majorEastAsia" w:hAnsi="Consolas"/>
                <w:color w:val="000000"/>
                <w:bdr w:val="none" w:sz="0" w:space="0" w:color="auto" w:frame="1"/>
              </w:rPr>
              <w:t>&gt;</w:t>
            </w:r>
          </w:p>
          <w:p w14:paraId="4A29FAB6" w14:textId="0AC95544" w:rsidR="00AF1634" w:rsidRDefault="00AF1634" w:rsidP="00D460BB">
            <w:pPr>
              <w:shd w:val="clear" w:color="auto" w:fill="FFFFFF"/>
              <w:spacing w:line="288" w:lineRule="atLeast"/>
              <w:ind w:left="135"/>
              <w:textAlignment w:val="baseline"/>
              <w:rPr>
                <w:rFonts w:ascii="Consolas" w:hAnsi="Consolas"/>
                <w:sz w:val="25"/>
                <w:szCs w:val="25"/>
              </w:rPr>
            </w:pPr>
          </w:p>
          <w:p w14:paraId="4783FD45"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servlet-mapping</w:t>
            </w:r>
            <w:r w:rsidRPr="00D460BB">
              <w:rPr>
                <w:rStyle w:val="HTMLCode"/>
                <w:rFonts w:ascii="Consolas" w:eastAsiaTheme="majorEastAsia" w:hAnsi="Consolas"/>
                <w:color w:val="000000"/>
                <w:bdr w:val="none" w:sz="0" w:space="0" w:color="auto" w:frame="1"/>
              </w:rPr>
              <w:t>&gt;</w:t>
            </w:r>
          </w:p>
          <w:p w14:paraId="2D982226"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servlet-name</w:t>
            </w:r>
            <w:r w:rsidRPr="00D460BB">
              <w:rPr>
                <w:rStyle w:val="HTMLCode"/>
                <w:rFonts w:ascii="Consolas" w:eastAsiaTheme="majorEastAsia" w:hAnsi="Consolas"/>
                <w:color w:val="000000"/>
                <w:bdr w:val="none" w:sz="0" w:space="0" w:color="auto" w:frame="1"/>
              </w:rPr>
              <w:t>&gt;MySearcher&lt;/</w:t>
            </w:r>
            <w:r w:rsidRPr="00D460BB">
              <w:rPr>
                <w:rStyle w:val="HTMLCode"/>
                <w:rFonts w:ascii="Consolas" w:eastAsiaTheme="majorEastAsia" w:hAnsi="Consolas"/>
                <w:b/>
                <w:bCs/>
                <w:color w:val="006699"/>
                <w:bdr w:val="none" w:sz="0" w:space="0" w:color="auto" w:frame="1"/>
              </w:rPr>
              <w:t>servlet-name</w:t>
            </w:r>
            <w:r w:rsidRPr="00D460BB">
              <w:rPr>
                <w:rStyle w:val="HTMLCode"/>
                <w:rFonts w:ascii="Consolas" w:eastAsiaTheme="majorEastAsia" w:hAnsi="Consolas"/>
                <w:color w:val="000000"/>
                <w:bdr w:val="none" w:sz="0" w:space="0" w:color="auto" w:frame="1"/>
              </w:rPr>
              <w:t>&gt;</w:t>
            </w:r>
          </w:p>
          <w:p w14:paraId="4062DCBA"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url-pattern</w:t>
            </w:r>
            <w:r w:rsidRPr="00D460BB">
              <w:rPr>
                <w:rStyle w:val="HTMLCode"/>
                <w:rFonts w:ascii="Consolas" w:eastAsiaTheme="majorEastAsia" w:hAnsi="Consolas"/>
                <w:color w:val="000000"/>
                <w:bdr w:val="none" w:sz="0" w:space="0" w:color="auto" w:frame="1"/>
              </w:rPr>
              <w:t>&gt;/search&lt;/</w:t>
            </w:r>
            <w:r w:rsidRPr="00D460BB">
              <w:rPr>
                <w:rStyle w:val="HTMLCode"/>
                <w:rFonts w:ascii="Consolas" w:eastAsiaTheme="majorEastAsia" w:hAnsi="Consolas"/>
                <w:b/>
                <w:bCs/>
                <w:color w:val="006699"/>
                <w:bdr w:val="none" w:sz="0" w:space="0" w:color="auto" w:frame="1"/>
              </w:rPr>
              <w:t>url-pattern</w:t>
            </w:r>
            <w:r w:rsidRPr="00D460BB">
              <w:rPr>
                <w:rStyle w:val="HTMLCode"/>
                <w:rFonts w:ascii="Consolas" w:eastAsiaTheme="majorEastAsia" w:hAnsi="Consolas"/>
                <w:color w:val="000000"/>
                <w:bdr w:val="none" w:sz="0" w:space="0" w:color="auto" w:frame="1"/>
              </w:rPr>
              <w:t>&gt;</w:t>
            </w:r>
          </w:p>
          <w:p w14:paraId="2BBAAC01"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servlet-mapping</w:t>
            </w:r>
            <w:r w:rsidRPr="00D460BB">
              <w:rPr>
                <w:rStyle w:val="HTMLCode"/>
                <w:rFonts w:ascii="Consolas" w:eastAsiaTheme="majorEastAsia" w:hAnsi="Consolas"/>
                <w:color w:val="000000"/>
                <w:bdr w:val="none" w:sz="0" w:space="0" w:color="auto" w:frame="1"/>
              </w:rPr>
              <w:t>&gt;</w:t>
            </w:r>
          </w:p>
          <w:p w14:paraId="33657370" w14:textId="04D6B58B" w:rsidR="00AF1634" w:rsidRDefault="00AF1634" w:rsidP="00D460BB">
            <w:pPr>
              <w:shd w:val="clear" w:color="auto" w:fill="FFFFFF"/>
              <w:spacing w:line="288" w:lineRule="atLeast"/>
              <w:ind w:left="135"/>
              <w:textAlignment w:val="baseline"/>
              <w:rPr>
                <w:rFonts w:ascii="Consolas" w:hAnsi="Consolas"/>
                <w:sz w:val="25"/>
                <w:szCs w:val="25"/>
              </w:rPr>
            </w:pPr>
          </w:p>
          <w:p w14:paraId="560A57B1"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welcome-file-list</w:t>
            </w:r>
            <w:r w:rsidRPr="00D460BB">
              <w:rPr>
                <w:rStyle w:val="HTMLCode"/>
                <w:rFonts w:ascii="Consolas" w:eastAsiaTheme="majorEastAsia" w:hAnsi="Consolas"/>
                <w:color w:val="000000"/>
                <w:bdr w:val="none" w:sz="0" w:space="0" w:color="auto" w:frame="1"/>
              </w:rPr>
              <w:t xml:space="preserve">&gt;  </w:t>
            </w:r>
          </w:p>
          <w:p w14:paraId="65D3107E" w14:textId="5CF19812"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welcome-file</w:t>
            </w:r>
            <w:r w:rsidRPr="00D460BB">
              <w:rPr>
                <w:rStyle w:val="HTMLCode"/>
                <w:rFonts w:ascii="Consolas" w:eastAsiaTheme="majorEastAsia" w:hAnsi="Consolas"/>
                <w:color w:val="000000"/>
                <w:bdr w:val="none" w:sz="0" w:space="0" w:color="auto" w:frame="1"/>
              </w:rPr>
              <w:t>&gt;index.html&lt;/</w:t>
            </w:r>
            <w:r w:rsidRPr="00D460BB">
              <w:rPr>
                <w:rStyle w:val="HTMLCode"/>
                <w:rFonts w:ascii="Consolas" w:eastAsiaTheme="majorEastAsia" w:hAnsi="Consolas"/>
                <w:b/>
                <w:bCs/>
                <w:color w:val="006699"/>
                <w:bdr w:val="none" w:sz="0" w:space="0" w:color="auto" w:frame="1"/>
              </w:rPr>
              <w:t>welcome-file</w:t>
            </w:r>
            <w:r w:rsidRPr="00D460BB">
              <w:rPr>
                <w:rStyle w:val="HTMLCode"/>
                <w:rFonts w:ascii="Consolas" w:eastAsiaTheme="majorEastAsia" w:hAnsi="Consolas"/>
                <w:color w:val="000000"/>
                <w:bdr w:val="none" w:sz="0" w:space="0" w:color="auto" w:frame="1"/>
              </w:rPr>
              <w:t xml:space="preserve">&gt;  </w:t>
            </w:r>
          </w:p>
          <w:p w14:paraId="6D2CA0E4" w14:textId="0FDFE21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welcome-file-list</w:t>
            </w:r>
            <w:r w:rsidRPr="00D460BB">
              <w:rPr>
                <w:rStyle w:val="HTMLCode"/>
                <w:rFonts w:ascii="Consolas" w:eastAsiaTheme="majorEastAsia" w:hAnsi="Consolas"/>
                <w:color w:val="000000"/>
                <w:bdr w:val="none" w:sz="0" w:space="0" w:color="auto" w:frame="1"/>
              </w:rPr>
              <w:t xml:space="preserve">&gt;  </w:t>
            </w:r>
          </w:p>
          <w:p w14:paraId="642532FA" w14:textId="77777777" w:rsidR="00AF1634" w:rsidRPr="00D460BB" w:rsidRDefault="00AF1634" w:rsidP="00D460BB">
            <w:pPr>
              <w:shd w:val="clear" w:color="auto" w:fill="FFFFFF"/>
              <w:spacing w:line="288" w:lineRule="atLeast"/>
              <w:ind w:left="360"/>
              <w:textAlignment w:val="baseline"/>
              <w:rPr>
                <w:rFonts w:ascii="Consolas" w:hAnsi="Consolas"/>
                <w:sz w:val="25"/>
                <w:szCs w:val="25"/>
              </w:rPr>
            </w:pPr>
            <w:r w:rsidRPr="00D460BB">
              <w:rPr>
                <w:rStyle w:val="HTMLCode"/>
                <w:rFonts w:ascii="Consolas" w:eastAsiaTheme="majorEastAsia" w:hAnsi="Consolas"/>
                <w:color w:val="000000"/>
                <w:bdr w:val="none" w:sz="0" w:space="0" w:color="auto" w:frame="1"/>
              </w:rPr>
              <w:t>&lt;/</w:t>
            </w:r>
            <w:r w:rsidRPr="00D460BB">
              <w:rPr>
                <w:rStyle w:val="HTMLCode"/>
                <w:rFonts w:ascii="Consolas" w:eastAsiaTheme="majorEastAsia" w:hAnsi="Consolas"/>
                <w:b/>
                <w:bCs/>
                <w:color w:val="006699"/>
                <w:bdr w:val="none" w:sz="0" w:space="0" w:color="auto" w:frame="1"/>
              </w:rPr>
              <w:t>web-app</w:t>
            </w:r>
            <w:r w:rsidRPr="00D460BB">
              <w:rPr>
                <w:rStyle w:val="HTMLCode"/>
                <w:rFonts w:ascii="Consolas" w:eastAsiaTheme="majorEastAsia" w:hAnsi="Consolas"/>
                <w:color w:val="000000"/>
                <w:bdr w:val="none" w:sz="0" w:space="0" w:color="auto" w:frame="1"/>
              </w:rPr>
              <w:t xml:space="preserve">&gt;  </w:t>
            </w:r>
          </w:p>
        </w:tc>
      </w:tr>
    </w:tbl>
    <w:p w14:paraId="5C3456FE" w14:textId="77777777" w:rsidR="00AF1634" w:rsidRDefault="00AF1634" w:rsidP="00D460BB">
      <w:pPr>
        <w:pStyle w:val="NormalWeb"/>
        <w:shd w:val="clear" w:color="auto" w:fill="FFFFFF"/>
        <w:spacing w:before="0" w:beforeAutospacing="0" w:after="0" w:afterAutospacing="0"/>
        <w:ind w:left="360"/>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Output:</w:t>
      </w:r>
    </w:p>
    <w:p w14:paraId="5EFA3573"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index.html</w:t>
      </w:r>
      <w:r>
        <w:rPr>
          <w:rFonts w:ascii="Nunito" w:hAnsi="Nunito"/>
          <w:color w:val="273239"/>
          <w:spacing w:val="2"/>
          <w:sz w:val="26"/>
          <w:szCs w:val="26"/>
        </w:rPr>
        <w:t> </w:t>
      </w:r>
    </w:p>
    <w:p w14:paraId="3FE17231" w14:textId="4B1C70A9" w:rsidR="00AF1634" w:rsidRDefault="00AF1634" w:rsidP="00D460BB">
      <w:pPr>
        <w:pStyle w:val="NormalWeb"/>
        <w:shd w:val="clear" w:color="auto" w:fill="FFFFFF"/>
        <w:spacing w:before="0" w:beforeAutospacing="0" w:after="150" w:afterAutospacing="0"/>
        <w:ind w:left="360"/>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60478B51" wp14:editId="1B208F0C">
            <wp:extent cx="3696335" cy="1875155"/>
            <wp:effectExtent l="0" t="0" r="0" b="0"/>
            <wp:docPr id="20903503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696335" cy="1875155"/>
                    </a:xfrm>
                    <a:prstGeom prst="rect">
                      <a:avLst/>
                    </a:prstGeom>
                    <a:noFill/>
                    <a:ln>
                      <a:noFill/>
                    </a:ln>
                  </pic:spPr>
                </pic:pic>
              </a:graphicData>
            </a:graphic>
          </wp:inline>
        </w:drawing>
      </w:r>
    </w:p>
    <w:p w14:paraId="46E68D7A"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Search result</w:t>
      </w:r>
      <w:r>
        <w:rPr>
          <w:rFonts w:ascii="Nunito" w:hAnsi="Nunito"/>
          <w:color w:val="273239"/>
          <w:spacing w:val="2"/>
          <w:sz w:val="26"/>
          <w:szCs w:val="26"/>
        </w:rPr>
        <w:t> </w:t>
      </w:r>
    </w:p>
    <w:p w14:paraId="15CE6CB2" w14:textId="58CB2B94" w:rsidR="00AF1634" w:rsidRDefault="00AF1634" w:rsidP="00D460BB">
      <w:pPr>
        <w:pStyle w:val="NormalWeb"/>
        <w:shd w:val="clear" w:color="auto" w:fill="FFFFFF"/>
        <w:spacing w:before="0" w:beforeAutospacing="0" w:after="150" w:afterAutospacing="0"/>
        <w:ind w:left="360"/>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33B88269" wp14:editId="63CD5F3A">
            <wp:extent cx="5731510" cy="3159125"/>
            <wp:effectExtent l="0" t="0" r="2540" b="3175"/>
            <wp:docPr id="13958545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3159125"/>
                    </a:xfrm>
                    <a:prstGeom prst="rect">
                      <a:avLst/>
                    </a:prstGeom>
                    <a:noFill/>
                    <a:ln>
                      <a:noFill/>
                    </a:ln>
                  </pic:spPr>
                </pic:pic>
              </a:graphicData>
            </a:graphic>
          </wp:inline>
        </w:drawing>
      </w:r>
    </w:p>
    <w:p w14:paraId="2B2CA74E" w14:textId="77777777" w:rsidR="00AF1634" w:rsidRDefault="00AF1634" w:rsidP="00D460BB">
      <w:pPr>
        <w:pStyle w:val="NormalWeb"/>
        <w:shd w:val="clear" w:color="auto" w:fill="FFFFFF"/>
        <w:spacing w:before="0" w:beforeAutospacing="0" w:after="0" w:afterAutospacing="0"/>
        <w:ind w:left="360"/>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What is the difference between forward() method of RequestDiispatcher and sendRedirect() of HttpServletResponse?</w:t>
      </w:r>
    </w:p>
    <w:p w14:paraId="6B1B2F7A" w14:textId="77777777" w:rsidR="00AF1634" w:rsidRDefault="00AF1634" w:rsidP="00D460BB">
      <w:pPr>
        <w:shd w:val="clear" w:color="auto" w:fill="FFFFFF"/>
        <w:spacing w:after="0" w:line="240" w:lineRule="auto"/>
        <w:ind w:left="360"/>
        <w:textAlignment w:val="baseline"/>
        <w:rPr>
          <w:rFonts w:ascii="Nunito" w:hAnsi="Nunito"/>
          <w:color w:val="273239"/>
          <w:spacing w:val="2"/>
          <w:sz w:val="26"/>
          <w:szCs w:val="26"/>
        </w:rPr>
      </w:pPr>
      <w:r>
        <w:rPr>
          <w:rFonts w:ascii="Nunito" w:hAnsi="Nunito"/>
          <w:color w:val="273239"/>
          <w:spacing w:val="2"/>
          <w:sz w:val="26"/>
          <w:szCs w:val="26"/>
        </w:rPr>
        <w:t>Although the two methods appear to do the same thing, there are still differences between the two, which are as follows:</w:t>
      </w:r>
    </w:p>
    <w:tbl>
      <w:tblPr>
        <w:tblW w:w="0" w:type="auto"/>
        <w:tblCellMar>
          <w:left w:w="0" w:type="dxa"/>
          <w:right w:w="0" w:type="dxa"/>
        </w:tblCellMar>
        <w:tblLook w:val="04A0" w:firstRow="1" w:lastRow="0" w:firstColumn="1" w:lastColumn="0" w:noHBand="0" w:noVBand="1"/>
      </w:tblPr>
      <w:tblGrid>
        <w:gridCol w:w="5323"/>
        <w:gridCol w:w="4003"/>
      </w:tblGrid>
      <w:tr w:rsidR="00AF1634" w14:paraId="24B55DD0" w14:textId="77777777" w:rsidTr="00AF163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F95ADA" w14:textId="77777777" w:rsidR="00AF1634" w:rsidRPr="00D460BB" w:rsidRDefault="00AF1634" w:rsidP="00D460BB">
            <w:pPr>
              <w:ind w:left="360"/>
              <w:jc w:val="center"/>
              <w:rPr>
                <w:rFonts w:ascii="Times New Roman" w:hAnsi="Times New Roman"/>
                <w:sz w:val="25"/>
                <w:szCs w:val="25"/>
              </w:rPr>
            </w:pPr>
            <w:r w:rsidRPr="00D460BB">
              <w:rPr>
                <w:rStyle w:val="Strong"/>
                <w:sz w:val="25"/>
                <w:szCs w:val="25"/>
                <w:bdr w:val="none" w:sz="0" w:space="0" w:color="auto" w:frame="1"/>
              </w:rPr>
              <w:t>forward()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1F16AA" w14:textId="77777777" w:rsidR="00AF1634" w:rsidRPr="00D460BB" w:rsidRDefault="00AF1634" w:rsidP="00D460BB">
            <w:pPr>
              <w:ind w:left="360"/>
              <w:jc w:val="center"/>
              <w:rPr>
                <w:sz w:val="25"/>
                <w:szCs w:val="25"/>
              </w:rPr>
            </w:pPr>
            <w:r w:rsidRPr="00D460BB">
              <w:rPr>
                <w:rStyle w:val="Strong"/>
                <w:sz w:val="25"/>
                <w:szCs w:val="25"/>
                <w:bdr w:val="none" w:sz="0" w:space="0" w:color="auto" w:frame="1"/>
              </w:rPr>
              <w:t>sendRedirect()</w:t>
            </w:r>
          </w:p>
        </w:tc>
      </w:tr>
      <w:tr w:rsidR="00AF1634" w14:paraId="3C296CA4" w14:textId="77777777" w:rsidTr="00AF163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DCB72C" w14:textId="77777777" w:rsidR="00AF1634" w:rsidRPr="00D460BB" w:rsidRDefault="00AF1634" w:rsidP="00D460BB">
            <w:pPr>
              <w:ind w:left="360"/>
              <w:jc w:val="center"/>
              <w:rPr>
                <w:sz w:val="25"/>
                <w:szCs w:val="25"/>
              </w:rPr>
            </w:pPr>
            <w:r w:rsidRPr="00D460BB">
              <w:rPr>
                <w:sz w:val="25"/>
                <w:szCs w:val="25"/>
              </w:rPr>
              <w:t>It works on the server side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6BFF2F" w14:textId="77777777" w:rsidR="00AF1634" w:rsidRPr="00D460BB" w:rsidRDefault="00AF1634" w:rsidP="00D460BB">
            <w:pPr>
              <w:ind w:left="360"/>
              <w:jc w:val="center"/>
              <w:rPr>
                <w:sz w:val="25"/>
                <w:szCs w:val="25"/>
              </w:rPr>
            </w:pPr>
            <w:r w:rsidRPr="00D460BB">
              <w:rPr>
                <w:sz w:val="25"/>
                <w:szCs w:val="25"/>
              </w:rPr>
              <w:t>It works on the client side</w:t>
            </w:r>
          </w:p>
        </w:tc>
      </w:tr>
      <w:tr w:rsidR="00AF1634" w14:paraId="4287A95D" w14:textId="77777777" w:rsidTr="00AF163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399CC2" w14:textId="77777777" w:rsidR="00AF1634" w:rsidRPr="00D460BB" w:rsidRDefault="00AF1634" w:rsidP="00D460BB">
            <w:pPr>
              <w:ind w:left="360"/>
              <w:jc w:val="center"/>
              <w:rPr>
                <w:sz w:val="25"/>
                <w:szCs w:val="25"/>
              </w:rPr>
            </w:pPr>
            <w:r w:rsidRPr="00D460BB">
              <w:rPr>
                <w:sz w:val="25"/>
                <w:szCs w:val="25"/>
              </w:rPr>
              <w:t>It sends the same request and response objects to another resource.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3F7566" w14:textId="77777777" w:rsidR="00AF1634" w:rsidRPr="00D460BB" w:rsidRDefault="00AF1634" w:rsidP="00D460BB">
            <w:pPr>
              <w:ind w:left="360"/>
              <w:jc w:val="center"/>
              <w:rPr>
                <w:sz w:val="25"/>
                <w:szCs w:val="25"/>
              </w:rPr>
            </w:pPr>
            <w:r w:rsidRPr="00D460BB">
              <w:rPr>
                <w:sz w:val="25"/>
                <w:szCs w:val="25"/>
              </w:rPr>
              <w:t>It always send a new request</w:t>
            </w:r>
          </w:p>
        </w:tc>
      </w:tr>
      <w:tr w:rsidR="00AF1634" w14:paraId="5D6035E0" w14:textId="77777777" w:rsidTr="00AF163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79306C" w14:textId="77777777" w:rsidR="00AF1634" w:rsidRPr="00D460BB" w:rsidRDefault="00AF1634" w:rsidP="00D460BB">
            <w:pPr>
              <w:ind w:left="360"/>
              <w:jc w:val="center"/>
              <w:rPr>
                <w:sz w:val="25"/>
                <w:szCs w:val="25"/>
              </w:rPr>
            </w:pPr>
            <w:r w:rsidRPr="00D460BB">
              <w:rPr>
                <w:sz w:val="25"/>
                <w:szCs w:val="25"/>
              </w:rPr>
              <w:lastRenderedPageBreak/>
              <w:t>It works only within the server.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437EB1" w14:textId="77777777" w:rsidR="00AF1634" w:rsidRPr="00D460BB" w:rsidRDefault="00AF1634" w:rsidP="00D460BB">
            <w:pPr>
              <w:ind w:left="360"/>
              <w:jc w:val="center"/>
              <w:rPr>
                <w:sz w:val="25"/>
                <w:szCs w:val="25"/>
              </w:rPr>
            </w:pPr>
            <w:r w:rsidRPr="00D460BB">
              <w:rPr>
                <w:sz w:val="25"/>
                <w:szCs w:val="25"/>
              </w:rPr>
              <w:t>It can be used within and outside the server.</w:t>
            </w:r>
          </w:p>
        </w:tc>
      </w:tr>
    </w:tbl>
    <w:p w14:paraId="4EFFA997" w14:textId="77777777" w:rsidR="00AF1634" w:rsidRDefault="00AF1634" w:rsidP="00D460BB">
      <w:pPr>
        <w:rPr>
          <w:sz w:val="24"/>
          <w:szCs w:val="24"/>
        </w:rPr>
      </w:pPr>
    </w:p>
    <w:p w14:paraId="57B58F45" w14:textId="77777777" w:rsidR="00AF1634" w:rsidRDefault="00AF1634" w:rsidP="00D460BB"/>
    <w:p w14:paraId="277CC896" w14:textId="5CCE16F5" w:rsidR="00AF1634" w:rsidRPr="00AF1634" w:rsidRDefault="00AF1634" w:rsidP="00D460BB">
      <w:pPr>
        <w:pStyle w:val="Heading1"/>
        <w:ind w:left="360"/>
        <w:rPr>
          <w:rFonts w:eastAsia="Times New Roman"/>
          <w:u w:val="single"/>
          <w:lang w:eastAsia="en-IN"/>
        </w:rPr>
      </w:pPr>
      <w:r w:rsidRPr="00AF1634">
        <w:rPr>
          <w:rFonts w:eastAsia="Times New Roman"/>
          <w:u w:val="single"/>
          <w:lang w:eastAsia="en-IN"/>
        </w:rPr>
        <w:t>RequestDispatcher Interface</w:t>
      </w:r>
    </w:p>
    <w:p w14:paraId="30E00DCD" w14:textId="77777777" w:rsidR="00AF1634" w:rsidRDefault="00AF1634"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RequestDispatcher in Servlet</w:t>
      </w:r>
    </w:p>
    <w:p w14:paraId="1E7E2F11"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145" w:history="1">
        <w:r w:rsidR="00AF1634">
          <w:rPr>
            <w:rStyle w:val="Hyperlink"/>
            <w:color w:val="008000"/>
            <w:sz w:val="23"/>
            <w:szCs w:val="23"/>
          </w:rPr>
          <w:t>RequestDispatcher Interface</w:t>
        </w:r>
      </w:hyperlink>
    </w:p>
    <w:p w14:paraId="69E05E7D"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46" w:anchor="rdmethod" w:history="1">
        <w:r w:rsidR="00AF1634">
          <w:rPr>
            <w:rStyle w:val="Hyperlink"/>
            <w:color w:val="008000"/>
            <w:sz w:val="23"/>
            <w:szCs w:val="23"/>
          </w:rPr>
          <w:t>Methods of RequestDispatcher interface</w:t>
        </w:r>
      </w:hyperlink>
    </w:p>
    <w:p w14:paraId="5F95CDE8" w14:textId="77777777" w:rsidR="00AF1634"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147" w:anchor="rdforward" w:history="1">
        <w:r w:rsidR="00AF1634">
          <w:rPr>
            <w:rStyle w:val="Hyperlink"/>
            <w:color w:val="008000"/>
            <w:sz w:val="23"/>
            <w:szCs w:val="23"/>
          </w:rPr>
          <w:t>forward method</w:t>
        </w:r>
      </w:hyperlink>
    </w:p>
    <w:p w14:paraId="110917B9" w14:textId="77777777" w:rsidR="00AF1634"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148" w:anchor="rdinclude" w:history="1">
        <w:r w:rsidR="00AF1634">
          <w:rPr>
            <w:rStyle w:val="Hyperlink"/>
            <w:color w:val="008000"/>
            <w:sz w:val="23"/>
            <w:szCs w:val="23"/>
          </w:rPr>
          <w:t>include method</w:t>
        </w:r>
      </w:hyperlink>
    </w:p>
    <w:p w14:paraId="24DFD0E7"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49" w:anchor="rdhow" w:history="1">
        <w:r w:rsidR="00AF1634">
          <w:rPr>
            <w:rStyle w:val="Hyperlink"/>
            <w:color w:val="008000"/>
            <w:sz w:val="23"/>
            <w:szCs w:val="23"/>
          </w:rPr>
          <w:t>How to get the object of RequestDispatcher</w:t>
        </w:r>
      </w:hyperlink>
    </w:p>
    <w:p w14:paraId="395DE657"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50" w:anchor="rdex" w:history="1">
        <w:r w:rsidR="00AF1634">
          <w:rPr>
            <w:rStyle w:val="Hyperlink"/>
            <w:color w:val="008000"/>
            <w:sz w:val="23"/>
            <w:szCs w:val="23"/>
          </w:rPr>
          <w:t>Example of RequestDispatcher interface</w:t>
        </w:r>
      </w:hyperlink>
    </w:p>
    <w:p w14:paraId="625A68D3"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 RequestDispatcher interface provides the facility of dispatching the request to another resource it may be html, servlet or jsp. This interface can also be used to include the content of another resource also. It is one of the way of servlet collaboration.</w:t>
      </w:r>
    </w:p>
    <w:p w14:paraId="417462F5"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two methods defined in the RequestDispatcher interface.</w:t>
      </w:r>
    </w:p>
    <w:p w14:paraId="290537F5"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p>
    <w:p w14:paraId="48407B82"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Methods of RequestDispatcher interface</w:t>
      </w:r>
    </w:p>
    <w:p w14:paraId="6CCF0B55"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 RequestDispatcher interface provides two methods. They are:</w:t>
      </w:r>
    </w:p>
    <w:p w14:paraId="5DF2A54D"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forward(ServletRequest request,ServletResponse response)throws ServletException,java.io.IOException:</w:t>
      </w:r>
      <w:r>
        <w:rPr>
          <w:rFonts w:ascii="Segoe UI" w:hAnsi="Segoe UI" w:cs="Segoe UI"/>
          <w:color w:val="000000"/>
        </w:rPr>
        <w:t>Forwards a request from a servlet to another resource (servlet, JSP file, or HTML file) on the server.</w:t>
      </w:r>
    </w:p>
    <w:p w14:paraId="40BC6AB1"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include(ServletRequest request,ServletResponse response)throws ServletException,java.io.IOException:</w:t>
      </w:r>
      <w:r>
        <w:rPr>
          <w:rFonts w:ascii="Segoe UI" w:hAnsi="Segoe UI" w:cs="Segoe UI"/>
          <w:color w:val="000000"/>
        </w:rPr>
        <w:t>Includes the content of a resource (servlet, JSP page, or HTML file) in the response.</w:t>
      </w:r>
    </w:p>
    <w:p w14:paraId="1755DB79" w14:textId="370109B9"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lastRenderedPageBreak/>
        <w:drawing>
          <wp:inline distT="0" distB="0" distL="0" distR="0" wp14:anchorId="642010C3" wp14:editId="1DEA0CFD">
            <wp:extent cx="5731510" cy="3259455"/>
            <wp:effectExtent l="0" t="0" r="2540" b="0"/>
            <wp:docPr id="992522965" name="Picture 38"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forward() method of RequestDispatcher interfa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3259455"/>
                    </a:xfrm>
                    <a:prstGeom prst="rect">
                      <a:avLst/>
                    </a:prstGeom>
                    <a:noFill/>
                    <a:ln>
                      <a:noFill/>
                    </a:ln>
                  </pic:spPr>
                </pic:pic>
              </a:graphicData>
            </a:graphic>
          </wp:inline>
        </w:drawing>
      </w:r>
    </w:p>
    <w:p w14:paraId="53D17C42"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As you see in the above figure, response of second servlet is sent to the client. Response of the first servlet is not displayed to the user.</w:t>
      </w:r>
    </w:p>
    <w:p w14:paraId="2698DEDF" w14:textId="77777777" w:rsidR="00AF1634" w:rsidRPr="00D460BB" w:rsidRDefault="00FE746B" w:rsidP="00D460BB">
      <w:pPr>
        <w:ind w:left="360"/>
        <w:rPr>
          <w:rFonts w:ascii="Times New Roman" w:hAnsi="Times New Roman" w:cs="Times New Roman"/>
        </w:rPr>
      </w:pPr>
      <w:r>
        <w:pict w14:anchorId="3D2FE993">
          <v:rect id="_x0000_i1069" style="width:0;height:.75pt" o:hrstd="t" o:hrnoshade="t" o:hr="t" fillcolor="#d4d4d4" stroked="f"/>
        </w:pict>
      </w:r>
    </w:p>
    <w:p w14:paraId="51AAE442" w14:textId="3D05A161"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drawing>
          <wp:inline distT="0" distB="0" distL="0" distR="0" wp14:anchorId="722072FB" wp14:editId="345F09BF">
            <wp:extent cx="5731510" cy="3161030"/>
            <wp:effectExtent l="0" t="0" r="2540" b="1270"/>
            <wp:docPr id="1776373964" name="Picture 37"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nclude() method of RequestDispatcher interfac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1510" cy="3161030"/>
                    </a:xfrm>
                    <a:prstGeom prst="rect">
                      <a:avLst/>
                    </a:prstGeom>
                    <a:noFill/>
                    <a:ln>
                      <a:noFill/>
                    </a:ln>
                  </pic:spPr>
                </pic:pic>
              </a:graphicData>
            </a:graphic>
          </wp:inline>
        </w:drawing>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AF1634" w14:paraId="36DB7DA9" w14:textId="77777777" w:rsidTr="00AF1634">
        <w:trPr>
          <w:tblCellSpacing w:w="15" w:type="dxa"/>
        </w:trPr>
        <w:tc>
          <w:tcPr>
            <w:tcW w:w="0" w:type="auto"/>
            <w:shd w:val="clear" w:color="auto" w:fill="FFFFFF"/>
            <w:vAlign w:val="center"/>
            <w:hideMark/>
          </w:tcPr>
          <w:p w14:paraId="24038A40"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As you can see in the above figure, response of second servlet is included in the response of the first servlet that is being sent to the client.</w:t>
            </w:r>
          </w:p>
        </w:tc>
      </w:tr>
    </w:tbl>
    <w:p w14:paraId="1D709004" w14:textId="77777777" w:rsidR="00AF1634" w:rsidRPr="00D460BB" w:rsidRDefault="00FE746B" w:rsidP="00D460BB">
      <w:pPr>
        <w:ind w:left="360"/>
        <w:rPr>
          <w:rFonts w:ascii="Times New Roman" w:hAnsi="Times New Roman" w:cs="Times New Roman"/>
        </w:rPr>
      </w:pPr>
      <w:r>
        <w:pict w14:anchorId="61E80B6E">
          <v:rect id="_x0000_i1070" style="width:0;height:.75pt" o:hrstd="t" o:hrnoshade="t" o:hr="t" fillcolor="#d4d4d4" stroked="f"/>
        </w:pict>
      </w:r>
    </w:p>
    <w:p w14:paraId="0251B835"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lastRenderedPageBreak/>
        <w:t>How to get the object of RequestDispatcher</w:t>
      </w:r>
    </w:p>
    <w:p w14:paraId="14147910"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 getRequestDispatcher() method of ServletRequest interface returns the object of RequestDispatcher. Syntax:</w:t>
      </w:r>
    </w:p>
    <w:p w14:paraId="707509F1" w14:textId="77777777" w:rsidR="00AF1634" w:rsidRDefault="00AF1634"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Syntax of getRequestDispatcher method</w:t>
      </w:r>
    </w:p>
    <w:p w14:paraId="550B5D0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RequestDispatcher getRequestDispatcher(String resource);  </w:t>
      </w:r>
    </w:p>
    <w:p w14:paraId="2FFDE1B1" w14:textId="77777777" w:rsidR="00AF1634" w:rsidRDefault="00AF1634"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Example of using getRequestDispatcher method</w:t>
      </w:r>
    </w:p>
    <w:p w14:paraId="39C8039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RequestDispatcher rd=request.getRequestDispatcher(</w:t>
      </w:r>
      <w:r>
        <w:rPr>
          <w:rStyle w:val="string"/>
          <w:rFonts w:ascii="Segoe UI" w:hAnsi="Segoe UI" w:cs="Segoe UI"/>
          <w:color w:val="0000FF"/>
          <w:bdr w:val="none" w:sz="0" w:space="0" w:color="auto" w:frame="1"/>
        </w:rPr>
        <w:t>"servlet2"</w:t>
      </w:r>
      <w:r>
        <w:rPr>
          <w:rFonts w:ascii="Segoe UI" w:hAnsi="Segoe UI" w:cs="Segoe UI"/>
          <w:color w:val="000000"/>
          <w:bdr w:val="none" w:sz="0" w:space="0" w:color="auto" w:frame="1"/>
        </w:rPr>
        <w:t>);  </w:t>
      </w:r>
    </w:p>
    <w:p w14:paraId="493E8BDA" w14:textId="77777777" w:rsidR="00AF1634" w:rsidRDefault="00AF1634"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//servlet2 is the url-pattern of the second servlet</w:t>
      </w:r>
      <w:r>
        <w:rPr>
          <w:rFonts w:ascii="Segoe UI" w:hAnsi="Segoe UI" w:cs="Segoe UI"/>
          <w:color w:val="000000"/>
          <w:bdr w:val="none" w:sz="0" w:space="0" w:color="auto" w:frame="1"/>
        </w:rPr>
        <w:t>  </w:t>
      </w:r>
    </w:p>
    <w:p w14:paraId="7F87F56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DDF182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rd.forward(request, response);</w:t>
      </w:r>
      <w:r>
        <w:rPr>
          <w:rStyle w:val="comment"/>
          <w:rFonts w:ascii="Segoe UI" w:hAnsi="Segoe UI" w:cs="Segoe UI"/>
          <w:color w:val="008200"/>
          <w:bdr w:val="none" w:sz="0" w:space="0" w:color="auto" w:frame="1"/>
        </w:rPr>
        <w:t>//method may be include or forward</w:t>
      </w:r>
      <w:r>
        <w:rPr>
          <w:rFonts w:ascii="Segoe UI" w:hAnsi="Segoe UI" w:cs="Segoe UI"/>
          <w:color w:val="000000"/>
          <w:bdr w:val="none" w:sz="0" w:space="0" w:color="auto" w:frame="1"/>
        </w:rPr>
        <w:t>  </w:t>
      </w:r>
    </w:p>
    <w:p w14:paraId="12AEB457" w14:textId="77777777" w:rsidR="00AF1634" w:rsidRPr="00D460BB" w:rsidRDefault="00FE746B" w:rsidP="00D460BB">
      <w:pPr>
        <w:spacing w:line="240" w:lineRule="auto"/>
        <w:ind w:left="360"/>
        <w:rPr>
          <w:rFonts w:ascii="Times New Roman" w:hAnsi="Times New Roman" w:cs="Times New Roman"/>
        </w:rPr>
      </w:pPr>
      <w:r>
        <w:pict w14:anchorId="1E0B6BBB">
          <v:rect id="_x0000_i1071" style="width:0;height:.75pt" o:hrstd="t" o:hrnoshade="t" o:hr="t" fillcolor="#d4d4d4" stroked="f"/>
        </w:pict>
      </w:r>
    </w:p>
    <w:p w14:paraId="5349201B" w14:textId="77777777" w:rsidR="00AF1634" w:rsidRDefault="00AF1634"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RequestDispatcher interface</w:t>
      </w:r>
    </w:p>
    <w:p w14:paraId="376195FC"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validating the password entered by the user. If password is servlet, it will forward the request to the WelcomeServlet, otherwise will show an error message: sorry username or password error!. In this program, we are cheking for hardcoded information. But you can check it to the database also that we will see in the development chapter. In this example, we have created following files:</w:t>
      </w:r>
    </w:p>
    <w:p w14:paraId="35C3A6C9"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index.html file:</w:t>
      </w:r>
      <w:r>
        <w:rPr>
          <w:rFonts w:ascii="Segoe UI" w:hAnsi="Segoe UI" w:cs="Segoe UI"/>
          <w:color w:val="000000"/>
        </w:rPr>
        <w:t> for getting input from the user.</w:t>
      </w:r>
    </w:p>
    <w:p w14:paraId="2DE23660"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Login.java file:</w:t>
      </w:r>
      <w:r>
        <w:rPr>
          <w:rFonts w:ascii="Segoe UI" w:hAnsi="Segoe UI" w:cs="Segoe UI"/>
          <w:color w:val="000000"/>
        </w:rPr>
        <w:t> a servlet class for processing the response. If password is servet, it will forward the request to the welcome servlet.</w:t>
      </w:r>
    </w:p>
    <w:p w14:paraId="5A4CD40B"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WelcomeServlet.java file:</w:t>
      </w:r>
      <w:r>
        <w:rPr>
          <w:rFonts w:ascii="Segoe UI" w:hAnsi="Segoe UI" w:cs="Segoe UI"/>
          <w:color w:val="000000"/>
        </w:rPr>
        <w:t> a servlet class for displaying the welcome message.</w:t>
      </w:r>
    </w:p>
    <w:p w14:paraId="506F9BA9"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web.xml file:</w:t>
      </w:r>
      <w:r>
        <w:rPr>
          <w:rFonts w:ascii="Segoe UI" w:hAnsi="Segoe UI" w:cs="Segoe UI"/>
          <w:color w:val="000000"/>
        </w:rPr>
        <w:t> a deployment descriptor file that contains the information about the servlet.</w:t>
      </w:r>
    </w:p>
    <w:p w14:paraId="64B39149" w14:textId="33FB4D95"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lastRenderedPageBreak/>
        <w:drawing>
          <wp:inline distT="0" distB="0" distL="0" distR="0" wp14:anchorId="3730A692" wp14:editId="265207A0">
            <wp:extent cx="5731510" cy="3120390"/>
            <wp:effectExtent l="0" t="0" r="2540" b="3810"/>
            <wp:docPr id="1149834216" name="Picture 36"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questDispatcher interfac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3120390"/>
                    </a:xfrm>
                    <a:prstGeom prst="rect">
                      <a:avLst/>
                    </a:prstGeom>
                    <a:noFill/>
                    <a:ln>
                      <a:noFill/>
                    </a:ln>
                  </pic:spPr>
                </pic:pic>
              </a:graphicData>
            </a:graphic>
          </wp:inline>
        </w:drawing>
      </w:r>
    </w:p>
    <w:p w14:paraId="57D99721" w14:textId="77777777" w:rsidR="00AF1634" w:rsidRPr="00D460BB" w:rsidRDefault="00FE746B" w:rsidP="00D460BB">
      <w:pPr>
        <w:ind w:left="360"/>
        <w:rPr>
          <w:rFonts w:ascii="Times New Roman" w:hAnsi="Times New Roman" w:cs="Times New Roman"/>
        </w:rPr>
      </w:pPr>
      <w:r>
        <w:pict w14:anchorId="60730D5F">
          <v:rect id="_x0000_i1072" style="width:0;height:.75pt" o:hrstd="t" o:hrnoshade="t" o:hr="t" fillcolor="#d4d4d4" stroked="f"/>
        </w:pict>
      </w:r>
    </w:p>
    <w:p w14:paraId="51879F42" w14:textId="77777777" w:rsidR="00AF1634" w:rsidRDefault="00AF1634" w:rsidP="00D460BB">
      <w:pPr>
        <w:ind w:left="360"/>
      </w:pPr>
      <w:r w:rsidRPr="00D460BB">
        <w:rPr>
          <w:rStyle w:val="Strong"/>
          <w:rFonts w:ascii="Segoe UI" w:hAnsi="Segoe UI" w:cs="Segoe UI"/>
          <w:color w:val="333333"/>
          <w:shd w:val="clear" w:color="auto" w:fill="FFFFFF"/>
        </w:rPr>
        <w:t>index.html</w:t>
      </w:r>
    </w:p>
    <w:p w14:paraId="5AF591C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&lt;form action=</w:t>
      </w:r>
      <w:r>
        <w:rPr>
          <w:rStyle w:val="string"/>
          <w:rFonts w:ascii="Segoe UI" w:hAnsi="Segoe UI" w:cs="Segoe UI"/>
          <w:color w:val="0000FF"/>
          <w:bdr w:val="none" w:sz="0" w:space="0" w:color="auto" w:frame="1"/>
        </w:rPr>
        <w:t>"servlet1"</w:t>
      </w:r>
      <w:r>
        <w:rPr>
          <w:rFonts w:ascii="Segoe UI" w:hAnsi="Segoe UI" w:cs="Segoe UI"/>
          <w:color w:val="000000"/>
          <w:bdr w:val="none" w:sz="0" w:space="0" w:color="auto" w:frame="1"/>
        </w:rPr>
        <w:t> method=</w:t>
      </w:r>
      <w:r>
        <w:rPr>
          <w:rStyle w:val="string"/>
          <w:rFonts w:ascii="Segoe UI" w:hAnsi="Segoe UI" w:cs="Segoe UI"/>
          <w:color w:val="0000FF"/>
          <w:bdr w:val="none" w:sz="0" w:space="0" w:color="auto" w:frame="1"/>
        </w:rPr>
        <w:t>"post"</w:t>
      </w:r>
      <w:r>
        <w:rPr>
          <w:rFonts w:ascii="Segoe UI" w:hAnsi="Segoe UI" w:cs="Segoe UI"/>
          <w:color w:val="000000"/>
          <w:bdr w:val="none" w:sz="0" w:space="0" w:color="auto" w:frame="1"/>
        </w:rPr>
        <w:t>&gt;  </w:t>
      </w:r>
    </w:p>
    <w:p w14:paraId="19E5465F"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Name:&lt;input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/&gt;&lt;br/&gt;  </w:t>
      </w:r>
    </w:p>
    <w:p w14:paraId="0BC9794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Password:&lt;input type=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"userPass"</w:t>
      </w:r>
      <w:r>
        <w:rPr>
          <w:rFonts w:ascii="Segoe UI" w:hAnsi="Segoe UI" w:cs="Segoe UI"/>
          <w:color w:val="000000"/>
          <w:bdr w:val="none" w:sz="0" w:space="0" w:color="auto" w:frame="1"/>
        </w:rPr>
        <w:t>/&gt;&lt;br/&gt;  </w:t>
      </w:r>
    </w:p>
    <w:p w14:paraId="4B3DD582"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&lt;input type=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"login"</w:t>
      </w:r>
      <w:r>
        <w:rPr>
          <w:rFonts w:ascii="Segoe UI" w:hAnsi="Segoe UI" w:cs="Segoe UI"/>
          <w:color w:val="000000"/>
          <w:bdr w:val="none" w:sz="0" w:space="0" w:color="auto" w:frame="1"/>
        </w:rPr>
        <w:t>/&gt;  </w:t>
      </w:r>
    </w:p>
    <w:p w14:paraId="1E34B1B9"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&lt;/form&gt;  </w:t>
      </w:r>
    </w:p>
    <w:p w14:paraId="6692C359" w14:textId="77777777" w:rsidR="00AF1634" w:rsidRPr="00D460BB" w:rsidRDefault="00FE746B" w:rsidP="00D460BB">
      <w:pPr>
        <w:ind w:left="360"/>
        <w:rPr>
          <w:rFonts w:ascii="Times New Roman" w:hAnsi="Times New Roman" w:cs="Times New Roman"/>
        </w:rPr>
      </w:pPr>
      <w:r>
        <w:pict w14:anchorId="38D4E9A7">
          <v:rect id="_x0000_i1073" style="width:0;height:.75pt" o:hrstd="t" o:hrnoshade="t" o:hr="t" fillcolor="#d4d4d4" stroked="f"/>
        </w:pict>
      </w:r>
    </w:p>
    <w:p w14:paraId="275D0F91" w14:textId="77777777" w:rsidR="00AF1634" w:rsidRDefault="00AF1634" w:rsidP="00D460BB">
      <w:pPr>
        <w:ind w:left="360"/>
      </w:pPr>
      <w:r w:rsidRPr="00D460BB">
        <w:rPr>
          <w:rStyle w:val="Strong"/>
          <w:rFonts w:ascii="Segoe UI" w:hAnsi="Segoe UI" w:cs="Segoe UI"/>
          <w:color w:val="333333"/>
          <w:shd w:val="clear" w:color="auto" w:fill="FFFFFF"/>
        </w:rPr>
        <w:t>Login.java</w:t>
      </w:r>
    </w:p>
    <w:p w14:paraId="382AE62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60CCFE2C"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333FD62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330816F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8652E4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CAC8CD8"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Login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42A3FF6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889F074"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doPost(HttpServletRequest request, HttpServletResponse response)  </w:t>
      </w:r>
    </w:p>
    <w:p w14:paraId="4EDA6A6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2C30F09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C89F43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036BDB4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5BC6C8F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417A33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String n=request.getParameter(</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w:t>
      </w:r>
    </w:p>
    <w:p w14:paraId="49DD2A6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p=request.getParameter(</w:t>
      </w:r>
      <w:r>
        <w:rPr>
          <w:rStyle w:val="string"/>
          <w:rFonts w:ascii="Segoe UI" w:hAnsi="Segoe UI" w:cs="Segoe UI"/>
          <w:color w:val="0000FF"/>
          <w:bdr w:val="none" w:sz="0" w:space="0" w:color="auto" w:frame="1"/>
        </w:rPr>
        <w:t>"userPass"</w:t>
      </w:r>
      <w:r>
        <w:rPr>
          <w:rFonts w:ascii="Segoe UI" w:hAnsi="Segoe UI" w:cs="Segoe UI"/>
          <w:color w:val="000000"/>
          <w:bdr w:val="none" w:sz="0" w:space="0" w:color="auto" w:frame="1"/>
        </w:rPr>
        <w:t>);  </w:t>
      </w:r>
    </w:p>
    <w:p w14:paraId="44B09EE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6CC52C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(p.equals(</w:t>
      </w:r>
      <w:r>
        <w:rPr>
          <w:rStyle w:val="string"/>
          <w:rFonts w:ascii="Segoe UI" w:hAnsi="Segoe UI" w:cs="Segoe UI"/>
          <w:color w:val="0000FF"/>
          <w:bdr w:val="none" w:sz="0" w:space="0" w:color="auto" w:frame="1"/>
        </w:rPr>
        <w:t>"servlet"</w:t>
      </w:r>
      <w:r>
        <w:rPr>
          <w:rFonts w:ascii="Segoe UI" w:hAnsi="Segoe UI" w:cs="Segoe UI"/>
          <w:color w:val="000000"/>
          <w:bdr w:val="none" w:sz="0" w:space="0" w:color="auto" w:frame="1"/>
        </w:rPr>
        <w:t>){  </w:t>
      </w:r>
    </w:p>
    <w:p w14:paraId="278FFD0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RequestDispatcher rd=request.getRequestDispatcher(</w:t>
      </w:r>
      <w:r>
        <w:rPr>
          <w:rStyle w:val="string"/>
          <w:rFonts w:ascii="Segoe UI" w:hAnsi="Segoe UI" w:cs="Segoe UI"/>
          <w:color w:val="0000FF"/>
          <w:bdr w:val="none" w:sz="0" w:space="0" w:color="auto" w:frame="1"/>
        </w:rPr>
        <w:t>"servlet2"</w:t>
      </w:r>
      <w:r>
        <w:rPr>
          <w:rFonts w:ascii="Segoe UI" w:hAnsi="Segoe UI" w:cs="Segoe UI"/>
          <w:color w:val="000000"/>
          <w:bdr w:val="none" w:sz="0" w:space="0" w:color="auto" w:frame="1"/>
        </w:rPr>
        <w:t>);  </w:t>
      </w:r>
    </w:p>
    <w:p w14:paraId="59EB990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rd.forward(request, response);  </w:t>
      </w:r>
    </w:p>
    <w:p w14:paraId="3E59F842"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C95D299"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3ABCEA29"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"Sorry UserName or Password Error!"</w:t>
      </w:r>
      <w:r>
        <w:rPr>
          <w:rFonts w:ascii="Segoe UI" w:hAnsi="Segoe UI" w:cs="Segoe UI"/>
          <w:color w:val="000000"/>
          <w:bdr w:val="none" w:sz="0" w:space="0" w:color="auto" w:frame="1"/>
        </w:rPr>
        <w:t>);  </w:t>
      </w:r>
    </w:p>
    <w:p w14:paraId="7C6FF1A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RequestDispatcher rd=request.getRequestDispatcher(</w:t>
      </w:r>
      <w:r>
        <w:rPr>
          <w:rStyle w:val="string"/>
          <w:rFonts w:ascii="Segoe UI" w:hAnsi="Segoe UI" w:cs="Segoe UI"/>
          <w:color w:val="0000FF"/>
          <w:bdr w:val="none" w:sz="0" w:space="0" w:color="auto" w:frame="1"/>
        </w:rPr>
        <w:t>"/index.html"</w:t>
      </w:r>
      <w:r>
        <w:rPr>
          <w:rFonts w:ascii="Segoe UI" w:hAnsi="Segoe UI" w:cs="Segoe UI"/>
          <w:color w:val="000000"/>
          <w:bdr w:val="none" w:sz="0" w:space="0" w:color="auto" w:frame="1"/>
        </w:rPr>
        <w:t>);  </w:t>
      </w:r>
    </w:p>
    <w:p w14:paraId="6D9737F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rd.include(request, response);  </w:t>
      </w:r>
    </w:p>
    <w:p w14:paraId="5D4AC889"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8FC067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790BCC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6A6E4F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BAA232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912958E" w14:textId="77777777" w:rsidR="00AF1634" w:rsidRPr="00D460BB" w:rsidRDefault="00FE746B" w:rsidP="00D460BB">
      <w:pPr>
        <w:ind w:left="360"/>
        <w:rPr>
          <w:rFonts w:ascii="Times New Roman" w:hAnsi="Times New Roman" w:cs="Times New Roman"/>
        </w:rPr>
      </w:pPr>
      <w:r>
        <w:pict w14:anchorId="5B1473F9">
          <v:rect id="_x0000_i1074" style="width:0;height:.75pt" o:hrstd="t" o:hrnoshade="t" o:hr="t" fillcolor="#d4d4d4" stroked="f"/>
        </w:pict>
      </w:r>
    </w:p>
    <w:p w14:paraId="5900706E" w14:textId="77777777" w:rsidR="00AF1634" w:rsidRDefault="00AF1634" w:rsidP="00D460BB">
      <w:pPr>
        <w:ind w:left="360"/>
      </w:pPr>
      <w:r w:rsidRPr="00D460BB">
        <w:rPr>
          <w:rStyle w:val="Strong"/>
          <w:rFonts w:ascii="Segoe UI" w:hAnsi="Segoe UI" w:cs="Segoe UI"/>
          <w:color w:val="333333"/>
          <w:shd w:val="clear" w:color="auto" w:fill="FFFFFF"/>
        </w:rPr>
        <w:t>WelcomeServlet.java</w:t>
      </w:r>
    </w:p>
    <w:p w14:paraId="00E611F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154B0632"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7A39761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09754CF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4160C0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WelcomeServlet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0CD824C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B080E5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doPost(HttpServletRequest request, HttpServletResponse response)  </w:t>
      </w:r>
    </w:p>
    <w:p w14:paraId="5F1BA301"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4249576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2AB9FF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5D2425B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4EC6A6C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5FA0CD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n=request.getParameter(</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w:t>
      </w:r>
    </w:p>
    <w:p w14:paraId="54CAA1E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"Welcome "</w:t>
      </w:r>
      <w:r>
        <w:rPr>
          <w:rFonts w:ascii="Segoe UI" w:hAnsi="Segoe UI" w:cs="Segoe UI"/>
          <w:color w:val="000000"/>
          <w:bdr w:val="none" w:sz="0" w:space="0" w:color="auto" w:frame="1"/>
        </w:rPr>
        <w:t>+n);  </w:t>
      </w:r>
    </w:p>
    <w:p w14:paraId="7CB26EB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44F359B"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DC8595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A185D3D" w14:textId="77777777" w:rsidR="00AF1634" w:rsidRPr="00D460BB" w:rsidRDefault="00FE746B" w:rsidP="00D460BB">
      <w:pPr>
        <w:ind w:left="360"/>
        <w:rPr>
          <w:rFonts w:ascii="Times New Roman" w:hAnsi="Times New Roman" w:cs="Times New Roman"/>
        </w:rPr>
      </w:pPr>
      <w:r>
        <w:pict w14:anchorId="3AB1FC29">
          <v:rect id="_x0000_i1075" style="width:0;height:.75pt" o:hrstd="t" o:hrnoshade="t" o:hr="t" fillcolor="#d4d4d4" stroked="f"/>
        </w:pict>
      </w:r>
    </w:p>
    <w:p w14:paraId="33BD9F97" w14:textId="77777777" w:rsidR="00AF1634" w:rsidRDefault="00AF1634" w:rsidP="00D460BB">
      <w:pPr>
        <w:ind w:left="360"/>
      </w:pPr>
      <w:r w:rsidRPr="00D460BB">
        <w:rPr>
          <w:rStyle w:val="Strong"/>
          <w:rFonts w:ascii="Segoe UI" w:hAnsi="Segoe UI" w:cs="Segoe UI"/>
          <w:color w:val="333333"/>
          <w:shd w:val="clear" w:color="auto" w:fill="FFFFFF"/>
        </w:rPr>
        <w:lastRenderedPageBreak/>
        <w:t>web.xml</w:t>
      </w:r>
    </w:p>
    <w:p w14:paraId="0CA020B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76133962"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5A8D53F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&lt;servlet-name&gt;Login&lt;/servlet-name&gt;  </w:t>
      </w:r>
    </w:p>
    <w:p w14:paraId="7ADA41C1"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&gt;Login&lt;/servlet-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221976F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45F579EF"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755392F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&lt;servlet-name&gt;WelcomeServlet&lt;/servlet-name&gt;  </w:t>
      </w:r>
    </w:p>
    <w:p w14:paraId="223B444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&gt;WelcomeServlet&lt;/servlet-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56B783E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594C178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72F4B0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C5DC26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&lt;servlet-mapping&gt;  </w:t>
      </w:r>
    </w:p>
    <w:p w14:paraId="43F7BD1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&lt;servlet-name&gt;Login&lt;/servlet-name&gt;  </w:t>
      </w:r>
    </w:p>
    <w:p w14:paraId="121ED742"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&lt;url-pattern&gt;/servlet1&lt;/url-pattern&gt;  </w:t>
      </w:r>
    </w:p>
    <w:p w14:paraId="4434AAA9"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&lt;/servlet-mapping&gt;  </w:t>
      </w:r>
    </w:p>
    <w:p w14:paraId="3383EB4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&lt;servlet-mapping&gt;  </w:t>
      </w:r>
    </w:p>
    <w:p w14:paraId="66E5495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&lt;servlet-name&gt;WelcomeServlet&lt;/servlet-name&gt;  </w:t>
      </w:r>
    </w:p>
    <w:p w14:paraId="053AC2C8"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&lt;url-pattern&gt;/servlet2&lt;/url-pattern&gt;  </w:t>
      </w:r>
    </w:p>
    <w:p w14:paraId="3A4F2D0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&lt;/servlet-mapping&gt;  </w:t>
      </w:r>
    </w:p>
    <w:p w14:paraId="0A7F2C21"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BCCA58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&lt;welcome-file-list&gt;  </w:t>
      </w:r>
    </w:p>
    <w:p w14:paraId="04F65CE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&lt;welcome-file&gt;index.html&lt;/welcome-file&gt;  </w:t>
      </w:r>
    </w:p>
    <w:p w14:paraId="7A57846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&lt;/welcome-file-list&gt;  </w:t>
      </w:r>
    </w:p>
    <w:p w14:paraId="0A7F45E1"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4FA86FED" w14:textId="77777777" w:rsidR="00AF1634" w:rsidRPr="00D460BB" w:rsidRDefault="00FE746B" w:rsidP="00D460BB">
      <w:pPr>
        <w:shd w:val="clear" w:color="auto" w:fill="FFFFFF"/>
        <w:spacing w:line="240" w:lineRule="auto"/>
        <w:ind w:left="360"/>
        <w:jc w:val="both"/>
        <w:rPr>
          <w:rFonts w:ascii="Segoe UI" w:hAnsi="Segoe UI" w:cs="Segoe UI"/>
          <w:color w:val="333333"/>
        </w:rPr>
      </w:pPr>
      <w:hyperlink r:id="rId154" w:history="1">
        <w:r w:rsidR="00AF1634" w:rsidRPr="00D460BB">
          <w:rPr>
            <w:rStyle w:val="Hyperlink"/>
            <w:rFonts w:ascii="Tahoma" w:hAnsi="Tahoma" w:cs="Tahoma"/>
            <w:color w:val="FF0000"/>
            <w:sz w:val="26"/>
            <w:szCs w:val="26"/>
          </w:rPr>
          <w:t>download this example</w:t>
        </w:r>
      </w:hyperlink>
      <w:r w:rsidR="00AF1634" w:rsidRPr="00D460BB">
        <w:rPr>
          <w:rFonts w:ascii="Segoe UI" w:hAnsi="Segoe UI" w:cs="Segoe UI"/>
          <w:color w:val="333333"/>
        </w:rPr>
        <w:br/>
      </w:r>
      <w:hyperlink r:id="rId155" w:history="1">
        <w:r w:rsidR="00AF1634" w:rsidRPr="00D460BB">
          <w:rPr>
            <w:rStyle w:val="Hyperlink"/>
            <w:rFonts w:ascii="Tahoma" w:hAnsi="Tahoma" w:cs="Tahoma"/>
            <w:color w:val="FF0000"/>
            <w:sz w:val="26"/>
            <w:szCs w:val="26"/>
          </w:rPr>
          <w:t>download this example (developed in Myeclipse IDE)</w:t>
        </w:r>
      </w:hyperlink>
      <w:r w:rsidR="00AF1634" w:rsidRPr="00D460BB">
        <w:rPr>
          <w:rFonts w:ascii="Segoe UI" w:hAnsi="Segoe UI" w:cs="Segoe UI"/>
          <w:color w:val="333333"/>
        </w:rPr>
        <w:br/>
      </w:r>
      <w:hyperlink r:id="rId156" w:history="1">
        <w:r w:rsidR="00AF1634" w:rsidRPr="00D460BB">
          <w:rPr>
            <w:rStyle w:val="Hyperlink"/>
            <w:rFonts w:ascii="Tahoma" w:hAnsi="Tahoma" w:cs="Tahoma"/>
            <w:color w:val="FF0000"/>
            <w:sz w:val="26"/>
            <w:szCs w:val="26"/>
          </w:rPr>
          <w:t>download this example (developed in eclipse IDE)</w:t>
        </w:r>
      </w:hyperlink>
      <w:r w:rsidR="00AF1634" w:rsidRPr="00D460BB">
        <w:rPr>
          <w:rFonts w:ascii="Segoe UI" w:hAnsi="Segoe UI" w:cs="Segoe UI"/>
          <w:color w:val="333333"/>
        </w:rPr>
        <w:br/>
      </w:r>
      <w:hyperlink r:id="rId157" w:history="1">
        <w:r w:rsidR="00AF1634" w:rsidRPr="00D460BB">
          <w:rPr>
            <w:rStyle w:val="Hyperlink"/>
            <w:rFonts w:ascii="Tahoma" w:hAnsi="Tahoma" w:cs="Tahoma"/>
            <w:color w:val="FF0000"/>
            <w:sz w:val="26"/>
            <w:szCs w:val="26"/>
          </w:rPr>
          <w:t>download this example (developed in netbeans IDE)</w:t>
        </w:r>
      </w:hyperlink>
    </w:p>
    <w:p w14:paraId="5A7B52D5" w14:textId="19429469" w:rsidR="00AF1634" w:rsidRPr="00D460BB" w:rsidRDefault="00AF1634" w:rsidP="00D460BB">
      <w:pPr>
        <w:ind w:left="360"/>
        <w:rPr>
          <w:rFonts w:ascii="Segoe UI" w:hAnsi="Segoe UI" w:cs="Segoe UI"/>
          <w:color w:val="333333"/>
          <w:shd w:val="clear" w:color="auto" w:fill="FFFFFF"/>
        </w:rPr>
      </w:pPr>
      <w:r>
        <w:rPr>
          <w:noProof/>
        </w:rPr>
        <w:lastRenderedPageBreak/>
        <w:drawing>
          <wp:inline distT="0" distB="0" distL="0" distR="0" wp14:anchorId="59238F87" wp14:editId="1EF788AA">
            <wp:extent cx="4679315" cy="2550795"/>
            <wp:effectExtent l="0" t="0" r="6985" b="1905"/>
            <wp:docPr id="856228162" name="Picture 35" descr="Program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rogram of RequestDispatcher interfac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679315" cy="2550795"/>
                    </a:xfrm>
                    <a:prstGeom prst="rect">
                      <a:avLst/>
                    </a:prstGeom>
                    <a:noFill/>
                    <a:ln>
                      <a:noFill/>
                    </a:ln>
                  </pic:spPr>
                </pic:pic>
              </a:graphicData>
            </a:graphic>
          </wp:inline>
        </w:drawing>
      </w:r>
      <w:r w:rsidRPr="00D460BB">
        <w:rPr>
          <w:rFonts w:ascii="Segoe UI" w:hAnsi="Segoe UI" w:cs="Segoe UI"/>
          <w:color w:val="333333"/>
          <w:shd w:val="clear" w:color="auto" w:fill="FFFFFF"/>
        </w:rPr>
        <w:t> </w:t>
      </w:r>
      <w:r>
        <w:rPr>
          <w:noProof/>
        </w:rPr>
        <w:drawing>
          <wp:inline distT="0" distB="0" distL="0" distR="0" wp14:anchorId="444617B1" wp14:editId="15808BAD">
            <wp:extent cx="5647690" cy="2482215"/>
            <wp:effectExtent l="0" t="0" r="0" b="0"/>
            <wp:docPr id="580563853" name="Picture 34" descr="Example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Example of RequestDispatcher interfac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47690" cy="2482215"/>
                    </a:xfrm>
                    <a:prstGeom prst="rect">
                      <a:avLst/>
                    </a:prstGeom>
                    <a:noFill/>
                    <a:ln>
                      <a:noFill/>
                    </a:ln>
                  </pic:spPr>
                </pic:pic>
              </a:graphicData>
            </a:graphic>
          </wp:inline>
        </w:drawing>
      </w:r>
      <w:r w:rsidRPr="00D460BB">
        <w:rPr>
          <w:rFonts w:ascii="Segoe UI" w:hAnsi="Segoe UI" w:cs="Segoe UI"/>
          <w:color w:val="333333"/>
          <w:shd w:val="clear" w:color="auto" w:fill="FFFFFF"/>
        </w:rPr>
        <w:t> </w:t>
      </w:r>
      <w:r>
        <w:rPr>
          <w:noProof/>
        </w:rPr>
        <w:drawing>
          <wp:inline distT="0" distB="0" distL="0" distR="0" wp14:anchorId="5007BF7C" wp14:editId="59EC0E1D">
            <wp:extent cx="5432425" cy="2482215"/>
            <wp:effectExtent l="0" t="0" r="0" b="0"/>
            <wp:docPr id="1126723463" name="Picture 33" descr="Program of RequestDis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rogram of RequestDispatche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32425" cy="2482215"/>
                    </a:xfrm>
                    <a:prstGeom prst="rect">
                      <a:avLst/>
                    </a:prstGeom>
                    <a:noFill/>
                    <a:ln>
                      <a:noFill/>
                    </a:ln>
                  </pic:spPr>
                </pic:pic>
              </a:graphicData>
            </a:graphic>
          </wp:inline>
        </w:drawing>
      </w:r>
      <w:r w:rsidRPr="00D460BB">
        <w:rPr>
          <w:rFonts w:ascii="Segoe UI" w:hAnsi="Segoe UI" w:cs="Segoe UI"/>
          <w:color w:val="333333"/>
          <w:shd w:val="clear" w:color="auto" w:fill="FFFFFF"/>
        </w:rPr>
        <w:lastRenderedPageBreak/>
        <w:t> </w:t>
      </w:r>
      <w:r>
        <w:rPr>
          <w:noProof/>
        </w:rPr>
        <w:drawing>
          <wp:inline distT="0" distB="0" distL="0" distR="0" wp14:anchorId="5449DE40" wp14:editId="4E16459B">
            <wp:extent cx="5731510" cy="2262505"/>
            <wp:effectExtent l="0" t="0" r="2540" b="4445"/>
            <wp:docPr id="344325747" name="Picture 32" descr="Example of RequestDis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Example of RequestDispatche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2262505"/>
                    </a:xfrm>
                    <a:prstGeom prst="rect">
                      <a:avLst/>
                    </a:prstGeom>
                    <a:noFill/>
                    <a:ln>
                      <a:noFill/>
                    </a:ln>
                  </pic:spPr>
                </pic:pic>
              </a:graphicData>
            </a:graphic>
          </wp:inline>
        </w:drawing>
      </w:r>
    </w:p>
    <w:p w14:paraId="48A54C9B" w14:textId="77777777" w:rsidR="00AF1634" w:rsidRDefault="00AF1634" w:rsidP="00D460BB">
      <w:pPr>
        <w:rPr>
          <w:rFonts w:ascii="Segoe UI" w:hAnsi="Segoe UI" w:cs="Segoe UI"/>
          <w:color w:val="333333"/>
          <w:shd w:val="clear" w:color="auto" w:fill="FFFFFF"/>
        </w:rPr>
      </w:pPr>
    </w:p>
    <w:p w14:paraId="19918D67" w14:textId="77777777" w:rsidR="00AF1634" w:rsidRDefault="00AF1634" w:rsidP="00D460BB">
      <w:pPr>
        <w:rPr>
          <w:rFonts w:ascii="Segoe UI" w:hAnsi="Segoe UI" w:cs="Segoe UI"/>
          <w:color w:val="333333"/>
          <w:shd w:val="clear" w:color="auto" w:fill="FFFFFF"/>
        </w:rPr>
      </w:pPr>
    </w:p>
    <w:p w14:paraId="5C7B15DF" w14:textId="77777777" w:rsidR="00AF1634" w:rsidRDefault="00AF1634" w:rsidP="00D460BB">
      <w:pPr>
        <w:rPr>
          <w:rFonts w:ascii="Segoe UI" w:hAnsi="Segoe UI" w:cs="Segoe UI"/>
          <w:color w:val="333333"/>
          <w:shd w:val="clear" w:color="auto" w:fill="FFFFFF"/>
        </w:rPr>
      </w:pPr>
    </w:p>
    <w:p w14:paraId="2166F33D" w14:textId="2AE3B186" w:rsidR="00AF1634" w:rsidRPr="00AF1634" w:rsidRDefault="00AF1634" w:rsidP="00D460BB">
      <w:pPr>
        <w:pStyle w:val="Heading1"/>
        <w:ind w:left="360"/>
        <w:rPr>
          <w:rFonts w:eastAsia="Times New Roman"/>
          <w:u w:val="single"/>
          <w:lang w:eastAsia="en-IN"/>
        </w:rPr>
      </w:pPr>
      <w:r w:rsidRPr="00AF1634">
        <w:rPr>
          <w:rFonts w:eastAsia="Times New Roman"/>
          <w:u w:val="single"/>
          <w:lang w:eastAsia="en-IN"/>
        </w:rPr>
        <w:t>SendRedirect Method</w:t>
      </w:r>
    </w:p>
    <w:p w14:paraId="011018A9" w14:textId="77777777" w:rsidR="00AF1634" w:rsidRDefault="00AF1634" w:rsidP="00D460BB"/>
    <w:p w14:paraId="54362F86" w14:textId="77777777" w:rsidR="00AF1634" w:rsidRDefault="00AF1634" w:rsidP="00D460BB"/>
    <w:p w14:paraId="7001670A" w14:textId="77777777" w:rsidR="00AF1634" w:rsidRDefault="00AF1634"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SendRedirect in servlet</w:t>
      </w:r>
    </w:p>
    <w:p w14:paraId="00DAEA8A"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162" w:history="1">
        <w:r w:rsidR="00AF1634">
          <w:rPr>
            <w:rStyle w:val="Hyperlink"/>
            <w:color w:val="008000"/>
            <w:sz w:val="23"/>
            <w:szCs w:val="23"/>
          </w:rPr>
          <w:t>sendRedirect method</w:t>
        </w:r>
      </w:hyperlink>
    </w:p>
    <w:p w14:paraId="69646601"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63" w:anchor="redirectsyn" w:history="1">
        <w:r w:rsidR="00AF1634">
          <w:rPr>
            <w:rStyle w:val="Hyperlink"/>
            <w:color w:val="008000"/>
            <w:sz w:val="23"/>
            <w:szCs w:val="23"/>
          </w:rPr>
          <w:t>Syntax of sendRedirect() method</w:t>
        </w:r>
      </w:hyperlink>
    </w:p>
    <w:p w14:paraId="4BAA2535"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64" w:anchor="redirectex" w:history="1">
        <w:r w:rsidR="00AF1634">
          <w:rPr>
            <w:rStyle w:val="Hyperlink"/>
            <w:color w:val="008000"/>
            <w:sz w:val="23"/>
            <w:szCs w:val="23"/>
          </w:rPr>
          <w:t>Example of RequestDispatcher interface</w:t>
        </w:r>
      </w:hyperlink>
    </w:p>
    <w:p w14:paraId="59623652"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sendRedirect()</w:t>
      </w:r>
      <w:r>
        <w:rPr>
          <w:rFonts w:ascii="Segoe UI" w:hAnsi="Segoe UI" w:cs="Segoe UI"/>
          <w:color w:val="333333"/>
        </w:rPr>
        <w:t> method of </w:t>
      </w:r>
      <w:r>
        <w:rPr>
          <w:rFonts w:ascii="Segoe UI" w:hAnsi="Segoe UI" w:cs="Segoe UI"/>
          <w:b/>
          <w:bCs/>
          <w:color w:val="333333"/>
        </w:rPr>
        <w:t>HttpServletResponse</w:t>
      </w:r>
      <w:r>
        <w:rPr>
          <w:rFonts w:ascii="Segoe UI" w:hAnsi="Segoe UI" w:cs="Segoe UI"/>
          <w:color w:val="333333"/>
        </w:rPr>
        <w:t> interface can be used to redirect response to another resource, it may be servlet, jsp or html file.</w:t>
      </w:r>
    </w:p>
    <w:p w14:paraId="27CAE05A"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It accepts relative as well as absolute URL.</w:t>
      </w:r>
    </w:p>
    <w:p w14:paraId="2D0D9A23"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It works at client side because it uses the url bar of the browser to make another request. So, it can work inside and outside the server.</w:t>
      </w:r>
    </w:p>
    <w:p w14:paraId="7DDF0874" w14:textId="77777777" w:rsidR="00AF1634" w:rsidRPr="00D460BB" w:rsidRDefault="00FE746B" w:rsidP="00D460BB">
      <w:pPr>
        <w:ind w:left="360"/>
        <w:rPr>
          <w:rFonts w:ascii="Times New Roman" w:hAnsi="Times New Roman" w:cs="Times New Roman"/>
        </w:rPr>
      </w:pPr>
      <w:r>
        <w:pict w14:anchorId="122C1F29">
          <v:rect id="_x0000_i1076" style="width:0;height:.75pt" o:hrstd="t" o:hrnoshade="t" o:hr="t" fillcolor="#d4d4d4" stroked="f"/>
        </w:pict>
      </w:r>
    </w:p>
    <w:p w14:paraId="70543EE0" w14:textId="77777777" w:rsidR="00AF1634" w:rsidRDefault="00AF1634"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lastRenderedPageBreak/>
        <w:t>Difference between forward() and sendRedirect() method</w:t>
      </w:r>
    </w:p>
    <w:p w14:paraId="6AFD1793"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differences between the forward() method of RequestDispatcher and sendRedirect() method of HttpServletResponse interface. They are given below:</w:t>
      </w:r>
    </w:p>
    <w:tbl>
      <w:tblPr>
        <w:tblW w:w="11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4"/>
        <w:gridCol w:w="4296"/>
      </w:tblGrid>
      <w:tr w:rsidR="00AF1634" w14:paraId="74CF9B40" w14:textId="77777777" w:rsidTr="00AF1634">
        <w:tc>
          <w:tcPr>
            <w:tcW w:w="0" w:type="auto"/>
            <w:shd w:val="clear" w:color="auto" w:fill="C7CCBE"/>
            <w:tcMar>
              <w:top w:w="180" w:type="dxa"/>
              <w:left w:w="180" w:type="dxa"/>
              <w:bottom w:w="180" w:type="dxa"/>
              <w:right w:w="180" w:type="dxa"/>
            </w:tcMar>
            <w:hideMark/>
          </w:tcPr>
          <w:p w14:paraId="0A7E5A84" w14:textId="77777777" w:rsidR="00AF1634" w:rsidRPr="00D460BB" w:rsidRDefault="00AF1634" w:rsidP="00D460BB">
            <w:pPr>
              <w:ind w:left="360"/>
              <w:rPr>
                <w:rFonts w:ascii="Times New Roman" w:hAnsi="Times New Roman" w:cs="Times New Roman"/>
                <w:b/>
                <w:bCs/>
                <w:color w:val="000000"/>
                <w:sz w:val="26"/>
                <w:szCs w:val="26"/>
              </w:rPr>
            </w:pPr>
            <w:r w:rsidRPr="00D460BB">
              <w:rPr>
                <w:b/>
                <w:bCs/>
                <w:color w:val="000000"/>
                <w:sz w:val="26"/>
                <w:szCs w:val="26"/>
              </w:rPr>
              <w:t>forward() method</w:t>
            </w:r>
          </w:p>
        </w:tc>
        <w:tc>
          <w:tcPr>
            <w:tcW w:w="0" w:type="auto"/>
            <w:shd w:val="clear" w:color="auto" w:fill="C7CCBE"/>
            <w:tcMar>
              <w:top w:w="180" w:type="dxa"/>
              <w:left w:w="180" w:type="dxa"/>
              <w:bottom w:w="180" w:type="dxa"/>
              <w:right w:w="180" w:type="dxa"/>
            </w:tcMar>
            <w:hideMark/>
          </w:tcPr>
          <w:p w14:paraId="2C633406" w14:textId="77777777" w:rsidR="00AF1634" w:rsidRPr="00D460BB" w:rsidRDefault="00AF1634" w:rsidP="00D460BB">
            <w:pPr>
              <w:ind w:left="360"/>
              <w:rPr>
                <w:b/>
                <w:bCs/>
                <w:color w:val="000000"/>
                <w:sz w:val="26"/>
                <w:szCs w:val="26"/>
              </w:rPr>
            </w:pPr>
            <w:r w:rsidRPr="00D460BB">
              <w:rPr>
                <w:b/>
                <w:bCs/>
                <w:color w:val="000000"/>
                <w:sz w:val="26"/>
                <w:szCs w:val="26"/>
              </w:rPr>
              <w:t>sendRedirect() method</w:t>
            </w:r>
          </w:p>
        </w:tc>
      </w:tr>
      <w:tr w:rsidR="00AF1634" w14:paraId="40A08FD8" w14:textId="77777777" w:rsidTr="00AF163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83D49E" w14:textId="77777777" w:rsidR="00AF1634" w:rsidRPr="00D460BB" w:rsidRDefault="00AF1634" w:rsidP="00D460BB">
            <w:pPr>
              <w:ind w:left="360"/>
              <w:jc w:val="both"/>
              <w:rPr>
                <w:rFonts w:ascii="Segoe UI" w:hAnsi="Segoe UI" w:cs="Segoe UI"/>
                <w:color w:val="333333"/>
                <w:sz w:val="24"/>
                <w:szCs w:val="24"/>
              </w:rPr>
            </w:pPr>
            <w:r w:rsidRPr="00D460BB">
              <w:rPr>
                <w:rFonts w:ascii="Segoe UI" w:hAnsi="Segoe UI" w:cs="Segoe UI"/>
                <w:color w:val="333333"/>
              </w:rPr>
              <w:t>The forward() method works at server side.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80A0AA"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The sendRedirect() method works at client side.</w:t>
            </w:r>
          </w:p>
        </w:tc>
      </w:tr>
      <w:tr w:rsidR="00AF1634" w14:paraId="421C2208" w14:textId="77777777" w:rsidTr="00AF163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BB357F"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It sends the same request and response objects to another servlet.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0035C9"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It always sends a new request.</w:t>
            </w:r>
          </w:p>
        </w:tc>
      </w:tr>
      <w:tr w:rsidR="00AF1634" w14:paraId="15769C6C" w14:textId="77777777" w:rsidTr="00AF163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5267B8"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It can work within the server 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61DD61"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It can be used within and outside the server.</w:t>
            </w:r>
          </w:p>
        </w:tc>
      </w:tr>
      <w:tr w:rsidR="00AF1634" w14:paraId="0B1CBD9E" w14:textId="77777777" w:rsidTr="00AF163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5B87F8"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Example: request.getRequestDispacher("servlet2").forward(request,response);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7BF96F" w14:textId="77777777" w:rsidR="00AF1634" w:rsidRPr="00D460BB" w:rsidRDefault="00AF1634" w:rsidP="00D460BB">
            <w:pPr>
              <w:ind w:left="360"/>
              <w:jc w:val="both"/>
              <w:rPr>
                <w:rFonts w:ascii="Segoe UI" w:hAnsi="Segoe UI" w:cs="Segoe UI"/>
                <w:color w:val="333333"/>
              </w:rPr>
            </w:pPr>
            <w:r w:rsidRPr="00D460BB">
              <w:rPr>
                <w:rFonts w:ascii="Segoe UI" w:hAnsi="Segoe UI" w:cs="Segoe UI"/>
                <w:color w:val="333333"/>
              </w:rPr>
              <w:t>Example: response.sendRedirect("servlet2");</w:t>
            </w:r>
          </w:p>
        </w:tc>
      </w:tr>
    </w:tbl>
    <w:p w14:paraId="68A319E6" w14:textId="77777777" w:rsidR="00AF1634" w:rsidRPr="00D460BB" w:rsidRDefault="00FE746B" w:rsidP="00D460BB">
      <w:pPr>
        <w:ind w:left="360"/>
        <w:rPr>
          <w:rFonts w:ascii="Times New Roman" w:hAnsi="Times New Roman" w:cs="Times New Roman"/>
        </w:rPr>
      </w:pPr>
      <w:r>
        <w:pict w14:anchorId="41B415AD">
          <v:rect id="_x0000_i1077" style="width:0;height:.75pt" o:hrstd="t" o:hrnoshade="t" o:hr="t" fillcolor="#d4d4d4" stroked="f"/>
        </w:pict>
      </w:r>
    </w:p>
    <w:p w14:paraId="54257063"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Syntax of sendRedirect() method</w:t>
      </w:r>
    </w:p>
    <w:p w14:paraId="3B55652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sendRedirect(String URL)</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IOException;  </w:t>
      </w:r>
    </w:p>
    <w:p w14:paraId="56154A53"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Example of sendRedirect() method</w:t>
      </w:r>
    </w:p>
    <w:p w14:paraId="09D139D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response.sendRedirect(</w:t>
      </w:r>
      <w:r>
        <w:rPr>
          <w:rStyle w:val="string"/>
          <w:rFonts w:ascii="Segoe UI" w:hAnsi="Segoe UI" w:cs="Segoe UI"/>
          <w:color w:val="0000FF"/>
          <w:bdr w:val="none" w:sz="0" w:space="0" w:color="auto" w:frame="1"/>
        </w:rPr>
        <w:t>"http://www.javatpoint.com"</w:t>
      </w:r>
      <w:r>
        <w:rPr>
          <w:rFonts w:ascii="Segoe UI" w:hAnsi="Segoe UI" w:cs="Segoe UI"/>
          <w:color w:val="000000"/>
          <w:bdr w:val="none" w:sz="0" w:space="0" w:color="auto" w:frame="1"/>
        </w:rPr>
        <w:t>);  </w:t>
      </w:r>
    </w:p>
    <w:p w14:paraId="3AA54905" w14:textId="77777777" w:rsidR="00AF1634" w:rsidRPr="00D460BB" w:rsidRDefault="00FE746B" w:rsidP="00D460BB">
      <w:pPr>
        <w:ind w:left="360"/>
        <w:rPr>
          <w:rFonts w:ascii="Times New Roman" w:hAnsi="Times New Roman" w:cs="Times New Roman"/>
        </w:rPr>
      </w:pPr>
      <w:r>
        <w:pict w14:anchorId="34B06703">
          <v:rect id="_x0000_i1078" style="width:0;height:.75pt" o:hrstd="t" o:hrnoshade="t" o:hr="t" fillcolor="#d4d4d4" stroked="f"/>
        </w:pict>
      </w:r>
    </w:p>
    <w:p w14:paraId="71EF2313" w14:textId="77777777" w:rsidR="00AF1634" w:rsidRDefault="00AF1634"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Full example of sendRedirect method in servlet</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AF1634" w14:paraId="65C80E67" w14:textId="77777777" w:rsidTr="00AF1634">
        <w:trPr>
          <w:tblCellSpacing w:w="15" w:type="dxa"/>
        </w:trPr>
        <w:tc>
          <w:tcPr>
            <w:tcW w:w="0" w:type="auto"/>
            <w:shd w:val="clear" w:color="auto" w:fill="FFFFFF"/>
            <w:vAlign w:val="center"/>
            <w:hideMark/>
          </w:tcPr>
          <w:p w14:paraId="7E217D12" w14:textId="77777777" w:rsidR="00AF1634" w:rsidRPr="00D460BB" w:rsidRDefault="00AF1634" w:rsidP="00D460BB">
            <w:pPr>
              <w:ind w:left="360"/>
              <w:jc w:val="both"/>
              <w:rPr>
                <w:rFonts w:ascii="Segoe UI" w:hAnsi="Segoe UI" w:cs="Segoe UI"/>
                <w:color w:val="333333"/>
                <w:sz w:val="24"/>
                <w:szCs w:val="24"/>
              </w:rPr>
            </w:pPr>
            <w:r w:rsidRPr="00D460BB">
              <w:rPr>
                <w:rFonts w:ascii="Segoe UI" w:hAnsi="Segoe UI" w:cs="Segoe UI"/>
                <w:color w:val="333333"/>
              </w:rPr>
              <w:t>In this example, we are redirecting the request to the google server. Notice that sendRedirect method works at client side, that is why we can our request to anywhere. We can send our request within and outside the server.</w:t>
            </w:r>
          </w:p>
        </w:tc>
      </w:tr>
    </w:tbl>
    <w:p w14:paraId="46DD70CA" w14:textId="77777777" w:rsidR="00AF1634" w:rsidRPr="00D460BB" w:rsidRDefault="00AF1634" w:rsidP="00D460BB">
      <w:pPr>
        <w:shd w:val="clear" w:color="auto" w:fill="FFFFFF"/>
        <w:ind w:left="360"/>
        <w:jc w:val="both"/>
        <w:rPr>
          <w:rFonts w:ascii="Segoe UI" w:hAnsi="Segoe UI" w:cs="Segoe UI"/>
          <w:i/>
          <w:iCs/>
          <w:color w:val="333333"/>
          <w:sz w:val="21"/>
          <w:szCs w:val="21"/>
        </w:rPr>
      </w:pPr>
      <w:r w:rsidRPr="00D460BB">
        <w:rPr>
          <w:rFonts w:ascii="Segoe UI" w:hAnsi="Segoe UI" w:cs="Segoe UI"/>
          <w:i/>
          <w:iCs/>
          <w:color w:val="333333"/>
          <w:sz w:val="21"/>
          <w:szCs w:val="21"/>
        </w:rPr>
        <w:t>DemoServlet.java</w:t>
      </w:r>
    </w:p>
    <w:p w14:paraId="383CDA6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1192DC1D"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4A12F75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54A77DE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896C53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w:t>
      </w:r>
    </w:p>
    <w:p w14:paraId="0B1899D6"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req,HttpServletResponse res)  </w:t>
      </w:r>
    </w:p>
    <w:p w14:paraId="49D26BD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ServletException,IOException  </w:t>
      </w:r>
    </w:p>
    <w:p w14:paraId="287F69A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3B03EF2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20FA5E59"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PrintWriter pw=res.getWriter();  </w:t>
      </w:r>
    </w:p>
    <w:p w14:paraId="4002322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F4A05D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response.sendRedirect(</w:t>
      </w:r>
      <w:r>
        <w:rPr>
          <w:rStyle w:val="string"/>
          <w:rFonts w:ascii="Segoe UI" w:hAnsi="Segoe UI" w:cs="Segoe UI"/>
          <w:color w:val="0000FF"/>
          <w:bdr w:val="none" w:sz="0" w:space="0" w:color="auto" w:frame="1"/>
        </w:rPr>
        <w:t>"http://www.google.com"</w:t>
      </w:r>
      <w:r>
        <w:rPr>
          <w:rFonts w:ascii="Segoe UI" w:hAnsi="Segoe UI" w:cs="Segoe UI"/>
          <w:color w:val="000000"/>
          <w:bdr w:val="none" w:sz="0" w:space="0" w:color="auto" w:frame="1"/>
        </w:rPr>
        <w:t>);  </w:t>
      </w:r>
    </w:p>
    <w:p w14:paraId="45CFBC0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D6C98E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pw.close();  </w:t>
      </w:r>
    </w:p>
    <w:p w14:paraId="5A33B42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C9255BF" w14:textId="77777777" w:rsidR="00AF1634" w:rsidRPr="00D460BB" w:rsidRDefault="00FE746B" w:rsidP="00D460BB">
      <w:pPr>
        <w:ind w:left="360"/>
        <w:rPr>
          <w:rFonts w:ascii="Times New Roman" w:hAnsi="Times New Roman" w:cs="Times New Roman"/>
        </w:rPr>
      </w:pPr>
      <w:r>
        <w:pict w14:anchorId="6E6CBDC5">
          <v:rect id="_x0000_i1079" style="width:0;height:.75pt" o:hrstd="t" o:hrnoshade="t" o:hr="t" fillcolor="#d4d4d4" stroked="f"/>
        </w:pict>
      </w:r>
    </w:p>
    <w:p w14:paraId="64F0283F" w14:textId="77777777" w:rsidR="00AF1634" w:rsidRDefault="00AF1634"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Creating custom google search using sendRedirect</w:t>
      </w:r>
    </w:p>
    <w:p w14:paraId="6C44EB00"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using sendRedirect method to send request to google server with the request data.</w:t>
      </w:r>
    </w:p>
    <w:p w14:paraId="2AF85158" w14:textId="77777777" w:rsidR="00AF1634" w:rsidRPr="00D460BB" w:rsidRDefault="00AF1634" w:rsidP="00D460BB">
      <w:pPr>
        <w:shd w:val="clear" w:color="auto" w:fill="FFFFFF"/>
        <w:ind w:left="360"/>
        <w:jc w:val="both"/>
        <w:rPr>
          <w:rFonts w:ascii="Segoe UI" w:hAnsi="Segoe UI" w:cs="Segoe UI"/>
          <w:i/>
          <w:iCs/>
          <w:color w:val="333333"/>
          <w:sz w:val="21"/>
          <w:szCs w:val="21"/>
        </w:rPr>
      </w:pPr>
      <w:r w:rsidRPr="00D460BB">
        <w:rPr>
          <w:rFonts w:ascii="Segoe UI" w:hAnsi="Segoe UI" w:cs="Segoe UI"/>
          <w:i/>
          <w:iCs/>
          <w:color w:val="333333"/>
          <w:sz w:val="21"/>
          <w:szCs w:val="21"/>
        </w:rPr>
        <w:t>index.html</w:t>
      </w:r>
    </w:p>
    <w:p w14:paraId="135557A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0FEAAC" w14:textId="77777777" w:rsidR="00AF1634" w:rsidRDefault="00AF1634"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AA95E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44F14B" w14:textId="77777777" w:rsidR="00AF1634" w:rsidRDefault="00AF1634"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charset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"ISO-8859-1"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E99D3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sendRedirect 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403D90" w14:textId="77777777" w:rsidR="00AF1634" w:rsidRDefault="00AF1634"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869235"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A3CD6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B0AB8B5"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55CF9FA" w14:textId="77777777" w:rsidR="00AF1634" w:rsidRDefault="00AF1634"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"MySearcher"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EEE05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eastAsiaTheme="majorEastAsia"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eastAsiaTheme="majorEastAsia" w:hAnsi="Segoe UI" w:cs="Segoe UI"/>
          <w:color w:val="0000FF"/>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210806" w14:textId="77777777" w:rsidR="00AF1634" w:rsidRDefault="00AF1634"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"Google Search"</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3DC4A5"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ADA828"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8190BE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EA9A20" w14:textId="77777777" w:rsidR="00AF1634" w:rsidRDefault="00AF1634"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27851A" w14:textId="77777777" w:rsidR="00AF1634" w:rsidRPr="00D460BB" w:rsidRDefault="00AF1634" w:rsidP="00D460BB">
      <w:pPr>
        <w:shd w:val="clear" w:color="auto" w:fill="FFFFFF"/>
        <w:spacing w:line="240" w:lineRule="auto"/>
        <w:ind w:left="360"/>
        <w:jc w:val="both"/>
        <w:rPr>
          <w:rFonts w:ascii="Segoe UI" w:hAnsi="Segoe UI" w:cs="Segoe UI"/>
          <w:i/>
          <w:iCs/>
          <w:color w:val="333333"/>
          <w:sz w:val="21"/>
          <w:szCs w:val="21"/>
        </w:rPr>
      </w:pPr>
      <w:r w:rsidRPr="00D460BB">
        <w:rPr>
          <w:rFonts w:ascii="Segoe UI" w:hAnsi="Segoe UI" w:cs="Segoe UI"/>
          <w:i/>
          <w:iCs/>
          <w:color w:val="333333"/>
          <w:sz w:val="21"/>
          <w:szCs w:val="21"/>
        </w:rPr>
        <w:t>MySearcher.java</w:t>
      </w:r>
    </w:p>
    <w:p w14:paraId="592A419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java.io.IOException;  </w:t>
      </w:r>
    </w:p>
    <w:p w14:paraId="4522FD2B"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javax.servlet.ServletException;  </w:t>
      </w:r>
    </w:p>
    <w:p w14:paraId="6A57471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  </w:t>
      </w:r>
    </w:p>
    <w:p w14:paraId="31502457"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javax.servlet.http.HttpServletRequest;  </w:t>
      </w:r>
    </w:p>
    <w:p w14:paraId="6A8EDA4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javax.servlet.http.HttpServletResponse;  </w:t>
      </w:r>
    </w:p>
    <w:p w14:paraId="0559746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53D317E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MySearcher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644941F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6973EE3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1F8716F1"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C87D64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name=request.getParameter(</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w:t>
      </w:r>
    </w:p>
    <w:p w14:paraId="2234E4A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response.sendRedirect(</w:t>
      </w:r>
      <w:r>
        <w:rPr>
          <w:rStyle w:val="string"/>
          <w:rFonts w:ascii="Segoe UI" w:hAnsi="Segoe UI" w:cs="Segoe UI"/>
          <w:color w:val="0000FF"/>
          <w:bdr w:val="none" w:sz="0" w:space="0" w:color="auto" w:frame="1"/>
        </w:rPr>
        <w:t>"https://www.google.co.in/#q="</w:t>
      </w:r>
      <w:r>
        <w:rPr>
          <w:rFonts w:ascii="Segoe UI" w:hAnsi="Segoe UI" w:cs="Segoe UI"/>
          <w:color w:val="000000"/>
          <w:bdr w:val="none" w:sz="0" w:space="0" w:color="auto" w:frame="1"/>
        </w:rPr>
        <w:t>+name);  </w:t>
      </w:r>
    </w:p>
    <w:p w14:paraId="623563C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35412268"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ED1BF35" w14:textId="77777777" w:rsidR="00AF1634" w:rsidRPr="00D460BB" w:rsidRDefault="00FE746B" w:rsidP="00D460BB">
      <w:pPr>
        <w:spacing w:line="240" w:lineRule="auto"/>
        <w:ind w:left="360"/>
        <w:rPr>
          <w:rFonts w:ascii="Times New Roman" w:hAnsi="Times New Roman" w:cs="Times New Roman"/>
        </w:rPr>
      </w:pPr>
      <w:r>
        <w:pict w14:anchorId="5CB92D0B">
          <v:rect id="_x0000_i1080" style="width:0;height:.75pt" o:hrstd="t" o:hrnoshade="t" o:hr="t" fillcolor="#d4d4d4" stroked="f"/>
        </w:pict>
      </w:r>
    </w:p>
    <w:p w14:paraId="6FA11C68" w14:textId="77777777" w:rsidR="00AF1634" w:rsidRPr="00D460BB" w:rsidRDefault="00FE746B" w:rsidP="00D460BB">
      <w:pPr>
        <w:shd w:val="clear" w:color="auto" w:fill="FFFFFF"/>
        <w:ind w:left="360"/>
        <w:jc w:val="both"/>
        <w:rPr>
          <w:rFonts w:ascii="Segoe UI" w:hAnsi="Segoe UI" w:cs="Segoe UI"/>
          <w:color w:val="333333"/>
        </w:rPr>
      </w:pPr>
      <w:hyperlink r:id="rId165" w:history="1">
        <w:r w:rsidR="00AF1634" w:rsidRPr="00D460BB">
          <w:rPr>
            <w:rStyle w:val="Hyperlink"/>
            <w:rFonts w:ascii="Tahoma" w:hAnsi="Tahoma" w:cs="Tahoma"/>
            <w:color w:val="FF0000"/>
            <w:sz w:val="26"/>
            <w:szCs w:val="26"/>
          </w:rPr>
          <w:t>download this example (developed in Eclipse)</w:t>
        </w:r>
      </w:hyperlink>
    </w:p>
    <w:p w14:paraId="12CBBEEA" w14:textId="77777777" w:rsidR="00AF1634" w:rsidRPr="00D460BB" w:rsidRDefault="00FE746B" w:rsidP="00D460BB">
      <w:pPr>
        <w:ind w:left="360"/>
        <w:rPr>
          <w:rFonts w:ascii="Times New Roman" w:hAnsi="Times New Roman" w:cs="Times New Roman"/>
        </w:rPr>
      </w:pPr>
      <w:r>
        <w:pict w14:anchorId="4701F036">
          <v:rect id="_x0000_i1081" style="width:0;height:.75pt" o:hrstd="t" o:hrnoshade="t" o:hr="t" fillcolor="#d4d4d4" stroked="f"/>
        </w:pict>
      </w:r>
    </w:p>
    <w:p w14:paraId="2D67D7AC" w14:textId="77777777" w:rsidR="00AF1634" w:rsidRDefault="00AF1634"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lastRenderedPageBreak/>
        <w:t>Output</w:t>
      </w:r>
    </w:p>
    <w:p w14:paraId="0B4FA9FB" w14:textId="35958340" w:rsidR="00AF1634" w:rsidRDefault="00AF1634" w:rsidP="00D460BB">
      <w:pPr>
        <w:ind w:left="360"/>
      </w:pPr>
      <w:r>
        <w:rPr>
          <w:noProof/>
        </w:rPr>
        <w:drawing>
          <wp:inline distT="0" distB="0" distL="0" distR="0" wp14:anchorId="30693311" wp14:editId="67013D32">
            <wp:extent cx="5731510" cy="3221990"/>
            <wp:effectExtent l="0" t="0" r="2540" b="0"/>
            <wp:docPr id="1083223952" name="Picture 40" descr="sendredirect in servlet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endredirect in servlet exampl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r w:rsidRPr="00D460BB">
        <w:rPr>
          <w:rFonts w:ascii="Segoe UI" w:hAnsi="Segoe UI" w:cs="Segoe UI"/>
          <w:color w:val="333333"/>
        </w:rPr>
        <w:br/>
      </w:r>
      <w:r>
        <w:rPr>
          <w:noProof/>
        </w:rPr>
        <w:drawing>
          <wp:inline distT="0" distB="0" distL="0" distR="0" wp14:anchorId="4ED8D8C9" wp14:editId="4A93F3B8">
            <wp:extent cx="5731510" cy="4424045"/>
            <wp:effectExtent l="0" t="0" r="2540" b="0"/>
            <wp:docPr id="1479158573" name="Picture 39" descr="sendredirect in servlet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endredirect in servlet exampl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4424045"/>
                    </a:xfrm>
                    <a:prstGeom prst="rect">
                      <a:avLst/>
                    </a:prstGeom>
                    <a:noFill/>
                    <a:ln>
                      <a:noFill/>
                    </a:ln>
                  </pic:spPr>
                </pic:pic>
              </a:graphicData>
            </a:graphic>
          </wp:inline>
        </w:drawing>
      </w:r>
    </w:p>
    <w:p w14:paraId="169D24F0" w14:textId="77777777" w:rsidR="00AF1634" w:rsidRDefault="00AF1634" w:rsidP="00D460BB"/>
    <w:p w14:paraId="563ECED8" w14:textId="77777777" w:rsidR="00AF1634" w:rsidRDefault="00AF1634" w:rsidP="00D460BB"/>
    <w:p w14:paraId="775008F9" w14:textId="77777777" w:rsidR="00AF1634" w:rsidRDefault="00AF1634" w:rsidP="00D460BB"/>
    <w:p w14:paraId="3C5DCDDC" w14:textId="77777777" w:rsidR="00AF1634" w:rsidRPr="00AF1634" w:rsidRDefault="00AF1634" w:rsidP="00D460BB">
      <w:pPr>
        <w:pStyle w:val="Heading1"/>
        <w:ind w:left="360"/>
        <w:rPr>
          <w:rFonts w:eastAsia="Times New Roman"/>
          <w:b/>
          <w:bCs/>
          <w:u w:val="single"/>
          <w:lang w:eastAsia="en-IN"/>
        </w:rPr>
      </w:pPr>
      <w:r w:rsidRPr="00AF1634">
        <w:rPr>
          <w:rFonts w:eastAsia="Times New Roman"/>
          <w:b/>
          <w:bCs/>
          <w:u w:val="single"/>
          <w:lang w:eastAsia="en-IN"/>
        </w:rPr>
        <w:t>ServletConfig</w:t>
      </w:r>
    </w:p>
    <w:p w14:paraId="2EE08A98" w14:textId="77777777" w:rsidR="00AF1634" w:rsidRDefault="00AF1634" w:rsidP="00D460BB"/>
    <w:p w14:paraId="038090B6" w14:textId="77777777" w:rsidR="00AF1634" w:rsidRDefault="00AF1634" w:rsidP="00D460BB"/>
    <w:p w14:paraId="345ADC6E" w14:textId="77777777" w:rsidR="00AF1634" w:rsidRDefault="00AF1634"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ServletConfig Interface</w:t>
      </w:r>
    </w:p>
    <w:p w14:paraId="1CC74805"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168" w:history="1">
        <w:r w:rsidR="00AF1634">
          <w:rPr>
            <w:rStyle w:val="Hyperlink"/>
            <w:color w:val="008000"/>
            <w:sz w:val="23"/>
            <w:szCs w:val="23"/>
          </w:rPr>
          <w:t>ServletConfig Interface</w:t>
        </w:r>
      </w:hyperlink>
    </w:p>
    <w:p w14:paraId="2422BC6A"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69" w:anchor="configmethod" w:history="1">
        <w:r w:rsidR="00AF1634">
          <w:rPr>
            <w:rStyle w:val="Hyperlink"/>
            <w:color w:val="008000"/>
            <w:sz w:val="23"/>
            <w:szCs w:val="23"/>
          </w:rPr>
          <w:t>Methods of ServletConfig interface</w:t>
        </w:r>
      </w:hyperlink>
    </w:p>
    <w:p w14:paraId="63A2E4C1"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70" w:anchor="configobject" w:history="1">
        <w:r w:rsidR="00AF1634">
          <w:rPr>
            <w:rStyle w:val="Hyperlink"/>
            <w:color w:val="008000"/>
            <w:sz w:val="23"/>
            <w:szCs w:val="23"/>
          </w:rPr>
          <w:t>How to get the object of ServletConfig</w:t>
        </w:r>
      </w:hyperlink>
    </w:p>
    <w:p w14:paraId="7B2EAD6E"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71" w:anchor="configsyntax" w:history="1">
        <w:r w:rsidR="00AF1634">
          <w:rPr>
            <w:rStyle w:val="Hyperlink"/>
            <w:color w:val="008000"/>
            <w:sz w:val="23"/>
            <w:szCs w:val="23"/>
          </w:rPr>
          <w:t>Syntax to provide the initialization parameter for a servlet</w:t>
        </w:r>
      </w:hyperlink>
    </w:p>
    <w:p w14:paraId="48C055B0"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72" w:anchor="configex1" w:history="1">
        <w:r w:rsidR="00AF1634">
          <w:rPr>
            <w:rStyle w:val="Hyperlink"/>
            <w:color w:val="008000"/>
            <w:sz w:val="23"/>
            <w:szCs w:val="23"/>
          </w:rPr>
          <w:t>Example of ServletConfig to get initialization parameter</w:t>
        </w:r>
      </w:hyperlink>
    </w:p>
    <w:p w14:paraId="15A41D2D"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73" w:anchor="configex2" w:history="1">
        <w:r w:rsidR="00AF1634">
          <w:rPr>
            <w:rStyle w:val="Hyperlink"/>
            <w:color w:val="008000"/>
            <w:sz w:val="23"/>
            <w:szCs w:val="23"/>
          </w:rPr>
          <w:t>Example of ServletConfig to get all the initialization parameter</w:t>
        </w:r>
      </w:hyperlink>
    </w:p>
    <w:p w14:paraId="540011D3"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An object of ServletConfig is created by the web container for each servlet. This object can be used to get configuration information from web.xml file.</w:t>
      </w:r>
    </w:p>
    <w:p w14:paraId="21B8BAA0"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If the configuration information is modified from the web.xml file, we don't need to change the servlet. So it is easier to manage the web application if any specific content is modified from time to time.</w:t>
      </w:r>
    </w:p>
    <w:p w14:paraId="46DC3FFA" w14:textId="77777777" w:rsidR="00AF1634" w:rsidRDefault="00AF1634"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Advantage of ServletConfig</w:t>
      </w:r>
    </w:p>
    <w:p w14:paraId="0A8F27F9"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 core advantage of ServletConfig is that you don't need to edit the servlet file if information is modified from the web.xml file.</w:t>
      </w:r>
    </w:p>
    <w:p w14:paraId="30FD403E"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Methods of ServletConfig interface</w:t>
      </w:r>
    </w:p>
    <w:p w14:paraId="7E965A9E"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public String getInitParameter(String name):</w:t>
      </w:r>
      <w:r>
        <w:rPr>
          <w:rFonts w:ascii="Segoe UI" w:hAnsi="Segoe UI" w:cs="Segoe UI"/>
          <w:color w:val="000000"/>
        </w:rPr>
        <w:t>Returns the parameter value for the specified parameter name.</w:t>
      </w:r>
    </w:p>
    <w:p w14:paraId="691F6644"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an enumeration of all the initialization parameter names.</w:t>
      </w:r>
    </w:p>
    <w:p w14:paraId="74A33D1B"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getServletName():</w:t>
      </w:r>
      <w:r>
        <w:rPr>
          <w:rFonts w:ascii="Segoe UI" w:hAnsi="Segoe UI" w:cs="Segoe UI"/>
          <w:color w:val="000000"/>
        </w:rPr>
        <w:t>Returns the name of the servlet.</w:t>
      </w:r>
    </w:p>
    <w:p w14:paraId="356C1F0F"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ServletContext getServletContext():</w:t>
      </w:r>
      <w:r>
        <w:rPr>
          <w:rFonts w:ascii="Segoe UI" w:hAnsi="Segoe UI" w:cs="Segoe UI"/>
          <w:color w:val="000000"/>
        </w:rPr>
        <w:t>Returns an object of ServletContext.</w:t>
      </w:r>
    </w:p>
    <w:p w14:paraId="0FF04BCF" w14:textId="77777777" w:rsidR="00AF1634" w:rsidRPr="00D460BB" w:rsidRDefault="00FE746B" w:rsidP="00D460BB">
      <w:pPr>
        <w:spacing w:after="0" w:line="240" w:lineRule="auto"/>
        <w:ind w:left="360"/>
        <w:rPr>
          <w:rFonts w:ascii="Times New Roman" w:hAnsi="Times New Roman" w:cs="Times New Roman"/>
        </w:rPr>
      </w:pPr>
      <w:r>
        <w:lastRenderedPageBreak/>
        <w:pict w14:anchorId="32C5AF54">
          <v:rect id="_x0000_i1082" style="width:0;height:.75pt" o:hrstd="t" o:hrnoshade="t" o:hr="t" fillcolor="#d4d4d4" stroked="f"/>
        </w:pict>
      </w:r>
    </w:p>
    <w:p w14:paraId="1098F102"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How to get the object of ServletConfig</w:t>
      </w:r>
    </w:p>
    <w:p w14:paraId="5662A507"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getServletConfig() method</w:t>
      </w:r>
      <w:r>
        <w:rPr>
          <w:rFonts w:ascii="Segoe UI" w:hAnsi="Segoe UI" w:cs="Segoe UI"/>
          <w:color w:val="000000"/>
        </w:rPr>
        <w:t> of Servlet interface returns the object of ServletConfig.</w:t>
      </w:r>
    </w:p>
    <w:p w14:paraId="2161EC70" w14:textId="77777777" w:rsidR="00AF1634" w:rsidRDefault="00AF1634"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Syntax of getServletConfig() method</w:t>
      </w:r>
    </w:p>
    <w:p w14:paraId="44B857E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ServletConfig getServletConfig();  </w:t>
      </w:r>
    </w:p>
    <w:p w14:paraId="6F123E18"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Example of getServletConfig() method</w:t>
      </w:r>
    </w:p>
    <w:p w14:paraId="29E5097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ServletConfig config=getServletConfig();  </w:t>
      </w:r>
    </w:p>
    <w:p w14:paraId="52A9FA78" w14:textId="77777777" w:rsidR="00AF1634" w:rsidRDefault="00AF1634"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//Now we can call the methods of ServletConfig interface</w:t>
      </w:r>
      <w:r>
        <w:rPr>
          <w:rFonts w:ascii="Segoe UI" w:hAnsi="Segoe UI" w:cs="Segoe UI"/>
          <w:color w:val="000000"/>
          <w:bdr w:val="none" w:sz="0" w:space="0" w:color="auto" w:frame="1"/>
        </w:rPr>
        <w:t>  </w:t>
      </w:r>
    </w:p>
    <w:p w14:paraId="5DFAA34F" w14:textId="77777777" w:rsidR="00AF1634" w:rsidRPr="00D460BB" w:rsidRDefault="00FE746B" w:rsidP="00D460BB">
      <w:pPr>
        <w:spacing w:line="240" w:lineRule="auto"/>
        <w:ind w:left="360"/>
        <w:rPr>
          <w:rFonts w:ascii="Times New Roman" w:hAnsi="Times New Roman" w:cs="Times New Roman"/>
        </w:rPr>
      </w:pPr>
      <w:r>
        <w:pict w14:anchorId="64E3E768">
          <v:rect id="_x0000_i1083" style="width:0;height:.75pt" o:hrstd="t" o:hrnoshade="t" o:hr="t" fillcolor="#d4d4d4" stroked="f"/>
        </w:pict>
      </w:r>
    </w:p>
    <w:p w14:paraId="7358061B"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Syntax to provide the initialization parameter for a servlet</w:t>
      </w:r>
    </w:p>
    <w:p w14:paraId="12EF360B"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 init-param sub-element of servlet is used to specify the initialization parameter for a servlet.</w:t>
      </w:r>
    </w:p>
    <w:p w14:paraId="7DF8FDC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542C23C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3C64EED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72BA9B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11B864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07FA809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&lt;param-name&gt;parametername&lt;/param-name&gt;  </w:t>
      </w:r>
    </w:p>
    <w:p w14:paraId="30233EC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&lt;param-value&gt;parametervalue&lt;/param-value&gt;  </w:t>
      </w:r>
    </w:p>
    <w:p w14:paraId="532C14AF"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5D2266D9"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BD0748B"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5713A69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27EA4A71" w14:textId="77777777" w:rsidR="00AF1634" w:rsidRPr="00D460BB" w:rsidRDefault="00FE746B" w:rsidP="00D460BB">
      <w:pPr>
        <w:ind w:left="360"/>
        <w:rPr>
          <w:rFonts w:ascii="Times New Roman" w:hAnsi="Times New Roman" w:cs="Times New Roman"/>
        </w:rPr>
      </w:pPr>
      <w:r>
        <w:pict w14:anchorId="16315BF9">
          <v:rect id="_x0000_i1084" style="width:0;height:.75pt" o:hrstd="t" o:hrnoshade="t" o:hr="t" fillcolor="#d4d4d4" stroked="f"/>
        </w:pict>
      </w:r>
    </w:p>
    <w:p w14:paraId="6236A040" w14:textId="77777777" w:rsidR="00AF1634" w:rsidRDefault="00AF1634"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ServletConfig to get initialization parameter</w:t>
      </w:r>
    </w:p>
    <w:p w14:paraId="64AE90DD"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getting the one initialization parameter from the web.xml file and printing this information in the servlet.</w:t>
      </w:r>
    </w:p>
    <w:p w14:paraId="17F8516B"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2C58354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4F001871"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51B67D5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javax.servlet.http.*;  </w:t>
      </w:r>
    </w:p>
    <w:p w14:paraId="60F4629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A76A30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54592686"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7B27BA7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3E2A6F7B"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D03975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0DD13C99"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2F0E6D5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786299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ServletConfig config=getServletConfig();  </w:t>
      </w:r>
    </w:p>
    <w:p w14:paraId="50F6E83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driver=config.getInitParameter(</w:t>
      </w:r>
      <w:r>
        <w:rPr>
          <w:rStyle w:val="string"/>
          <w:rFonts w:ascii="Segoe UI" w:hAnsi="Segoe UI" w:cs="Segoe UI"/>
          <w:color w:val="0000FF"/>
          <w:bdr w:val="none" w:sz="0" w:space="0" w:color="auto" w:frame="1"/>
        </w:rPr>
        <w:t>"driver"</w:t>
      </w:r>
      <w:r>
        <w:rPr>
          <w:rFonts w:ascii="Segoe UI" w:hAnsi="Segoe UI" w:cs="Segoe UI"/>
          <w:color w:val="000000"/>
          <w:bdr w:val="none" w:sz="0" w:space="0" w:color="auto" w:frame="1"/>
        </w:rPr>
        <w:t>);  </w:t>
      </w:r>
    </w:p>
    <w:p w14:paraId="2B3755B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"Driver is: "</w:t>
      </w:r>
      <w:r>
        <w:rPr>
          <w:rFonts w:ascii="Segoe UI" w:hAnsi="Segoe UI" w:cs="Segoe UI"/>
          <w:color w:val="000000"/>
          <w:bdr w:val="none" w:sz="0" w:space="0" w:color="auto" w:frame="1"/>
        </w:rPr>
        <w:t>+driver);  </w:t>
      </w:r>
    </w:p>
    <w:p w14:paraId="04DFBE6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698FB8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05F5DF55"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485745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ECC9A0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A3EAEE8"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web.xml</w:t>
      </w:r>
    </w:p>
    <w:p w14:paraId="71C8A70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39BC08C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DA9FA0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7CE9FE2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37C7810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7BAD83D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AA7C5F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21618BB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&lt;param-name&gt;driver&lt;/param-name&gt;  </w:t>
      </w:r>
    </w:p>
    <w:p w14:paraId="3638B05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37D0AA9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5B2CCE79"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0F9E89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6E5C297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0AFA0C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4CB8F24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6E344A4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6712DC5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599AC46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16D670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&lt;/web-app&gt;  </w:t>
      </w:r>
    </w:p>
    <w:p w14:paraId="7D15650E" w14:textId="77777777" w:rsidR="00AF1634" w:rsidRPr="00D460BB" w:rsidRDefault="00FE746B" w:rsidP="00D460BB">
      <w:pPr>
        <w:ind w:left="360"/>
        <w:rPr>
          <w:rFonts w:ascii="Times New Roman" w:hAnsi="Times New Roman" w:cs="Times New Roman"/>
        </w:rPr>
      </w:pPr>
      <w:r>
        <w:pict w14:anchorId="7EA2151A">
          <v:rect id="_x0000_i1085" style="width:0;height:.75pt" o:hrstd="t" o:hrnoshade="t" o:hr="t" fillcolor="#d4d4d4" stroked="f"/>
        </w:pict>
      </w:r>
    </w:p>
    <w:p w14:paraId="38D2C62B" w14:textId="77777777" w:rsidR="00AF1634" w:rsidRPr="00D460BB" w:rsidRDefault="00FE746B" w:rsidP="00D460BB">
      <w:pPr>
        <w:shd w:val="clear" w:color="auto" w:fill="FFFFFF"/>
        <w:ind w:left="360"/>
        <w:jc w:val="both"/>
        <w:rPr>
          <w:rFonts w:ascii="Segoe UI" w:hAnsi="Segoe UI" w:cs="Segoe UI"/>
          <w:color w:val="333333"/>
        </w:rPr>
      </w:pPr>
      <w:hyperlink r:id="rId174" w:history="1">
        <w:r w:rsidR="00AF1634" w:rsidRPr="00D460BB">
          <w:rPr>
            <w:rStyle w:val="Hyperlink"/>
            <w:rFonts w:ascii="Tahoma" w:hAnsi="Tahoma" w:cs="Tahoma"/>
            <w:color w:val="FF0000"/>
            <w:sz w:val="26"/>
            <w:szCs w:val="26"/>
          </w:rPr>
          <w:t>download this example (developed in Myeclipse IDE)</w:t>
        </w:r>
      </w:hyperlink>
      <w:r w:rsidR="00AF1634" w:rsidRPr="00D460BB">
        <w:rPr>
          <w:rFonts w:ascii="Segoe UI" w:hAnsi="Segoe UI" w:cs="Segoe UI"/>
          <w:color w:val="333333"/>
        </w:rPr>
        <w:br/>
      </w:r>
      <w:hyperlink r:id="rId175" w:history="1">
        <w:r w:rsidR="00AF1634" w:rsidRPr="00D460BB">
          <w:rPr>
            <w:rStyle w:val="Hyperlink"/>
            <w:rFonts w:ascii="Tahoma" w:hAnsi="Tahoma" w:cs="Tahoma"/>
            <w:color w:val="FF0000"/>
            <w:sz w:val="26"/>
            <w:szCs w:val="26"/>
          </w:rPr>
          <w:t>download this example(developed in Eclipse IDE)</w:t>
        </w:r>
      </w:hyperlink>
      <w:r w:rsidR="00AF1634" w:rsidRPr="00D460BB">
        <w:rPr>
          <w:rFonts w:ascii="Segoe UI" w:hAnsi="Segoe UI" w:cs="Segoe UI"/>
          <w:color w:val="333333"/>
        </w:rPr>
        <w:br/>
      </w:r>
      <w:hyperlink r:id="rId176" w:history="1">
        <w:r w:rsidR="00AF1634" w:rsidRPr="00D460BB">
          <w:rPr>
            <w:rStyle w:val="Hyperlink"/>
            <w:rFonts w:ascii="Tahoma" w:hAnsi="Tahoma" w:cs="Tahoma"/>
            <w:color w:val="FF0000"/>
            <w:sz w:val="26"/>
            <w:szCs w:val="26"/>
          </w:rPr>
          <w:t>download this example(developed in Netbeans IDE)</w:t>
        </w:r>
      </w:hyperlink>
    </w:p>
    <w:p w14:paraId="090931AC" w14:textId="77777777" w:rsidR="00AF1634" w:rsidRPr="00D460BB" w:rsidRDefault="00FE746B" w:rsidP="00D460BB">
      <w:pPr>
        <w:ind w:left="360"/>
        <w:rPr>
          <w:rFonts w:ascii="Times New Roman" w:hAnsi="Times New Roman" w:cs="Times New Roman"/>
        </w:rPr>
      </w:pPr>
      <w:r>
        <w:pict w14:anchorId="2B1088BF">
          <v:rect id="_x0000_i1086" style="width:0;height:.75pt" o:hrstd="t" o:hrnoshade="t" o:hr="t" fillcolor="#d4d4d4" stroked="f"/>
        </w:pict>
      </w:r>
    </w:p>
    <w:p w14:paraId="40C342FD" w14:textId="77777777" w:rsidR="00AF1634" w:rsidRDefault="00AF1634"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ServletConfig to get all the initialization parameters</w:t>
      </w:r>
    </w:p>
    <w:p w14:paraId="1DEDC3E5"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getting all the initialization parameter from the web.xml file and printing this information in the servlet.</w:t>
      </w:r>
    </w:p>
    <w:p w14:paraId="4580F5D1"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7F6333A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java.io.IOException;  </w:t>
      </w:r>
    </w:p>
    <w:p w14:paraId="1BC1A0FB"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java.io.PrintWriter;  </w:t>
      </w:r>
    </w:p>
    <w:p w14:paraId="6E4974D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java.util.Enumeration;  </w:t>
      </w:r>
    </w:p>
    <w:p w14:paraId="1314CDD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028F09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javax.servlet.ServletConfig;  </w:t>
      </w:r>
    </w:p>
    <w:p w14:paraId="5DA2C1FF"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javax.servlet.ServletException;  </w:t>
      </w:r>
    </w:p>
    <w:p w14:paraId="47F9381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  </w:t>
      </w:r>
    </w:p>
    <w:p w14:paraId="3EEAA0A1"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javax.servlet.http.HttpServletRequest;  </w:t>
      </w:r>
    </w:p>
    <w:p w14:paraId="4A21102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javax.servlet.http.HttpServletResponse;  </w:t>
      </w:r>
    </w:p>
    <w:p w14:paraId="7174EBC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D85FBB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815C3BE"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46030EF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7E61E362"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0C5D15A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A143C4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2559216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676302F8"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C75D7C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ServletConfig config=getServletConfig();  </w:t>
      </w:r>
    </w:p>
    <w:p w14:paraId="2FE3FEE1"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Enumeration&lt;String&gt; e=config.getInitParameterNames();  </w:t>
      </w:r>
    </w:p>
    <w:p w14:paraId="58B5D4C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2B1BF39"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str=</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801C62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(e.hasMoreElements()){  </w:t>
      </w:r>
    </w:p>
    <w:p w14:paraId="471A79F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str=e.nextElement();  </w:t>
      </w:r>
    </w:p>
    <w:p w14:paraId="5DC6B9D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"&lt;br&gt;Name: "</w:t>
      </w:r>
      <w:r>
        <w:rPr>
          <w:rFonts w:ascii="Segoe UI" w:hAnsi="Segoe UI" w:cs="Segoe UI"/>
          <w:color w:val="000000"/>
          <w:bdr w:val="none" w:sz="0" w:space="0" w:color="auto" w:frame="1"/>
        </w:rPr>
        <w:t>+str);  </w:t>
      </w:r>
    </w:p>
    <w:p w14:paraId="2BD58D7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 value: "</w:t>
      </w:r>
      <w:r>
        <w:rPr>
          <w:rFonts w:ascii="Segoe UI" w:hAnsi="Segoe UI" w:cs="Segoe UI"/>
          <w:color w:val="000000"/>
          <w:bdr w:val="none" w:sz="0" w:space="0" w:color="auto" w:frame="1"/>
        </w:rPr>
        <w:t>+config.getInitParameter(str));  </w:t>
      </w:r>
    </w:p>
    <w:p w14:paraId="3AA18FF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31D8A6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F5301F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2E7FEA5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C4E556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42E96DF"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A5ED608" w14:textId="77777777" w:rsidR="00AF1634" w:rsidRPr="00D460BB" w:rsidRDefault="00AF1634" w:rsidP="00D460BB">
      <w:pPr>
        <w:spacing w:line="240" w:lineRule="auto"/>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web.xml</w:t>
      </w:r>
    </w:p>
    <w:p w14:paraId="5345D5C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3926600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03F8DC5"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712E7722"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1E9D58E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1567573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88A1B5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2547DF8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&lt;param-name&gt;username&lt;/param-name&gt;  </w:t>
      </w:r>
    </w:p>
    <w:p w14:paraId="5158033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&lt;param-value&gt;system&lt;/param-value&gt;  </w:t>
      </w:r>
    </w:p>
    <w:p w14:paraId="3880D49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416761E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6234FE8"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03BD363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&lt;param-name&gt;password&lt;/param-name&gt;  </w:t>
      </w:r>
    </w:p>
    <w:p w14:paraId="0CD5F25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&lt;param-value&gt;oracle&lt;/param-value&gt;  </w:t>
      </w:r>
    </w:p>
    <w:p w14:paraId="06BFA27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00C8906B"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958FC8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55DCFF4B"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A3AB85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59BE22A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6E44BDC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5E317C51"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2B7B278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EA89321"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017B826C" w14:textId="77777777" w:rsidR="00AF1634" w:rsidRDefault="00AF1634" w:rsidP="00D460BB"/>
    <w:p w14:paraId="26573E8A" w14:textId="77777777" w:rsidR="00AF1634" w:rsidRDefault="00AF1634" w:rsidP="00D460BB"/>
    <w:p w14:paraId="3442CB8E" w14:textId="77777777" w:rsidR="00AF1634" w:rsidRDefault="00AF1634" w:rsidP="00D460BB"/>
    <w:p w14:paraId="78D589C9" w14:textId="554C22C1" w:rsidR="00AF1634" w:rsidRPr="00AF1634" w:rsidRDefault="00AF1634" w:rsidP="00D460BB">
      <w:pPr>
        <w:pStyle w:val="Heading1"/>
        <w:ind w:left="360"/>
        <w:rPr>
          <w:rFonts w:eastAsia="Times New Roman"/>
          <w:u w:val="single"/>
          <w:lang w:eastAsia="en-IN"/>
        </w:rPr>
      </w:pPr>
      <w:r w:rsidRPr="00AF1634">
        <w:rPr>
          <w:rFonts w:eastAsia="Times New Roman"/>
          <w:u w:val="single"/>
          <w:lang w:eastAsia="en-IN"/>
        </w:rPr>
        <w:t>ServletConfig Methods</w:t>
      </w:r>
    </w:p>
    <w:p w14:paraId="529D1F95" w14:textId="77777777" w:rsidR="00AF1634" w:rsidRDefault="00AF1634" w:rsidP="00D460BB"/>
    <w:p w14:paraId="3AB07429" w14:textId="77777777" w:rsidR="00AF1634" w:rsidRDefault="00AF1634"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ServletConfig Interface</w:t>
      </w:r>
    </w:p>
    <w:p w14:paraId="1E651A32"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177" w:history="1">
        <w:r w:rsidR="00AF1634">
          <w:rPr>
            <w:rStyle w:val="Hyperlink"/>
            <w:color w:val="008000"/>
            <w:sz w:val="23"/>
            <w:szCs w:val="23"/>
          </w:rPr>
          <w:t>ServletConfig Interface</w:t>
        </w:r>
      </w:hyperlink>
    </w:p>
    <w:p w14:paraId="27AAA6B7"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78" w:anchor="configmethod" w:history="1">
        <w:r w:rsidR="00AF1634">
          <w:rPr>
            <w:rStyle w:val="Hyperlink"/>
            <w:color w:val="008000"/>
            <w:sz w:val="23"/>
            <w:szCs w:val="23"/>
          </w:rPr>
          <w:t>Methods of ServletConfig interface</w:t>
        </w:r>
      </w:hyperlink>
    </w:p>
    <w:p w14:paraId="58CA76F2"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79" w:anchor="configobject" w:history="1">
        <w:r w:rsidR="00AF1634">
          <w:rPr>
            <w:rStyle w:val="Hyperlink"/>
            <w:color w:val="008000"/>
            <w:sz w:val="23"/>
            <w:szCs w:val="23"/>
          </w:rPr>
          <w:t>How to get the object of ServletConfig</w:t>
        </w:r>
      </w:hyperlink>
    </w:p>
    <w:p w14:paraId="6A421228"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80" w:anchor="configsyntax" w:history="1">
        <w:r w:rsidR="00AF1634">
          <w:rPr>
            <w:rStyle w:val="Hyperlink"/>
            <w:color w:val="008000"/>
            <w:sz w:val="23"/>
            <w:szCs w:val="23"/>
          </w:rPr>
          <w:t>Syntax to provide the initialization parameter for a servlet</w:t>
        </w:r>
      </w:hyperlink>
    </w:p>
    <w:p w14:paraId="03BF661F"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81" w:anchor="configex1" w:history="1">
        <w:r w:rsidR="00AF1634">
          <w:rPr>
            <w:rStyle w:val="Hyperlink"/>
            <w:color w:val="008000"/>
            <w:sz w:val="23"/>
            <w:szCs w:val="23"/>
          </w:rPr>
          <w:t>Example of ServletConfig to get initialization parameter</w:t>
        </w:r>
      </w:hyperlink>
    </w:p>
    <w:p w14:paraId="60BD61B7"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82" w:anchor="configex2" w:history="1">
        <w:r w:rsidR="00AF1634">
          <w:rPr>
            <w:rStyle w:val="Hyperlink"/>
            <w:color w:val="008000"/>
            <w:sz w:val="23"/>
            <w:szCs w:val="23"/>
          </w:rPr>
          <w:t>Example of ServletConfig to get all the initialization parameter</w:t>
        </w:r>
      </w:hyperlink>
    </w:p>
    <w:p w14:paraId="5C5A9AFF"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An object of ServletConfig is created by the web container for each servlet. This object can be used to get configuration information from web.xml file.</w:t>
      </w:r>
    </w:p>
    <w:p w14:paraId="1AF90999"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If the configuration information is modified from the web.xml file, we don't need to change the servlet. So it is easier to manage the web application if any specific content is modified from time to time.</w:t>
      </w:r>
    </w:p>
    <w:p w14:paraId="5EF1E7B4" w14:textId="77777777" w:rsidR="00AF1634" w:rsidRDefault="00AF1634"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Advantage of ServletConfig</w:t>
      </w:r>
    </w:p>
    <w:p w14:paraId="0152DC48"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 core advantage of ServletConfig is that you don't need to edit the servlet file if information is modified from the web.xml file.</w:t>
      </w:r>
    </w:p>
    <w:p w14:paraId="62D95B3E"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Methods of ServletConfig interface</w:t>
      </w:r>
    </w:p>
    <w:p w14:paraId="478E565B"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public String getInitParameter(String name):</w:t>
      </w:r>
      <w:r>
        <w:rPr>
          <w:rFonts w:ascii="Segoe UI" w:hAnsi="Segoe UI" w:cs="Segoe UI"/>
          <w:color w:val="000000"/>
        </w:rPr>
        <w:t>Returns the parameter value for the specified parameter name.</w:t>
      </w:r>
    </w:p>
    <w:p w14:paraId="3A93B787"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an enumeration of all the initialization parameter names.</w:t>
      </w:r>
    </w:p>
    <w:p w14:paraId="4FF4810C"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getServletName():</w:t>
      </w:r>
      <w:r>
        <w:rPr>
          <w:rFonts w:ascii="Segoe UI" w:hAnsi="Segoe UI" w:cs="Segoe UI"/>
          <w:color w:val="000000"/>
        </w:rPr>
        <w:t>Returns the name of the servlet.</w:t>
      </w:r>
    </w:p>
    <w:p w14:paraId="72077C61"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ServletContext getServletContext():</w:t>
      </w:r>
      <w:r>
        <w:rPr>
          <w:rFonts w:ascii="Segoe UI" w:hAnsi="Segoe UI" w:cs="Segoe UI"/>
          <w:color w:val="000000"/>
        </w:rPr>
        <w:t>Returns an object of ServletContext.</w:t>
      </w:r>
    </w:p>
    <w:p w14:paraId="243B78F8" w14:textId="77777777" w:rsidR="00AF1634" w:rsidRPr="00D460BB" w:rsidRDefault="00FE746B" w:rsidP="00D460BB">
      <w:pPr>
        <w:spacing w:after="0" w:line="240" w:lineRule="auto"/>
        <w:ind w:left="360"/>
        <w:rPr>
          <w:rFonts w:ascii="Times New Roman" w:hAnsi="Times New Roman" w:cs="Times New Roman"/>
        </w:rPr>
      </w:pPr>
      <w:r>
        <w:pict w14:anchorId="66AD1588">
          <v:rect id="_x0000_i1087" style="width:0;height:.75pt" o:hrstd="t" o:hrnoshade="t" o:hr="t" fillcolor="#d4d4d4" stroked="f"/>
        </w:pict>
      </w:r>
    </w:p>
    <w:p w14:paraId="189C92F2"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lastRenderedPageBreak/>
        <w:t>How to get the object of ServletConfig</w:t>
      </w:r>
    </w:p>
    <w:p w14:paraId="49BE0104"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getServletConfig() method</w:t>
      </w:r>
      <w:r>
        <w:rPr>
          <w:rFonts w:ascii="Segoe UI" w:hAnsi="Segoe UI" w:cs="Segoe UI"/>
          <w:color w:val="000000"/>
        </w:rPr>
        <w:t> of Servlet interface returns the object of ServletConfig.</w:t>
      </w:r>
    </w:p>
    <w:p w14:paraId="1939CBA6" w14:textId="77777777" w:rsidR="00AF1634" w:rsidRDefault="00AF1634"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Syntax of getServletConfig() method</w:t>
      </w:r>
    </w:p>
    <w:p w14:paraId="594666E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ServletConfig getServletConfig();  </w:t>
      </w:r>
    </w:p>
    <w:p w14:paraId="7CE7D189"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Example of getServletConfig() method</w:t>
      </w:r>
    </w:p>
    <w:p w14:paraId="645E787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ServletConfig config=getServletConfig();  </w:t>
      </w:r>
    </w:p>
    <w:p w14:paraId="17416034" w14:textId="77777777" w:rsidR="00AF1634" w:rsidRDefault="00AF1634"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//Now we can call the methods of ServletConfig interface</w:t>
      </w:r>
      <w:r>
        <w:rPr>
          <w:rFonts w:ascii="Segoe UI" w:hAnsi="Segoe UI" w:cs="Segoe UI"/>
          <w:color w:val="000000"/>
          <w:bdr w:val="none" w:sz="0" w:space="0" w:color="auto" w:frame="1"/>
        </w:rPr>
        <w:t>  </w:t>
      </w:r>
    </w:p>
    <w:p w14:paraId="421469FB" w14:textId="77777777" w:rsidR="00AF1634" w:rsidRPr="00D460BB" w:rsidRDefault="00FE746B" w:rsidP="00D460BB">
      <w:pPr>
        <w:spacing w:line="240" w:lineRule="auto"/>
        <w:ind w:left="360"/>
        <w:rPr>
          <w:rFonts w:ascii="Times New Roman" w:hAnsi="Times New Roman" w:cs="Times New Roman"/>
        </w:rPr>
      </w:pPr>
      <w:r>
        <w:pict w14:anchorId="191FE9E3">
          <v:rect id="_x0000_i1088" style="width:0;height:.75pt" o:hrstd="t" o:hrnoshade="t" o:hr="t" fillcolor="#d4d4d4" stroked="f"/>
        </w:pict>
      </w:r>
    </w:p>
    <w:p w14:paraId="243299C7"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Syntax to provide the initialization parameter for a servlet</w:t>
      </w:r>
    </w:p>
    <w:p w14:paraId="444227BB"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 init-param sub-element of servlet is used to specify the initialization parameter for a servlet.</w:t>
      </w:r>
    </w:p>
    <w:p w14:paraId="38FB12D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130F91A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5752DC8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0E2F75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E38A03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1D66903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&lt;param-name&gt;parametername&lt;/param-name&gt;  </w:t>
      </w:r>
    </w:p>
    <w:p w14:paraId="02B7064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&lt;param-value&gt;parametervalue&lt;/param-value&gt;  </w:t>
      </w:r>
    </w:p>
    <w:p w14:paraId="42781D58"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150A8D1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0D481B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0380AD0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7A79FEAA" w14:textId="77777777" w:rsidR="00AF1634" w:rsidRPr="00D460BB" w:rsidRDefault="00FE746B" w:rsidP="00D460BB">
      <w:pPr>
        <w:ind w:left="360"/>
        <w:rPr>
          <w:rFonts w:ascii="Times New Roman" w:hAnsi="Times New Roman" w:cs="Times New Roman"/>
        </w:rPr>
      </w:pPr>
      <w:r>
        <w:pict w14:anchorId="785C5705">
          <v:rect id="_x0000_i1089" style="width:0;height:.75pt" o:hrstd="t" o:hrnoshade="t" o:hr="t" fillcolor="#d4d4d4" stroked="f"/>
        </w:pict>
      </w:r>
    </w:p>
    <w:p w14:paraId="352BB0E7" w14:textId="77777777" w:rsidR="00AF1634" w:rsidRDefault="00AF1634"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ServletConfig to get initialization parameter</w:t>
      </w:r>
    </w:p>
    <w:p w14:paraId="682E4C2E"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getting the one initialization parameter from the web.xml file and printing this information in the servlet.</w:t>
      </w:r>
    </w:p>
    <w:p w14:paraId="532D7EBD"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1364066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7F5787C5"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5C007A4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19604E1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1EA17139"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32816482"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28F9B009"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0DE316D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BEF500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06DEF3CB"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323B69E5"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C5A440B"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ServletConfig config=getServletConfig();  </w:t>
      </w:r>
    </w:p>
    <w:p w14:paraId="1DF1294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driver=config.getInitParameter(</w:t>
      </w:r>
      <w:r>
        <w:rPr>
          <w:rStyle w:val="string"/>
          <w:rFonts w:ascii="Segoe UI" w:hAnsi="Segoe UI" w:cs="Segoe UI"/>
          <w:color w:val="0000FF"/>
          <w:bdr w:val="none" w:sz="0" w:space="0" w:color="auto" w:frame="1"/>
        </w:rPr>
        <w:t>"driver"</w:t>
      </w:r>
      <w:r>
        <w:rPr>
          <w:rFonts w:ascii="Segoe UI" w:hAnsi="Segoe UI" w:cs="Segoe UI"/>
          <w:color w:val="000000"/>
          <w:bdr w:val="none" w:sz="0" w:space="0" w:color="auto" w:frame="1"/>
        </w:rPr>
        <w:t>);  </w:t>
      </w:r>
    </w:p>
    <w:p w14:paraId="47C91CA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"Driver is: "</w:t>
      </w:r>
      <w:r>
        <w:rPr>
          <w:rFonts w:ascii="Segoe UI" w:hAnsi="Segoe UI" w:cs="Segoe UI"/>
          <w:color w:val="000000"/>
          <w:bdr w:val="none" w:sz="0" w:space="0" w:color="auto" w:frame="1"/>
        </w:rPr>
        <w:t>+driver);  </w:t>
      </w:r>
    </w:p>
    <w:p w14:paraId="095CEB5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CBC423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6D441B6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8DB405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E3F227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71919AD"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web.xml</w:t>
      </w:r>
    </w:p>
    <w:p w14:paraId="38FAC66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079A655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92E811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181C0C7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07168C9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071C5D84"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63C509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32EBACAF"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&lt;param-name&gt;driver&lt;/param-name&gt;  </w:t>
      </w:r>
    </w:p>
    <w:p w14:paraId="164C7F8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0FC5429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1D98B84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6E26DB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3796B00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AEB29F9"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1AB608D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547E736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121E18F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27AFF6A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496060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5453CB41" w14:textId="77777777" w:rsidR="00AF1634" w:rsidRPr="00D460BB" w:rsidRDefault="00FE746B" w:rsidP="00D460BB">
      <w:pPr>
        <w:ind w:left="360"/>
        <w:rPr>
          <w:rFonts w:ascii="Times New Roman" w:hAnsi="Times New Roman" w:cs="Times New Roman"/>
        </w:rPr>
      </w:pPr>
      <w:r>
        <w:lastRenderedPageBreak/>
        <w:pict w14:anchorId="0C0BC5D0">
          <v:rect id="_x0000_i1090" style="width:0;height:.75pt" o:hrstd="t" o:hrnoshade="t" o:hr="t" fillcolor="#d4d4d4" stroked="f"/>
        </w:pict>
      </w:r>
    </w:p>
    <w:p w14:paraId="2DA9509C" w14:textId="77777777" w:rsidR="00AF1634" w:rsidRDefault="00AF1634"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ServletConfig to get all the initialization parameters</w:t>
      </w:r>
    </w:p>
    <w:p w14:paraId="53863BE6"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getting all the initialization parameter from the web.xml file and printing this information in the servlet.</w:t>
      </w:r>
    </w:p>
    <w:p w14:paraId="5FB4CE7B"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36621C0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java.io.IOException;  </w:t>
      </w:r>
    </w:p>
    <w:p w14:paraId="6CDAF09E"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java.io.PrintWriter;  </w:t>
      </w:r>
    </w:p>
    <w:p w14:paraId="264DCBB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java.util.Enumeration;  </w:t>
      </w:r>
    </w:p>
    <w:p w14:paraId="118C2D8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9BB60E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javax.servlet.ServletConfig;  </w:t>
      </w:r>
    </w:p>
    <w:p w14:paraId="3481FF26"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javax.servlet.ServletException;  </w:t>
      </w:r>
    </w:p>
    <w:p w14:paraId="7A261E3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  </w:t>
      </w:r>
    </w:p>
    <w:p w14:paraId="2362BDF0"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javax.servlet.http.HttpServletRequest;  </w:t>
      </w:r>
    </w:p>
    <w:p w14:paraId="1E1D677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javax.servlet.http.HttpServletResponse;  </w:t>
      </w:r>
    </w:p>
    <w:p w14:paraId="69165049"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812F27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9ED6374"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130D1BE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78F440AF"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4D627CA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653D42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68FDACD5"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66DC661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045136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ServletConfig config=getServletConfig();  </w:t>
      </w:r>
    </w:p>
    <w:p w14:paraId="65059C0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Enumeration&lt;String&gt; e=config.getInitParameterNames();  </w:t>
      </w:r>
    </w:p>
    <w:p w14:paraId="23406575"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880FEF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str=</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7C20BD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(e.hasMoreElements()){  </w:t>
      </w:r>
    </w:p>
    <w:p w14:paraId="3A4C32D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str=e.nextElement();  </w:t>
      </w:r>
    </w:p>
    <w:p w14:paraId="1847E4E9"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"&lt;br&gt;Name: "</w:t>
      </w:r>
      <w:r>
        <w:rPr>
          <w:rFonts w:ascii="Segoe UI" w:hAnsi="Segoe UI" w:cs="Segoe UI"/>
          <w:color w:val="000000"/>
          <w:bdr w:val="none" w:sz="0" w:space="0" w:color="auto" w:frame="1"/>
        </w:rPr>
        <w:t>+str);  </w:t>
      </w:r>
    </w:p>
    <w:p w14:paraId="192580F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 value: "</w:t>
      </w:r>
      <w:r>
        <w:rPr>
          <w:rFonts w:ascii="Segoe UI" w:hAnsi="Segoe UI" w:cs="Segoe UI"/>
          <w:color w:val="000000"/>
          <w:bdr w:val="none" w:sz="0" w:space="0" w:color="auto" w:frame="1"/>
        </w:rPr>
        <w:t>+config.getInitParameter(str));  </w:t>
      </w:r>
    </w:p>
    <w:p w14:paraId="4ED1075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412F091"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5A3B65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out.close();  </w:t>
      </w:r>
    </w:p>
    <w:p w14:paraId="14978612"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3FF1F2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D5BFBDB"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CD9D9BA" w14:textId="77777777" w:rsidR="00AF1634" w:rsidRPr="00D460BB" w:rsidRDefault="00AF1634" w:rsidP="00D460BB">
      <w:pPr>
        <w:spacing w:line="240" w:lineRule="auto"/>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web.xml</w:t>
      </w:r>
    </w:p>
    <w:p w14:paraId="1C826DE5"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52BE9BF1"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5715DC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192713A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0B29B36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59D53A8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434513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461DBAC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&lt;param-name&gt;username&lt;/param-name&gt;  </w:t>
      </w:r>
    </w:p>
    <w:p w14:paraId="7D9406F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&lt;param-value&gt;system&lt;/param-value&gt;  </w:t>
      </w:r>
    </w:p>
    <w:p w14:paraId="32DB156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19D1FAB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78B616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29252F2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&lt;param-name&gt;password&lt;/param-name&gt;  </w:t>
      </w:r>
    </w:p>
    <w:p w14:paraId="128E802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&lt;param-value&gt;oracle&lt;/param-value&gt;  </w:t>
      </w:r>
    </w:p>
    <w:p w14:paraId="7FD7063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771793E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E92BA7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3E078F0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307547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0B4121CB"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5CBA2F2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6DB0C7A8"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31E870F7"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D42942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7219FDE5" w14:textId="77777777" w:rsidR="00AF1634" w:rsidRDefault="00AF1634" w:rsidP="00D460BB"/>
    <w:p w14:paraId="13483655" w14:textId="77777777" w:rsidR="00AF1634" w:rsidRDefault="00AF1634" w:rsidP="00D460BB"/>
    <w:p w14:paraId="7A0C6DC2" w14:textId="77777777" w:rsidR="00AF1634" w:rsidRDefault="00AF1634" w:rsidP="00D460BB"/>
    <w:p w14:paraId="57A2D110" w14:textId="0F85B6CF" w:rsidR="00AF1634" w:rsidRPr="00AF1634" w:rsidRDefault="00AF1634" w:rsidP="00D460BB">
      <w:pPr>
        <w:pStyle w:val="Heading1"/>
        <w:ind w:left="360"/>
        <w:rPr>
          <w:rFonts w:eastAsia="Times New Roman"/>
          <w:u w:val="single"/>
          <w:lang w:eastAsia="en-IN"/>
        </w:rPr>
      </w:pPr>
      <w:r w:rsidRPr="00AF1634">
        <w:rPr>
          <w:rFonts w:eastAsia="Times New Roman"/>
          <w:u w:val="single"/>
          <w:lang w:eastAsia="en-IN"/>
        </w:rPr>
        <w:t>ServletConfig Example</w:t>
      </w:r>
    </w:p>
    <w:p w14:paraId="0AE8C8E0" w14:textId="77777777" w:rsidR="00AF1634" w:rsidRDefault="00AF1634" w:rsidP="00D460BB"/>
    <w:p w14:paraId="6B743BC4" w14:textId="77777777" w:rsidR="00AF1634" w:rsidRDefault="00AF1634"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lastRenderedPageBreak/>
        <w:t>ServletConfig Interface</w:t>
      </w:r>
    </w:p>
    <w:p w14:paraId="6525B83A"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183" w:history="1">
        <w:r w:rsidR="00AF1634">
          <w:rPr>
            <w:rStyle w:val="Hyperlink"/>
            <w:color w:val="008000"/>
            <w:sz w:val="23"/>
            <w:szCs w:val="23"/>
          </w:rPr>
          <w:t>ServletConfig Interface</w:t>
        </w:r>
      </w:hyperlink>
    </w:p>
    <w:p w14:paraId="731963CE"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84" w:anchor="configmethod" w:history="1">
        <w:r w:rsidR="00AF1634">
          <w:rPr>
            <w:rStyle w:val="Hyperlink"/>
            <w:color w:val="008000"/>
            <w:sz w:val="23"/>
            <w:szCs w:val="23"/>
          </w:rPr>
          <w:t>Methods of ServletConfig interface</w:t>
        </w:r>
      </w:hyperlink>
    </w:p>
    <w:p w14:paraId="3016D4C4"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85" w:anchor="configobject" w:history="1">
        <w:r w:rsidR="00AF1634">
          <w:rPr>
            <w:rStyle w:val="Hyperlink"/>
            <w:color w:val="008000"/>
            <w:sz w:val="23"/>
            <w:szCs w:val="23"/>
          </w:rPr>
          <w:t>How to get the object of ServletConfig</w:t>
        </w:r>
      </w:hyperlink>
    </w:p>
    <w:p w14:paraId="76ED31A6"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86" w:anchor="configsyntax" w:history="1">
        <w:r w:rsidR="00AF1634">
          <w:rPr>
            <w:rStyle w:val="Hyperlink"/>
            <w:color w:val="008000"/>
            <w:sz w:val="23"/>
            <w:szCs w:val="23"/>
          </w:rPr>
          <w:t>Syntax to provide the initialization parameter for a servlet</w:t>
        </w:r>
      </w:hyperlink>
    </w:p>
    <w:p w14:paraId="0496B454"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87" w:anchor="configex1" w:history="1">
        <w:r w:rsidR="00AF1634">
          <w:rPr>
            <w:rStyle w:val="Hyperlink"/>
            <w:color w:val="008000"/>
            <w:sz w:val="23"/>
            <w:szCs w:val="23"/>
          </w:rPr>
          <w:t>Example of ServletConfig to get initialization parameter</w:t>
        </w:r>
      </w:hyperlink>
    </w:p>
    <w:p w14:paraId="2490BA48" w14:textId="77777777" w:rsidR="00AF1634"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88" w:anchor="configex2" w:history="1">
        <w:r w:rsidR="00AF1634">
          <w:rPr>
            <w:rStyle w:val="Hyperlink"/>
            <w:color w:val="008000"/>
            <w:sz w:val="23"/>
            <w:szCs w:val="23"/>
          </w:rPr>
          <w:t>Example of ServletConfig to get all the initialization parameter</w:t>
        </w:r>
      </w:hyperlink>
    </w:p>
    <w:p w14:paraId="5F4725BC"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An object of ServletConfig is created by the web container for each servlet. This object can be used to get configuration information from web.xml file.</w:t>
      </w:r>
    </w:p>
    <w:p w14:paraId="477F855F"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If the configuration information is modified from the web.xml file, we don't need to change the servlet. So it is easier to manage the web application if any specific content is modified from time to time.</w:t>
      </w:r>
    </w:p>
    <w:p w14:paraId="022C72D2" w14:textId="77777777" w:rsidR="00AF1634" w:rsidRDefault="00AF1634"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Advantage of ServletConfig</w:t>
      </w:r>
    </w:p>
    <w:p w14:paraId="7E3D8594"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 core advantage of ServletConfig is that you don't need to edit the servlet file if information is modified from the web.xml file.</w:t>
      </w:r>
    </w:p>
    <w:p w14:paraId="193A6DD0"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Methods of ServletConfig interface</w:t>
      </w:r>
    </w:p>
    <w:p w14:paraId="71939675"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public String getInitParameter(String name):</w:t>
      </w:r>
      <w:r>
        <w:rPr>
          <w:rFonts w:ascii="Segoe UI" w:hAnsi="Segoe UI" w:cs="Segoe UI"/>
          <w:color w:val="000000"/>
        </w:rPr>
        <w:t>Returns the parameter value for the specified parameter name.</w:t>
      </w:r>
    </w:p>
    <w:p w14:paraId="45FFF4CC"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an enumeration of all the initialization parameter names.</w:t>
      </w:r>
    </w:p>
    <w:p w14:paraId="075F1E57"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getServletName():</w:t>
      </w:r>
      <w:r>
        <w:rPr>
          <w:rFonts w:ascii="Segoe UI" w:hAnsi="Segoe UI" w:cs="Segoe UI"/>
          <w:color w:val="000000"/>
        </w:rPr>
        <w:t>Returns the name of the servlet.</w:t>
      </w:r>
    </w:p>
    <w:p w14:paraId="671B961E"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ServletContext getServletContext():</w:t>
      </w:r>
      <w:r>
        <w:rPr>
          <w:rFonts w:ascii="Segoe UI" w:hAnsi="Segoe UI" w:cs="Segoe UI"/>
          <w:color w:val="000000"/>
        </w:rPr>
        <w:t>Returns an object of ServletContext.</w:t>
      </w:r>
    </w:p>
    <w:p w14:paraId="285AE4AD" w14:textId="77777777" w:rsidR="00AF1634" w:rsidRPr="00D460BB" w:rsidRDefault="00FE746B" w:rsidP="00D460BB">
      <w:pPr>
        <w:spacing w:after="0" w:line="240" w:lineRule="auto"/>
        <w:ind w:left="360"/>
        <w:rPr>
          <w:rFonts w:ascii="Times New Roman" w:hAnsi="Times New Roman" w:cs="Times New Roman"/>
        </w:rPr>
      </w:pPr>
      <w:r>
        <w:pict w14:anchorId="00C3B8C1">
          <v:rect id="_x0000_i1091" style="width:0;height:.75pt" o:hrstd="t" o:hrnoshade="t" o:hr="t" fillcolor="#d4d4d4" stroked="f"/>
        </w:pict>
      </w:r>
    </w:p>
    <w:p w14:paraId="42038A47"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How to get the object of ServletConfig</w:t>
      </w:r>
    </w:p>
    <w:p w14:paraId="1CDC9FEF" w14:textId="77777777" w:rsidR="00AF1634" w:rsidRDefault="00AF1634"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getServletConfig() method</w:t>
      </w:r>
      <w:r>
        <w:rPr>
          <w:rFonts w:ascii="Segoe UI" w:hAnsi="Segoe UI" w:cs="Segoe UI"/>
          <w:color w:val="000000"/>
        </w:rPr>
        <w:t> of Servlet interface returns the object of ServletConfig.</w:t>
      </w:r>
    </w:p>
    <w:p w14:paraId="56F05B01" w14:textId="77777777" w:rsidR="00AF1634" w:rsidRDefault="00AF1634"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lastRenderedPageBreak/>
        <w:t>Syntax of getServletConfig() method</w:t>
      </w:r>
    </w:p>
    <w:p w14:paraId="5DE024A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ServletConfig getServletConfig();  </w:t>
      </w:r>
    </w:p>
    <w:p w14:paraId="7AEA2A92"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Example of getServletConfig() method</w:t>
      </w:r>
    </w:p>
    <w:p w14:paraId="04702D7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ServletConfig config=getServletConfig();  </w:t>
      </w:r>
    </w:p>
    <w:p w14:paraId="5E8BC1AE" w14:textId="77777777" w:rsidR="00AF1634" w:rsidRDefault="00AF1634"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//Now we can call the methods of ServletConfig interface</w:t>
      </w:r>
      <w:r>
        <w:rPr>
          <w:rFonts w:ascii="Segoe UI" w:hAnsi="Segoe UI" w:cs="Segoe UI"/>
          <w:color w:val="000000"/>
          <w:bdr w:val="none" w:sz="0" w:space="0" w:color="auto" w:frame="1"/>
        </w:rPr>
        <w:t>  </w:t>
      </w:r>
    </w:p>
    <w:p w14:paraId="32921F8E" w14:textId="77777777" w:rsidR="00AF1634" w:rsidRPr="00D460BB" w:rsidRDefault="00FE746B" w:rsidP="00D460BB">
      <w:pPr>
        <w:spacing w:line="240" w:lineRule="auto"/>
        <w:ind w:left="360"/>
        <w:rPr>
          <w:rFonts w:ascii="Times New Roman" w:hAnsi="Times New Roman" w:cs="Times New Roman"/>
        </w:rPr>
      </w:pPr>
      <w:r>
        <w:pict w14:anchorId="6F936980">
          <v:rect id="_x0000_i1092" style="width:0;height:.75pt" o:hrstd="t" o:hrnoshade="t" o:hr="t" fillcolor="#d4d4d4" stroked="f"/>
        </w:pict>
      </w:r>
    </w:p>
    <w:p w14:paraId="2AD16148" w14:textId="77777777" w:rsidR="00AF1634" w:rsidRDefault="00AF1634"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Syntax to provide the initialization parameter for a servlet</w:t>
      </w:r>
    </w:p>
    <w:p w14:paraId="3D8DC0B4"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The init-param sub-element of servlet is used to specify the initialization parameter for a servlet.</w:t>
      </w:r>
    </w:p>
    <w:p w14:paraId="0226800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1A0B313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3A6BD13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54516D9"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68A58B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1479AB0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&lt;param-name&gt;parametername&lt;/param-name&gt;  </w:t>
      </w:r>
    </w:p>
    <w:p w14:paraId="1AA25FB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&lt;param-value&gt;parametervalue&lt;/param-value&gt;  </w:t>
      </w:r>
    </w:p>
    <w:p w14:paraId="623ED03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1EC6949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33E363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44B20CD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7DA40E96" w14:textId="77777777" w:rsidR="00AF1634" w:rsidRPr="00D460BB" w:rsidRDefault="00FE746B" w:rsidP="00D460BB">
      <w:pPr>
        <w:ind w:left="360"/>
        <w:rPr>
          <w:rFonts w:ascii="Times New Roman" w:hAnsi="Times New Roman" w:cs="Times New Roman"/>
        </w:rPr>
      </w:pPr>
      <w:r>
        <w:pict w14:anchorId="054345D8">
          <v:rect id="_x0000_i1093" style="width:0;height:.75pt" o:hrstd="t" o:hrnoshade="t" o:hr="t" fillcolor="#d4d4d4" stroked="f"/>
        </w:pict>
      </w:r>
    </w:p>
    <w:p w14:paraId="19D09950" w14:textId="77777777" w:rsidR="00AF1634" w:rsidRDefault="00AF1634"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ServletConfig to get initialization parameter</w:t>
      </w:r>
    </w:p>
    <w:p w14:paraId="72965F9C"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getting the one initialization parameter from the web.xml file and printing this information in the servlet.</w:t>
      </w:r>
    </w:p>
    <w:p w14:paraId="0DDEE3CD"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3AD5FA5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3DF12D9A"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686F328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0CF3419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B28D735"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18D50EC8"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40A4D251"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0E254818"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74B6BF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3379421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4DE8322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D91A4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ServletConfig config=getServletConfig();  </w:t>
      </w:r>
    </w:p>
    <w:p w14:paraId="26D1BEE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driver=config.getInitParameter(</w:t>
      </w:r>
      <w:r>
        <w:rPr>
          <w:rStyle w:val="string"/>
          <w:rFonts w:ascii="Segoe UI" w:hAnsi="Segoe UI" w:cs="Segoe UI"/>
          <w:color w:val="0000FF"/>
          <w:bdr w:val="none" w:sz="0" w:space="0" w:color="auto" w:frame="1"/>
        </w:rPr>
        <w:t>"driver"</w:t>
      </w:r>
      <w:r>
        <w:rPr>
          <w:rFonts w:ascii="Segoe UI" w:hAnsi="Segoe UI" w:cs="Segoe UI"/>
          <w:color w:val="000000"/>
          <w:bdr w:val="none" w:sz="0" w:space="0" w:color="auto" w:frame="1"/>
        </w:rPr>
        <w:t>);  </w:t>
      </w:r>
    </w:p>
    <w:p w14:paraId="57967F9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"Driver is: "</w:t>
      </w:r>
      <w:r>
        <w:rPr>
          <w:rFonts w:ascii="Segoe UI" w:hAnsi="Segoe UI" w:cs="Segoe UI"/>
          <w:color w:val="000000"/>
          <w:bdr w:val="none" w:sz="0" w:space="0" w:color="auto" w:frame="1"/>
        </w:rPr>
        <w:t>+driver);  </w:t>
      </w:r>
    </w:p>
    <w:p w14:paraId="43A9702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63FD5F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6A004A1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827E4C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D812AA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F4EC3AD"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web.xml</w:t>
      </w:r>
    </w:p>
    <w:p w14:paraId="0BB5B0B9"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544959D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D083C2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5FF8CD6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66EDDB5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4E036A8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41B589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5821BF7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&lt;param-name&gt;driver&lt;/param-name&gt;  </w:t>
      </w:r>
    </w:p>
    <w:p w14:paraId="21BB1DC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22717A0A"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76638DF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449859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73968AF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15DAD12"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31C58440"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016F56B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275E0DD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5E467BE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10D119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7ED1BAF7" w14:textId="77777777" w:rsidR="00AF1634" w:rsidRDefault="00AF1634"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lastRenderedPageBreak/>
        <w:t>Example of ServletConfig to get all the initialization parameters</w:t>
      </w:r>
    </w:p>
    <w:p w14:paraId="4EFE830D" w14:textId="77777777" w:rsidR="00AF1634" w:rsidRDefault="00AF1634"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getting all the initialization parameter from the web.xml file and printing this information in the servlet.</w:t>
      </w:r>
    </w:p>
    <w:p w14:paraId="14F6642A" w14:textId="77777777" w:rsidR="00AF1634" w:rsidRPr="00D460BB" w:rsidRDefault="00AF1634"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4B6D5BF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java.io.IOException;  </w:t>
      </w:r>
    </w:p>
    <w:p w14:paraId="3D6D5810"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java.io.PrintWriter;  </w:t>
      </w:r>
    </w:p>
    <w:p w14:paraId="26D82F09"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java.util.Enumeration;  </w:t>
      </w:r>
    </w:p>
    <w:p w14:paraId="4E91423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5A5F89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javax.servlet.ServletConfig;  </w:t>
      </w:r>
    </w:p>
    <w:p w14:paraId="3B3DC28B"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javax.servlet.ServletException;  </w:t>
      </w:r>
    </w:p>
    <w:p w14:paraId="4B5D2F9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  </w:t>
      </w:r>
    </w:p>
    <w:p w14:paraId="50F8105E"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javax.servlet.http.HttpServletRequest;  </w:t>
      </w:r>
    </w:p>
    <w:p w14:paraId="5798D5C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javax.servlet.http.HttpServletResponse;  </w:t>
      </w:r>
    </w:p>
    <w:p w14:paraId="1D4E98F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B4E71B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B6CCE8C" w14:textId="77777777" w:rsidR="00AF1634" w:rsidRDefault="00AF1634"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583CA7B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29FA6BE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07092ECB"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654E0F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0148091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4390FC76"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C321D8D"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ServletConfig config=getServletConfig();  </w:t>
      </w:r>
    </w:p>
    <w:p w14:paraId="19A471A2"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Enumeration&lt;String&gt; e=config.getInitParameterNames();  </w:t>
      </w:r>
    </w:p>
    <w:p w14:paraId="54A80B4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DC64C5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str=</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B6B3E0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(e.hasMoreElements()){  </w:t>
      </w:r>
    </w:p>
    <w:p w14:paraId="6C379AF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str=e.nextElement();  </w:t>
      </w:r>
    </w:p>
    <w:p w14:paraId="2C41ACD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"&lt;br&gt;Name: "</w:t>
      </w:r>
      <w:r>
        <w:rPr>
          <w:rFonts w:ascii="Segoe UI" w:hAnsi="Segoe UI" w:cs="Segoe UI"/>
          <w:color w:val="000000"/>
          <w:bdr w:val="none" w:sz="0" w:space="0" w:color="auto" w:frame="1"/>
        </w:rPr>
        <w:t>+str);  </w:t>
      </w:r>
    </w:p>
    <w:p w14:paraId="6E9047CF"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 value: "</w:t>
      </w:r>
      <w:r>
        <w:rPr>
          <w:rFonts w:ascii="Segoe UI" w:hAnsi="Segoe UI" w:cs="Segoe UI"/>
          <w:color w:val="000000"/>
          <w:bdr w:val="none" w:sz="0" w:space="0" w:color="auto" w:frame="1"/>
        </w:rPr>
        <w:t>+config.getInitParameter(str));  </w:t>
      </w:r>
    </w:p>
    <w:p w14:paraId="301FC7A3"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E3A805F"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55B934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152DF1A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1E9D1606"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B62A30C"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215C60B" w14:textId="77777777" w:rsidR="00AF1634" w:rsidRPr="00D460BB" w:rsidRDefault="00AF1634" w:rsidP="00D460BB">
      <w:pPr>
        <w:spacing w:line="240" w:lineRule="auto"/>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web.xml</w:t>
      </w:r>
    </w:p>
    <w:p w14:paraId="785B872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6A5D10B3"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F5696F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07E97552"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22466F22"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03222281"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F92565A"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3C0789F9"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&lt;param-name&gt;username&lt;/param-name&gt;  </w:t>
      </w:r>
    </w:p>
    <w:p w14:paraId="0844E6A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&lt;param-value&gt;system&lt;/param-value&gt;  </w:t>
      </w:r>
    </w:p>
    <w:p w14:paraId="56527727"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34B1FA1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AD540C5"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5222804F"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&lt;param-name&gt;password&lt;/param-name&gt;  </w:t>
      </w:r>
    </w:p>
    <w:p w14:paraId="10A14020"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&lt;param-value&gt;oracle&lt;/param-value&gt;  </w:t>
      </w:r>
    </w:p>
    <w:p w14:paraId="1525D4E8"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6765947B"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EFE2879"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3763721D"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D1D994C"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738F05D9"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50E03ECE"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45D6511B"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49F264B4" w14:textId="77777777" w:rsidR="00AF1634" w:rsidRDefault="00AF1634"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30E3CCE" w14:textId="77777777" w:rsidR="00AF1634" w:rsidRDefault="00AF1634"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78624B81" w14:textId="77777777" w:rsidR="00AF1634" w:rsidRDefault="00AF1634" w:rsidP="00D460BB"/>
    <w:p w14:paraId="7ECBE0D8" w14:textId="77777777" w:rsidR="00AF1634" w:rsidRDefault="00AF1634" w:rsidP="00D460BB"/>
    <w:p w14:paraId="02A28AA5" w14:textId="77777777" w:rsidR="00AF1634" w:rsidRPr="00AF1634" w:rsidRDefault="00AF1634" w:rsidP="00D460BB">
      <w:pPr>
        <w:pStyle w:val="Heading1"/>
        <w:ind w:left="360"/>
        <w:rPr>
          <w:rFonts w:eastAsia="Times New Roman"/>
          <w:u w:val="single"/>
          <w:lang w:eastAsia="en-IN"/>
        </w:rPr>
      </w:pPr>
      <w:r w:rsidRPr="00AF1634">
        <w:rPr>
          <w:rFonts w:eastAsia="Times New Roman"/>
          <w:u w:val="single"/>
          <w:lang w:eastAsia="en-IN"/>
        </w:rPr>
        <w:t>ServletContext</w:t>
      </w:r>
    </w:p>
    <w:p w14:paraId="67483267" w14:textId="77777777" w:rsidR="00AF1634" w:rsidRDefault="00AF1634" w:rsidP="00D460BB"/>
    <w:p w14:paraId="785A4858" w14:textId="77777777" w:rsidR="00C01F7E" w:rsidRDefault="00C01F7E"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ServletContext Interface</w:t>
      </w:r>
    </w:p>
    <w:p w14:paraId="3A964B0F" w14:textId="77777777" w:rsidR="00C01F7E"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189" w:history="1">
        <w:r w:rsidR="00C01F7E">
          <w:rPr>
            <w:rStyle w:val="Hyperlink"/>
            <w:color w:val="008000"/>
            <w:sz w:val="23"/>
            <w:szCs w:val="23"/>
          </w:rPr>
          <w:t>ServletContext Interface</w:t>
        </w:r>
      </w:hyperlink>
    </w:p>
    <w:p w14:paraId="32CA584A" w14:textId="77777777" w:rsidR="00C01F7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90" w:anchor="contextusage" w:history="1">
        <w:r w:rsidR="00C01F7E">
          <w:rPr>
            <w:rStyle w:val="Hyperlink"/>
            <w:color w:val="008000"/>
            <w:sz w:val="23"/>
            <w:szCs w:val="23"/>
          </w:rPr>
          <w:t>Usage of ServletContext Interface</w:t>
        </w:r>
      </w:hyperlink>
    </w:p>
    <w:p w14:paraId="17A9E08F" w14:textId="77777777" w:rsidR="00C01F7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91" w:anchor="contextmethods" w:history="1">
        <w:r w:rsidR="00C01F7E">
          <w:rPr>
            <w:rStyle w:val="Hyperlink"/>
            <w:color w:val="008000"/>
            <w:sz w:val="23"/>
            <w:szCs w:val="23"/>
          </w:rPr>
          <w:t>Methods of ServletContext interface</w:t>
        </w:r>
      </w:hyperlink>
    </w:p>
    <w:p w14:paraId="6B1880F9" w14:textId="77777777" w:rsidR="00C01F7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92" w:anchor="contextobject" w:history="1">
        <w:r w:rsidR="00C01F7E">
          <w:rPr>
            <w:rStyle w:val="Hyperlink"/>
            <w:color w:val="008000"/>
            <w:sz w:val="23"/>
            <w:szCs w:val="23"/>
          </w:rPr>
          <w:t>How to get the object of ServletContext</w:t>
        </w:r>
      </w:hyperlink>
    </w:p>
    <w:p w14:paraId="2618C50C" w14:textId="77777777" w:rsidR="00C01F7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93" w:anchor="contextsyn" w:history="1">
        <w:r w:rsidR="00C01F7E">
          <w:rPr>
            <w:rStyle w:val="Hyperlink"/>
            <w:color w:val="008000"/>
            <w:sz w:val="23"/>
            <w:szCs w:val="23"/>
          </w:rPr>
          <w:t>Syntax to provide the initialization parameter in Context scope</w:t>
        </w:r>
      </w:hyperlink>
    </w:p>
    <w:p w14:paraId="1F4C291D" w14:textId="77777777" w:rsidR="00C01F7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94" w:anchor="contextex1" w:history="1">
        <w:r w:rsidR="00C01F7E">
          <w:rPr>
            <w:rStyle w:val="Hyperlink"/>
            <w:color w:val="008000"/>
            <w:sz w:val="23"/>
            <w:szCs w:val="23"/>
          </w:rPr>
          <w:t>Example of ServletContext to get initialization parameter</w:t>
        </w:r>
      </w:hyperlink>
    </w:p>
    <w:p w14:paraId="47D20983" w14:textId="77777777" w:rsidR="00C01F7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95" w:anchor="contextex2" w:history="1">
        <w:r w:rsidR="00C01F7E">
          <w:rPr>
            <w:rStyle w:val="Hyperlink"/>
            <w:color w:val="008000"/>
            <w:sz w:val="23"/>
            <w:szCs w:val="23"/>
          </w:rPr>
          <w:t>Example of ServletContext to get all the initialization parameter</w:t>
        </w:r>
      </w:hyperlink>
    </w:p>
    <w:p w14:paraId="5FC3C778" w14:textId="77777777" w:rsidR="00C01F7E" w:rsidRDefault="00C01F7E" w:rsidP="00D460BB">
      <w:pPr>
        <w:pStyle w:val="NormalWeb"/>
        <w:shd w:val="clear" w:color="auto" w:fill="FFFFFF"/>
        <w:ind w:left="360"/>
        <w:jc w:val="both"/>
        <w:rPr>
          <w:rFonts w:ascii="Segoe UI" w:hAnsi="Segoe UI" w:cs="Segoe UI"/>
          <w:color w:val="333333"/>
        </w:rPr>
      </w:pPr>
      <w:r>
        <w:rPr>
          <w:rFonts w:ascii="Segoe UI" w:hAnsi="Segoe UI" w:cs="Segoe UI"/>
          <w:color w:val="333333"/>
        </w:rPr>
        <w:t>An object of ServletContext is created by the web container at time of deploying the project. This object can be used to get configuration information from web.xml file. There is only one ServletContext object per web application.</w:t>
      </w:r>
    </w:p>
    <w:p w14:paraId="74C84179" w14:textId="77777777" w:rsidR="00C01F7E" w:rsidRDefault="00C01F7E" w:rsidP="00D460BB">
      <w:pPr>
        <w:pStyle w:val="NormalWeb"/>
        <w:shd w:val="clear" w:color="auto" w:fill="FFFFFF"/>
        <w:ind w:left="360"/>
        <w:jc w:val="both"/>
        <w:rPr>
          <w:rFonts w:ascii="Segoe UI" w:hAnsi="Segoe UI" w:cs="Segoe UI"/>
          <w:color w:val="333333"/>
        </w:rPr>
      </w:pPr>
      <w:r>
        <w:rPr>
          <w:rFonts w:ascii="Segoe UI" w:hAnsi="Segoe UI" w:cs="Segoe UI"/>
          <w:color w:val="333333"/>
        </w:rPr>
        <w:t>If any information is shared to many servlet, it is better to provide it from the web.xml file using the </w:t>
      </w:r>
      <w:r>
        <w:rPr>
          <w:rStyle w:val="Strong"/>
          <w:rFonts w:ascii="Segoe UI" w:hAnsi="Segoe UI" w:cs="Segoe UI"/>
          <w:color w:val="333333"/>
        </w:rPr>
        <w:t>&lt;context-param&gt;</w:t>
      </w:r>
      <w:r>
        <w:rPr>
          <w:rFonts w:ascii="Segoe UI" w:hAnsi="Segoe UI" w:cs="Segoe UI"/>
          <w:color w:val="333333"/>
        </w:rPr>
        <w:t> element.</w:t>
      </w:r>
    </w:p>
    <w:p w14:paraId="4184BAF7" w14:textId="77777777" w:rsidR="00C01F7E" w:rsidRDefault="00C01F7E"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Advantage of ServletContext</w:t>
      </w:r>
    </w:p>
    <w:p w14:paraId="1C0560E3" w14:textId="77777777" w:rsidR="00C01F7E" w:rsidRDefault="00C01F7E"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Easy to maintain</w:t>
      </w:r>
      <w:r>
        <w:rPr>
          <w:rFonts w:ascii="Segoe UI" w:hAnsi="Segoe UI" w:cs="Segoe UI"/>
          <w:color w:val="333333"/>
        </w:rPr>
        <w:t> if any information is shared to all the servlet, it is better to make it available for all the servlet. We provide this information from the web.xml file, so if the information is changed, we don't need to modify the servlet. Thus it removes maintenance problem.</w:t>
      </w:r>
    </w:p>
    <w:p w14:paraId="15629F10" w14:textId="77777777" w:rsidR="00C01F7E" w:rsidRDefault="00C01F7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Usage of ServletContext Interface</w:t>
      </w:r>
    </w:p>
    <w:p w14:paraId="037CDDF1" w14:textId="77777777" w:rsidR="00C01F7E" w:rsidRDefault="00C01F7E"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can be a lot of usage of ServletContext object. Some of them are as follows:</w:t>
      </w:r>
    </w:p>
    <w:p w14:paraId="685B11B5" w14:textId="77777777" w:rsidR="00C01F7E" w:rsidRDefault="00C01F7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object of ServletContext provides an interface between the container and servlet.</w:t>
      </w:r>
    </w:p>
    <w:p w14:paraId="08C33E93" w14:textId="77777777" w:rsidR="00C01F7E" w:rsidRDefault="00C01F7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ServletContext object can be used to get configuration information from the web.xml file.</w:t>
      </w:r>
    </w:p>
    <w:p w14:paraId="45443D82" w14:textId="77777777" w:rsidR="00C01F7E" w:rsidRDefault="00C01F7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ServletContext object can be used to set, get or remove attribute from the web.xml file.</w:t>
      </w:r>
    </w:p>
    <w:p w14:paraId="65F86F3A" w14:textId="77777777" w:rsidR="00C01F7E" w:rsidRDefault="00C01F7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ServletContext object can be used to provide inter-application communication.</w:t>
      </w:r>
    </w:p>
    <w:p w14:paraId="06CFFD75" w14:textId="7A3CDB45" w:rsidR="00C01F7E" w:rsidRPr="00D460BB" w:rsidRDefault="00C01F7E" w:rsidP="00D460BB">
      <w:pPr>
        <w:spacing w:after="0" w:line="240" w:lineRule="auto"/>
        <w:ind w:left="360"/>
        <w:rPr>
          <w:ins w:id="1" w:author="Unknown"/>
          <w:rFonts w:ascii="Segoe UI" w:hAnsi="Segoe UI" w:cs="Segoe UI"/>
          <w:color w:val="333333"/>
          <w:shd w:val="clear" w:color="auto" w:fill="FFFFFF"/>
        </w:rPr>
      </w:pPr>
      <w:r>
        <w:rPr>
          <w:noProof/>
        </w:rPr>
        <w:lastRenderedPageBreak/>
        <w:drawing>
          <wp:inline distT="0" distB="0" distL="0" distR="0" wp14:anchorId="6889E4BF" wp14:editId="15C323B0">
            <wp:extent cx="5731510" cy="2073275"/>
            <wp:effectExtent l="0" t="0" r="2540" b="3175"/>
            <wp:docPr id="75631190" name="Picture 41" descr="ServletContex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ervletContext interfac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31510" cy="2073275"/>
                    </a:xfrm>
                    <a:prstGeom prst="rect">
                      <a:avLst/>
                    </a:prstGeom>
                    <a:noFill/>
                    <a:ln>
                      <a:noFill/>
                    </a:ln>
                  </pic:spPr>
                </pic:pic>
              </a:graphicData>
            </a:graphic>
          </wp:inline>
        </w:drawing>
      </w:r>
      <w:r w:rsidRPr="00D460BB">
        <w:rPr>
          <w:rFonts w:ascii="Segoe UI" w:hAnsi="Segoe UI" w:cs="Segoe UI"/>
          <w:color w:val="333333"/>
          <w:shd w:val="clear" w:color="auto" w:fill="FFFFFF"/>
        </w:rPr>
        <w:t> </w:t>
      </w:r>
    </w:p>
    <w:p w14:paraId="743B2EDE" w14:textId="77777777" w:rsidR="00C01F7E" w:rsidRDefault="00C01F7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Commonly used methods of ServletContext interface</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C01F7E" w14:paraId="34C3CBE7" w14:textId="77777777" w:rsidTr="00C01F7E">
        <w:trPr>
          <w:tblCellSpacing w:w="15" w:type="dxa"/>
        </w:trPr>
        <w:tc>
          <w:tcPr>
            <w:tcW w:w="0" w:type="auto"/>
            <w:shd w:val="clear" w:color="auto" w:fill="FFFFFF"/>
            <w:vAlign w:val="center"/>
            <w:hideMark/>
          </w:tcPr>
          <w:p w14:paraId="1D81F1C9" w14:textId="77777777" w:rsidR="00C01F7E" w:rsidRPr="00D460BB" w:rsidRDefault="00C01F7E" w:rsidP="00D460BB">
            <w:pPr>
              <w:ind w:left="360"/>
              <w:jc w:val="both"/>
              <w:rPr>
                <w:rFonts w:ascii="Segoe UI" w:hAnsi="Segoe UI" w:cs="Segoe UI"/>
                <w:color w:val="333333"/>
                <w:sz w:val="24"/>
                <w:szCs w:val="24"/>
              </w:rPr>
            </w:pPr>
            <w:r w:rsidRPr="00D460BB">
              <w:rPr>
                <w:rFonts w:ascii="Segoe UI" w:hAnsi="Segoe UI" w:cs="Segoe UI"/>
                <w:color w:val="333333"/>
              </w:rPr>
              <w:t>There is given some commonly used methods of ServletContext interface.</w:t>
            </w:r>
          </w:p>
          <w:p w14:paraId="1D257EAB" w14:textId="77777777" w:rsidR="00C01F7E" w:rsidRDefault="00C01F7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getInitParameter(String name):</w:t>
            </w:r>
            <w:r>
              <w:rPr>
                <w:rFonts w:ascii="Segoe UI" w:hAnsi="Segoe UI" w:cs="Segoe UI"/>
                <w:color w:val="000000"/>
              </w:rPr>
              <w:t>Returns the parameter value for the specified parameter name.</w:t>
            </w:r>
          </w:p>
          <w:p w14:paraId="42792702" w14:textId="77777777" w:rsidR="00C01F7E" w:rsidRDefault="00C01F7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the names of the context's initialization parameters.</w:t>
            </w:r>
          </w:p>
          <w:p w14:paraId="3CDA5D1B" w14:textId="77777777" w:rsidR="00C01F7E" w:rsidRDefault="00C01F7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setAttribute(String name,Object object):</w:t>
            </w:r>
            <w:r>
              <w:rPr>
                <w:rFonts w:ascii="Segoe UI" w:hAnsi="Segoe UI" w:cs="Segoe UI"/>
                <w:color w:val="000000"/>
              </w:rPr>
              <w:t>sets the given object in the application scope.</w:t>
            </w:r>
          </w:p>
          <w:p w14:paraId="2032A56F" w14:textId="77777777" w:rsidR="00C01F7E" w:rsidRDefault="00C01F7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Object getAttribute(String name):</w:t>
            </w:r>
            <w:r>
              <w:rPr>
                <w:rFonts w:ascii="Segoe UI" w:hAnsi="Segoe UI" w:cs="Segoe UI"/>
                <w:color w:val="000000"/>
              </w:rPr>
              <w:t>Returns the attribute for the specified name.</w:t>
            </w:r>
          </w:p>
          <w:p w14:paraId="520157E2" w14:textId="77777777" w:rsidR="00C01F7E" w:rsidRDefault="00C01F7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the names of the context's initialization parameters as an Enumeration of String objects.</w:t>
            </w:r>
          </w:p>
          <w:p w14:paraId="18955AA9" w14:textId="77777777" w:rsidR="00C01F7E" w:rsidRDefault="00C01F7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removeAttribute(String name):</w:t>
            </w:r>
            <w:r>
              <w:rPr>
                <w:rFonts w:ascii="Segoe UI" w:hAnsi="Segoe UI" w:cs="Segoe UI"/>
                <w:color w:val="000000"/>
              </w:rPr>
              <w:t>Removes the attribute with the given name from the servlet context.</w:t>
            </w:r>
          </w:p>
        </w:tc>
      </w:tr>
    </w:tbl>
    <w:p w14:paraId="567233D5" w14:textId="77777777" w:rsidR="00C01F7E" w:rsidRPr="00D460BB" w:rsidRDefault="00FE746B" w:rsidP="00D460BB">
      <w:pPr>
        <w:spacing w:after="0" w:line="240" w:lineRule="auto"/>
        <w:ind w:left="360"/>
        <w:rPr>
          <w:rFonts w:ascii="Times New Roman" w:hAnsi="Times New Roman" w:cs="Times New Roman"/>
        </w:rPr>
      </w:pPr>
      <w:r>
        <w:pict w14:anchorId="0D195F5D">
          <v:rect id="_x0000_i1094" style="width:0;height:.75pt" o:hrstd="t" o:hrnoshade="t" o:hr="t" fillcolor="#d4d4d4" stroked="f"/>
        </w:pict>
      </w:r>
    </w:p>
    <w:p w14:paraId="763B6730" w14:textId="77777777" w:rsidR="00C01F7E" w:rsidRDefault="00C01F7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How to get the object of ServletContext interface</w:t>
      </w:r>
    </w:p>
    <w:p w14:paraId="5FF2A375" w14:textId="77777777" w:rsidR="00C01F7E" w:rsidRDefault="00C01F7E"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getServletContext() method</w:t>
      </w:r>
      <w:r>
        <w:rPr>
          <w:rFonts w:ascii="Segoe UI" w:hAnsi="Segoe UI" w:cs="Segoe UI"/>
          <w:color w:val="000000"/>
        </w:rPr>
        <w:t> of ServletConfig interface returns the object of ServletContext.</w:t>
      </w:r>
    </w:p>
    <w:p w14:paraId="7A75A5A1" w14:textId="77777777" w:rsidR="00C01F7E" w:rsidRDefault="00C01F7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getServletContext() method</w:t>
      </w:r>
      <w:r>
        <w:rPr>
          <w:rFonts w:ascii="Segoe UI" w:hAnsi="Segoe UI" w:cs="Segoe UI"/>
          <w:color w:val="000000"/>
        </w:rPr>
        <w:t> of GenericServlet class returns the object of ServletContext.</w:t>
      </w:r>
    </w:p>
    <w:p w14:paraId="0E60016F" w14:textId="77777777" w:rsidR="00C01F7E" w:rsidRDefault="00C01F7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Syntax of getServletContext() method</w:t>
      </w:r>
    </w:p>
    <w:p w14:paraId="1423C130"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ServletContext getServletContext()  </w:t>
      </w:r>
    </w:p>
    <w:p w14:paraId="3AB71B51" w14:textId="77777777" w:rsidR="00C01F7E" w:rsidRDefault="00C01F7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Example of getServletContext() method</w:t>
      </w:r>
    </w:p>
    <w:p w14:paraId="1D9FB3D7"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//We can get the ServletContext object from ServletConfig object</w:t>
      </w:r>
      <w:r>
        <w:rPr>
          <w:rFonts w:ascii="Segoe UI" w:hAnsi="Segoe UI" w:cs="Segoe UI"/>
          <w:color w:val="000000"/>
          <w:bdr w:val="none" w:sz="0" w:space="0" w:color="auto" w:frame="1"/>
        </w:rPr>
        <w:t>  </w:t>
      </w:r>
    </w:p>
    <w:p w14:paraId="12C3088A"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application=getServletConfig().getServletContext();  </w:t>
      </w:r>
    </w:p>
    <w:p w14:paraId="5F2B49E8"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ABF36D4" w14:textId="77777777" w:rsidR="00C01F7E" w:rsidRDefault="00C01F7E"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//Another convenient way to get the ServletContext object</w:t>
      </w:r>
      <w:r>
        <w:rPr>
          <w:rFonts w:ascii="Segoe UI" w:hAnsi="Segoe UI" w:cs="Segoe UI"/>
          <w:color w:val="000000"/>
          <w:bdr w:val="none" w:sz="0" w:space="0" w:color="auto" w:frame="1"/>
        </w:rPr>
        <w:t>  </w:t>
      </w:r>
    </w:p>
    <w:p w14:paraId="34A72BEC"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ServletContext application=getServletContext();  </w:t>
      </w:r>
    </w:p>
    <w:p w14:paraId="0C4CCC76" w14:textId="77777777" w:rsidR="00C01F7E" w:rsidRPr="00D460BB" w:rsidRDefault="00FE746B" w:rsidP="00D460BB">
      <w:pPr>
        <w:ind w:left="360"/>
        <w:rPr>
          <w:rFonts w:ascii="Times New Roman" w:hAnsi="Times New Roman" w:cs="Times New Roman"/>
        </w:rPr>
      </w:pPr>
      <w:r>
        <w:pict w14:anchorId="216C1C73">
          <v:rect id="_x0000_i1095" style="width:0;height:.75pt" o:hrstd="t" o:hrnoshade="t" o:hr="t" fillcolor="#d4d4d4" stroked="f"/>
        </w:pict>
      </w:r>
    </w:p>
    <w:p w14:paraId="794C8888" w14:textId="77777777" w:rsidR="00C01F7E" w:rsidRDefault="00C01F7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Syntax to provide the initialization parameter in Context scope</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C01F7E" w14:paraId="1D3AF940" w14:textId="77777777" w:rsidTr="00C01F7E">
        <w:trPr>
          <w:tblCellSpacing w:w="15" w:type="dxa"/>
        </w:trPr>
        <w:tc>
          <w:tcPr>
            <w:tcW w:w="0" w:type="auto"/>
            <w:shd w:val="clear" w:color="auto" w:fill="FFFFFF"/>
            <w:vAlign w:val="center"/>
            <w:hideMark/>
          </w:tcPr>
          <w:p w14:paraId="081EB60E" w14:textId="77777777" w:rsidR="00C01F7E" w:rsidRPr="00D460BB" w:rsidRDefault="00C01F7E" w:rsidP="00D460BB">
            <w:pPr>
              <w:ind w:left="360"/>
              <w:jc w:val="both"/>
              <w:rPr>
                <w:rFonts w:ascii="Segoe UI" w:hAnsi="Segoe UI" w:cs="Segoe UI"/>
                <w:color w:val="333333"/>
                <w:sz w:val="24"/>
                <w:szCs w:val="24"/>
              </w:rPr>
            </w:pPr>
            <w:r w:rsidRPr="00D460BB">
              <w:rPr>
                <w:rFonts w:ascii="Segoe UI" w:hAnsi="Segoe UI" w:cs="Segoe UI"/>
                <w:color w:val="333333"/>
              </w:rPr>
              <w:t>The </w:t>
            </w:r>
            <w:r w:rsidRPr="00D460BB">
              <w:rPr>
                <w:rStyle w:val="Strong"/>
                <w:rFonts w:ascii="Segoe UI" w:hAnsi="Segoe UI" w:cs="Segoe UI"/>
                <w:color w:val="333333"/>
              </w:rPr>
              <w:t>context-param</w:t>
            </w:r>
            <w:r w:rsidRPr="00D460BB">
              <w:rPr>
                <w:rFonts w:ascii="Segoe UI" w:hAnsi="Segoe UI" w:cs="Segoe UI"/>
                <w:color w:val="333333"/>
              </w:rPr>
              <w:t> element, subelement of web-app, is used to define the initialization parameter in the application scope. The param-name and param-value are the sub-elements of the context-param. The param-name element defines parameter name and and param-value defines its value.</w:t>
            </w:r>
          </w:p>
        </w:tc>
      </w:tr>
    </w:tbl>
    <w:p w14:paraId="7A78CEA2"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079C1A83"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AB1B83C"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EF58274"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&lt;context-param&gt;  </w:t>
      </w:r>
    </w:p>
    <w:p w14:paraId="0B9A7FE0"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&lt;param-name&gt;parametername&lt;/param-name&gt;  </w:t>
      </w:r>
    </w:p>
    <w:p w14:paraId="41285EC9"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&lt;param-value&gt;parametervalue&lt;/param-value&gt;  </w:t>
      </w:r>
    </w:p>
    <w:p w14:paraId="44C91784"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&lt;/context-param&gt;  </w:t>
      </w:r>
    </w:p>
    <w:p w14:paraId="7197FC44"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EB5AA52"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4A54021A" w14:textId="77777777" w:rsidR="00C01F7E" w:rsidRPr="00D460BB" w:rsidRDefault="00FE746B" w:rsidP="00D460BB">
      <w:pPr>
        <w:ind w:left="360"/>
        <w:rPr>
          <w:rFonts w:ascii="Times New Roman" w:hAnsi="Times New Roman" w:cs="Times New Roman"/>
        </w:rPr>
      </w:pPr>
      <w:r>
        <w:pict w14:anchorId="4B8C1AF4">
          <v:rect id="_x0000_i1096" style="width:0;height:.75pt" o:hrstd="t" o:hrnoshade="t" o:hr="t" fillcolor="#d4d4d4" stroked="f"/>
        </w:pict>
      </w:r>
    </w:p>
    <w:p w14:paraId="13E17218" w14:textId="77777777" w:rsidR="00C01F7E" w:rsidRDefault="00C01F7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ServletContext to get the initialization parameter</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C01F7E" w14:paraId="7876F6AF" w14:textId="77777777" w:rsidTr="00C01F7E">
        <w:trPr>
          <w:tblCellSpacing w:w="15" w:type="dxa"/>
        </w:trPr>
        <w:tc>
          <w:tcPr>
            <w:tcW w:w="0" w:type="auto"/>
            <w:shd w:val="clear" w:color="auto" w:fill="FFFFFF"/>
            <w:vAlign w:val="center"/>
            <w:hideMark/>
          </w:tcPr>
          <w:p w14:paraId="4AE2C39B" w14:textId="77777777" w:rsidR="00C01F7E" w:rsidRPr="00D460BB" w:rsidRDefault="00C01F7E" w:rsidP="00D460BB">
            <w:pPr>
              <w:ind w:left="360"/>
              <w:jc w:val="both"/>
              <w:rPr>
                <w:rFonts w:ascii="Segoe UI" w:hAnsi="Segoe UI" w:cs="Segoe UI"/>
                <w:color w:val="333333"/>
                <w:sz w:val="24"/>
                <w:szCs w:val="24"/>
              </w:rPr>
            </w:pPr>
            <w:r w:rsidRPr="00D460BB">
              <w:rPr>
                <w:rFonts w:ascii="Segoe UI" w:hAnsi="Segoe UI" w:cs="Segoe UI"/>
                <w:color w:val="333333"/>
              </w:rPr>
              <w:t>In this example, we are getting the initialization parameter from the web.xml file and printing the value of the initialization parameter. Notice that the object of ServletContext represents the application scope. So if we change the value of the parameter from the web.xml file, all the servlet classes will get the changed value. So we don't need to modify the servlet. So it is better to have the common information for most of the servlets in the web.xml file by context-param element. Let's see the simple example:</w:t>
            </w:r>
          </w:p>
        </w:tc>
      </w:tr>
    </w:tbl>
    <w:p w14:paraId="06E28E90" w14:textId="77777777" w:rsidR="00C01F7E" w:rsidRPr="00D460BB" w:rsidRDefault="00C01F7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3C83EEDF"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2C6FC292" w14:textId="77777777" w:rsidR="00C01F7E" w:rsidRDefault="00C01F7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5688218C"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3F7BCEC7"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BB876BF"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EB037AE" w14:textId="77777777" w:rsidR="00C01F7E" w:rsidRDefault="00C01F7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w:t>
      </w:r>
    </w:p>
    <w:p w14:paraId="0954F431"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req,HttpServletResponse res)  </w:t>
      </w:r>
    </w:p>
    <w:p w14:paraId="1B28B772" w14:textId="77777777" w:rsidR="00C01F7E" w:rsidRDefault="00C01F7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ServletException,IOException  </w:t>
      </w:r>
    </w:p>
    <w:p w14:paraId="04125A5F"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F21ACB4"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59EB4616"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PrintWriter pw=res.getWriter();  </w:t>
      </w:r>
    </w:p>
    <w:p w14:paraId="31ECABE2"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8ADA89"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//creating ServletContext object</w:t>
      </w:r>
      <w:r>
        <w:rPr>
          <w:rFonts w:ascii="Segoe UI" w:hAnsi="Segoe UI" w:cs="Segoe UI"/>
          <w:color w:val="000000"/>
          <w:bdr w:val="none" w:sz="0" w:space="0" w:color="auto" w:frame="1"/>
        </w:rPr>
        <w:t>  </w:t>
      </w:r>
    </w:p>
    <w:p w14:paraId="6CEEA703"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context=getServletContext();  </w:t>
      </w:r>
    </w:p>
    <w:p w14:paraId="1A8A17DA"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EC1C01E" w14:textId="77777777" w:rsidR="00C01F7E" w:rsidRDefault="00C01F7E"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//Getting the value of the initialization parameter and printing it</w:t>
      </w:r>
      <w:r>
        <w:rPr>
          <w:rFonts w:ascii="Segoe UI" w:hAnsi="Segoe UI" w:cs="Segoe UI"/>
          <w:color w:val="000000"/>
          <w:bdr w:val="none" w:sz="0" w:space="0" w:color="auto" w:frame="1"/>
        </w:rPr>
        <w:t>  </w:t>
      </w:r>
    </w:p>
    <w:p w14:paraId="29F40209"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String driverName=context.getInitParameter(</w:t>
      </w:r>
      <w:r>
        <w:rPr>
          <w:rStyle w:val="string"/>
          <w:rFonts w:ascii="Segoe UI" w:hAnsi="Segoe UI" w:cs="Segoe UI"/>
          <w:color w:val="0000FF"/>
          <w:bdr w:val="none" w:sz="0" w:space="0" w:color="auto" w:frame="1"/>
        </w:rPr>
        <w:t>"dname"</w:t>
      </w:r>
      <w:r>
        <w:rPr>
          <w:rFonts w:ascii="Segoe UI" w:hAnsi="Segoe UI" w:cs="Segoe UI"/>
          <w:color w:val="000000"/>
          <w:bdr w:val="none" w:sz="0" w:space="0" w:color="auto" w:frame="1"/>
        </w:rPr>
        <w:t>);  </w:t>
      </w:r>
    </w:p>
    <w:p w14:paraId="10FEE385"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pw.println(</w:t>
      </w:r>
      <w:r>
        <w:rPr>
          <w:rStyle w:val="string"/>
          <w:rFonts w:ascii="Segoe UI" w:hAnsi="Segoe UI" w:cs="Segoe UI"/>
          <w:color w:val="0000FF"/>
          <w:bdr w:val="none" w:sz="0" w:space="0" w:color="auto" w:frame="1"/>
        </w:rPr>
        <w:t>"driver name is="</w:t>
      </w:r>
      <w:r>
        <w:rPr>
          <w:rFonts w:ascii="Segoe UI" w:hAnsi="Segoe UI" w:cs="Segoe UI"/>
          <w:color w:val="000000"/>
          <w:bdr w:val="none" w:sz="0" w:space="0" w:color="auto" w:frame="1"/>
        </w:rPr>
        <w:t>+driverName);  </w:t>
      </w:r>
    </w:p>
    <w:p w14:paraId="1D6B2D66"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3B971DB"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pw.close();  </w:t>
      </w:r>
    </w:p>
    <w:p w14:paraId="6C51A331"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2EE7754"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16493FA" w14:textId="77777777" w:rsidR="00C01F7E" w:rsidRPr="00D460BB" w:rsidRDefault="00C01F7E" w:rsidP="00D460BB">
      <w:pPr>
        <w:spacing w:line="240" w:lineRule="auto"/>
        <w:ind w:left="360"/>
        <w:rPr>
          <w:rFonts w:ascii="Times New Roman" w:hAnsi="Times New Roman" w:cs="Times New Roman"/>
        </w:rPr>
      </w:pPr>
      <w:r w:rsidRPr="00D460BB">
        <w:rPr>
          <w:rStyle w:val="Strong"/>
          <w:rFonts w:ascii="Segoe UI" w:hAnsi="Segoe UI" w:cs="Segoe UI"/>
          <w:color w:val="333333"/>
          <w:shd w:val="clear" w:color="auto" w:fill="FFFFFF"/>
        </w:rPr>
        <w:t>web.xml</w:t>
      </w:r>
    </w:p>
    <w:p w14:paraId="6A8DBC14"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5A75386F"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E02ED1D"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314F55DE"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4B9DE171"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02DE83F2"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2D7890DD"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55A3FBD"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724BEAC8"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&lt;param-name&gt;dname&lt;/param-name&gt;  </w:t>
      </w:r>
    </w:p>
    <w:p w14:paraId="657AF28A"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38B789F3"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743405BE"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ACD3B65"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7E6C3E6C"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19A39FEF"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&lt;url-pattern&gt;/context&lt;/url-pattern&gt;  </w:t>
      </w:r>
    </w:p>
    <w:p w14:paraId="353B607A"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41F0FB31"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4E15C98"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64AA0C3B" w14:textId="77777777" w:rsidR="00C01F7E" w:rsidRPr="00D460BB" w:rsidRDefault="00FE746B" w:rsidP="00D460BB">
      <w:pPr>
        <w:spacing w:line="240" w:lineRule="auto"/>
        <w:ind w:left="360"/>
        <w:rPr>
          <w:rFonts w:ascii="Times New Roman" w:hAnsi="Times New Roman" w:cs="Times New Roman"/>
        </w:rPr>
      </w:pPr>
      <w:r>
        <w:pict w14:anchorId="58F2DECD">
          <v:rect id="_x0000_i1097" style="width:0;height:.75pt" o:hrstd="t" o:hrnoshade="t" o:hr="t" fillcolor="#d4d4d4" stroked="f"/>
        </w:pict>
      </w:r>
    </w:p>
    <w:p w14:paraId="6AA42B8B" w14:textId="77777777" w:rsidR="00C01F7E" w:rsidRDefault="00C01F7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ServletContext to get all the initialization parameters</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C01F7E" w14:paraId="7AC8C2A9" w14:textId="77777777" w:rsidTr="00C01F7E">
        <w:trPr>
          <w:tblCellSpacing w:w="15" w:type="dxa"/>
        </w:trPr>
        <w:tc>
          <w:tcPr>
            <w:tcW w:w="0" w:type="auto"/>
            <w:shd w:val="clear" w:color="auto" w:fill="FFFFFF"/>
            <w:vAlign w:val="center"/>
            <w:hideMark/>
          </w:tcPr>
          <w:p w14:paraId="372753DB" w14:textId="77777777" w:rsidR="00C01F7E" w:rsidRPr="00D460BB" w:rsidRDefault="00C01F7E" w:rsidP="00D460BB">
            <w:pPr>
              <w:ind w:left="360"/>
              <w:jc w:val="both"/>
              <w:rPr>
                <w:rFonts w:ascii="Segoe UI" w:hAnsi="Segoe UI" w:cs="Segoe UI"/>
                <w:color w:val="333333"/>
                <w:sz w:val="24"/>
                <w:szCs w:val="24"/>
              </w:rPr>
            </w:pPr>
            <w:r w:rsidRPr="00D460BB">
              <w:rPr>
                <w:rFonts w:ascii="Segoe UI" w:hAnsi="Segoe UI" w:cs="Segoe UI"/>
                <w:color w:val="333333"/>
              </w:rPr>
              <w:t>In this example, we are getting all the initialization parameter from the web.xml file. For getting all the parameters, we have used the getInitParameterNames() method in the servlet class.</w:t>
            </w:r>
          </w:p>
        </w:tc>
      </w:tr>
    </w:tbl>
    <w:p w14:paraId="02E0BFE4" w14:textId="77777777" w:rsidR="00C01F7E" w:rsidRPr="00D460BB" w:rsidRDefault="00C01F7E" w:rsidP="00D460BB">
      <w:pPr>
        <w:ind w:left="360"/>
        <w:rPr>
          <w:rFonts w:ascii="Times New Roman" w:hAnsi="Times New Roman" w:cs="Times New Roman"/>
        </w:rPr>
      </w:pPr>
      <w:r w:rsidRPr="00D460BB">
        <w:rPr>
          <w:rFonts w:ascii="Segoe UI" w:hAnsi="Segoe UI" w:cs="Segoe UI"/>
          <w:color w:val="333333"/>
        </w:rPr>
        <w:lastRenderedPageBreak/>
        <w:br/>
      </w:r>
      <w:r w:rsidRPr="00D460BB">
        <w:rPr>
          <w:rStyle w:val="Strong"/>
          <w:rFonts w:ascii="Segoe UI" w:hAnsi="Segoe UI" w:cs="Segoe UI"/>
          <w:color w:val="333333"/>
          <w:shd w:val="clear" w:color="auto" w:fill="FFFFFF"/>
        </w:rPr>
        <w:t>DemoServlet.java</w:t>
      </w:r>
    </w:p>
    <w:p w14:paraId="032E2FED"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1DF13D04" w14:textId="77777777" w:rsidR="00C01F7E" w:rsidRDefault="00C01F7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4ABE897B"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0AAD0D60"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BE6DF9D"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31D454D" w14:textId="77777777" w:rsidR="00C01F7E" w:rsidRDefault="00C01F7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w:t>
      </w:r>
    </w:p>
    <w:p w14:paraId="24F88ED0"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req,HttpServletResponse res)  </w:t>
      </w:r>
    </w:p>
    <w:p w14:paraId="6E8B945B" w14:textId="77777777" w:rsidR="00C01F7E" w:rsidRDefault="00C01F7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ServletException,IOException  </w:t>
      </w:r>
    </w:p>
    <w:p w14:paraId="7BC75C3E"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A2ABA06"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442F49A0"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PrintWriter out=res.getWriter();  </w:t>
      </w:r>
    </w:p>
    <w:p w14:paraId="652869F9"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A76500B"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context=getServletContext();  </w:t>
      </w:r>
    </w:p>
    <w:p w14:paraId="07E9A6FE"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Enumeration&lt;String&gt; e=context.getInitParameterNames();  </w:t>
      </w:r>
    </w:p>
    <w:p w14:paraId="29B80E74"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50F4A1D"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String str=</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69B0970"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(e.hasMoreElements()){  </w:t>
      </w:r>
    </w:p>
    <w:p w14:paraId="04C5CB6F"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str=e.nextElement();  </w:t>
      </w:r>
    </w:p>
    <w:p w14:paraId="331A0837"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"&lt;br&gt; "</w:t>
      </w:r>
      <w:r>
        <w:rPr>
          <w:rFonts w:ascii="Segoe UI" w:hAnsi="Segoe UI" w:cs="Segoe UI"/>
          <w:color w:val="000000"/>
          <w:bdr w:val="none" w:sz="0" w:space="0" w:color="auto" w:frame="1"/>
        </w:rPr>
        <w:t>+context.getInitParameter(str));  </w:t>
      </w:r>
    </w:p>
    <w:p w14:paraId="08B9E3E0"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E67BD33"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CD2298A" w14:textId="77777777" w:rsidR="00C01F7E" w:rsidRPr="00D460BB" w:rsidRDefault="00C01F7E" w:rsidP="00D460BB">
      <w:pPr>
        <w:ind w:left="360"/>
        <w:rPr>
          <w:rFonts w:ascii="Times New Roman" w:hAnsi="Times New Roman" w:cs="Times New Roman"/>
        </w:rPr>
      </w:pPr>
      <w:r w:rsidRPr="00D460BB">
        <w:rPr>
          <w:rStyle w:val="Strong"/>
          <w:rFonts w:ascii="Segoe UI" w:hAnsi="Segoe UI" w:cs="Segoe UI"/>
          <w:color w:val="333333"/>
          <w:shd w:val="clear" w:color="auto" w:fill="FFFFFF"/>
        </w:rPr>
        <w:t>web.xml</w:t>
      </w:r>
    </w:p>
    <w:p w14:paraId="35906F12"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0101DA83"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F288651"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10B5AA25"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244D0EC8"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3B3CD11E"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272F4A29"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C3CCDB3"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23AC3ED2"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&lt;param-name&gt;dname&lt;/param-name&gt;  </w:t>
      </w:r>
    </w:p>
    <w:p w14:paraId="21F2BC42"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782CEBC4"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6E5DBC74"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D13B0E5"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&lt;context-param&gt;  </w:t>
      </w:r>
    </w:p>
    <w:p w14:paraId="1775F352"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&lt;param-name&gt;username&lt;/param-name&gt;  </w:t>
      </w:r>
    </w:p>
    <w:p w14:paraId="2304581F"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&lt;param-value&gt;system&lt;/param-value&gt;  </w:t>
      </w:r>
    </w:p>
    <w:p w14:paraId="78B5741A"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6433F74A"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8A2B6D0"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554C16BD"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&lt;param-name&gt;password&lt;/param-name&gt;  </w:t>
      </w:r>
    </w:p>
    <w:p w14:paraId="63112DF2"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&lt;param-value&gt;oracle&lt;/param-value&gt;  </w:t>
      </w:r>
    </w:p>
    <w:p w14:paraId="251C7C3A"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50D67258"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DED796D"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2A58342C"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14D65334"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&lt;url-pattern&gt;/context&lt;/url-pattern&gt;  </w:t>
      </w:r>
    </w:p>
    <w:p w14:paraId="7D42B5D9"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03473C5F" w14:textId="77777777" w:rsidR="00C01F7E" w:rsidRDefault="00C01F7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EE3C9C6" w14:textId="77777777" w:rsidR="00C01F7E" w:rsidRDefault="00C01F7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4A811FEA" w14:textId="77777777" w:rsidR="00AF1634" w:rsidRDefault="00AF1634" w:rsidP="00D460BB"/>
    <w:p w14:paraId="395D1BF5" w14:textId="77777777" w:rsidR="00C01F7E" w:rsidRDefault="00C01F7E" w:rsidP="00D460BB"/>
    <w:p w14:paraId="79B254C4" w14:textId="71AA58AE" w:rsidR="007702AE" w:rsidRPr="007702AE" w:rsidRDefault="007702AE" w:rsidP="00D460BB">
      <w:pPr>
        <w:pStyle w:val="Heading1"/>
        <w:ind w:left="360"/>
        <w:rPr>
          <w:rFonts w:eastAsia="Times New Roman"/>
          <w:u w:val="single"/>
          <w:lang w:eastAsia="en-IN"/>
        </w:rPr>
      </w:pPr>
      <w:r w:rsidRPr="007702AE">
        <w:rPr>
          <w:rFonts w:eastAsia="Times New Roman"/>
          <w:u w:val="single"/>
          <w:lang w:eastAsia="en-IN"/>
        </w:rPr>
        <w:t>RequestDispatcher Interface</w:t>
      </w:r>
    </w:p>
    <w:p w14:paraId="433317AB" w14:textId="77777777" w:rsidR="00C01F7E" w:rsidRDefault="00C01F7E" w:rsidP="00D460BB"/>
    <w:p w14:paraId="4C734B0C" w14:textId="77777777" w:rsidR="007702AE" w:rsidRDefault="007702AE"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RequestDispatcher in Servlet</w:t>
      </w:r>
    </w:p>
    <w:p w14:paraId="7E12E9D7"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197" w:history="1">
        <w:r w:rsidR="007702AE">
          <w:rPr>
            <w:rStyle w:val="Hyperlink"/>
            <w:color w:val="008000"/>
            <w:sz w:val="23"/>
            <w:szCs w:val="23"/>
          </w:rPr>
          <w:t>RequestDispatcher Interface</w:t>
        </w:r>
      </w:hyperlink>
    </w:p>
    <w:p w14:paraId="36A1DF2F"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198" w:anchor="rdmethod" w:history="1">
        <w:r w:rsidR="007702AE">
          <w:rPr>
            <w:rStyle w:val="Hyperlink"/>
            <w:color w:val="008000"/>
            <w:sz w:val="23"/>
            <w:szCs w:val="23"/>
          </w:rPr>
          <w:t>Methods of RequestDispatcher interface</w:t>
        </w:r>
      </w:hyperlink>
    </w:p>
    <w:p w14:paraId="7AFBCE22" w14:textId="77777777" w:rsidR="007702AE"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199" w:anchor="rdforward" w:history="1">
        <w:r w:rsidR="007702AE">
          <w:rPr>
            <w:rStyle w:val="Hyperlink"/>
            <w:color w:val="008000"/>
            <w:sz w:val="23"/>
            <w:szCs w:val="23"/>
          </w:rPr>
          <w:t>forward method</w:t>
        </w:r>
      </w:hyperlink>
    </w:p>
    <w:p w14:paraId="291FFA2B" w14:textId="77777777" w:rsidR="007702AE" w:rsidRDefault="00FE746B" w:rsidP="00D460BB">
      <w:pPr>
        <w:shd w:val="clear" w:color="auto" w:fill="FFFFFF"/>
        <w:spacing w:before="60" w:after="100" w:afterAutospacing="1" w:line="375" w:lineRule="atLeast"/>
        <w:ind w:left="1080"/>
        <w:jc w:val="both"/>
        <w:rPr>
          <w:rFonts w:ascii="Segoe UI" w:hAnsi="Segoe UI" w:cs="Segoe UI"/>
          <w:color w:val="000000"/>
        </w:rPr>
      </w:pPr>
      <w:hyperlink r:id="rId200" w:anchor="rdinclude" w:history="1">
        <w:r w:rsidR="007702AE">
          <w:rPr>
            <w:rStyle w:val="Hyperlink"/>
            <w:color w:val="008000"/>
            <w:sz w:val="23"/>
            <w:szCs w:val="23"/>
          </w:rPr>
          <w:t>include method</w:t>
        </w:r>
      </w:hyperlink>
    </w:p>
    <w:p w14:paraId="4ACD1B5D"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01" w:anchor="rdhow" w:history="1">
        <w:r w:rsidR="007702AE">
          <w:rPr>
            <w:rStyle w:val="Hyperlink"/>
            <w:color w:val="008000"/>
            <w:sz w:val="23"/>
            <w:szCs w:val="23"/>
          </w:rPr>
          <w:t>How to get the object of RequestDispatcher</w:t>
        </w:r>
      </w:hyperlink>
    </w:p>
    <w:p w14:paraId="399F8D29"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02" w:anchor="rdex" w:history="1">
        <w:r w:rsidR="007702AE">
          <w:rPr>
            <w:rStyle w:val="Hyperlink"/>
            <w:color w:val="008000"/>
            <w:sz w:val="23"/>
            <w:szCs w:val="23"/>
          </w:rPr>
          <w:t>Example of RequestDispatcher interface</w:t>
        </w:r>
      </w:hyperlink>
    </w:p>
    <w:p w14:paraId="38F73796"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 RequestDispatcher interface provides the facility of dispatching the request to another resource it may be html, servlet or jsp. This interface can also be used to include the content of another resource also. It is one of the way of servlet collaboration.</w:t>
      </w:r>
    </w:p>
    <w:p w14:paraId="7F1C3939"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lastRenderedPageBreak/>
        <w:t>There are two methods defined in the RequestDispatcher interface.</w:t>
      </w:r>
    </w:p>
    <w:p w14:paraId="78CC47B3"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p>
    <w:p w14:paraId="4FE791F1"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Methods of RequestDispatcher interface</w:t>
      </w:r>
    </w:p>
    <w:p w14:paraId="01D6A465"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 RequestDispatcher interface provides two methods. They are:</w:t>
      </w:r>
    </w:p>
    <w:p w14:paraId="226D6201"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forward(ServletRequest request,ServletResponse response)throws ServletException,java.io.IOException:</w:t>
      </w:r>
      <w:r>
        <w:rPr>
          <w:rFonts w:ascii="Segoe UI" w:hAnsi="Segoe UI" w:cs="Segoe UI"/>
          <w:color w:val="000000"/>
        </w:rPr>
        <w:t>Forwards a request from a servlet to another resource (servlet, JSP file, or HTML file) on the server.</w:t>
      </w:r>
    </w:p>
    <w:p w14:paraId="59557364"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include(ServletRequest request,ServletResponse response)throws ServletException,java.io.IOException:</w:t>
      </w:r>
      <w:r>
        <w:rPr>
          <w:rFonts w:ascii="Segoe UI" w:hAnsi="Segoe UI" w:cs="Segoe UI"/>
          <w:color w:val="000000"/>
        </w:rPr>
        <w:t>Includes the content of a resource (servlet, JSP page, or HTML file) in the response.</w:t>
      </w:r>
    </w:p>
    <w:p w14:paraId="3E38A88F" w14:textId="448B2260"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drawing>
          <wp:inline distT="0" distB="0" distL="0" distR="0" wp14:anchorId="5D7B377F" wp14:editId="46C9BE02">
            <wp:extent cx="5731510" cy="3259455"/>
            <wp:effectExtent l="0" t="0" r="2540" b="0"/>
            <wp:docPr id="1635151836" name="Picture 48"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forward() method of RequestDispatcher interfa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3259455"/>
                    </a:xfrm>
                    <a:prstGeom prst="rect">
                      <a:avLst/>
                    </a:prstGeom>
                    <a:noFill/>
                    <a:ln>
                      <a:noFill/>
                    </a:ln>
                  </pic:spPr>
                </pic:pic>
              </a:graphicData>
            </a:graphic>
          </wp:inline>
        </w:drawing>
      </w:r>
    </w:p>
    <w:p w14:paraId="1EA738A3"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As you see in the above figure, response of second servlet is sent to the client. Response of the first servlet is not displayed to the user.</w:t>
      </w:r>
    </w:p>
    <w:p w14:paraId="10349205" w14:textId="77777777" w:rsidR="007702AE" w:rsidRPr="00D460BB" w:rsidRDefault="00FE746B" w:rsidP="00D460BB">
      <w:pPr>
        <w:ind w:left="360"/>
        <w:rPr>
          <w:rFonts w:ascii="Times New Roman" w:hAnsi="Times New Roman" w:cs="Times New Roman"/>
        </w:rPr>
      </w:pPr>
      <w:r>
        <w:pict w14:anchorId="5B0CF540">
          <v:rect id="_x0000_i1098" style="width:0;height:.75pt" o:hrstd="t" o:hrnoshade="t" o:hr="t" fillcolor="#d4d4d4" stroked="f"/>
        </w:pict>
      </w:r>
    </w:p>
    <w:p w14:paraId="4BD28443" w14:textId="4DD490EE"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lastRenderedPageBreak/>
        <w:drawing>
          <wp:inline distT="0" distB="0" distL="0" distR="0" wp14:anchorId="1B298A98" wp14:editId="16797D9C">
            <wp:extent cx="5731510" cy="3161030"/>
            <wp:effectExtent l="0" t="0" r="2540" b="1270"/>
            <wp:docPr id="408473192" name="Picture 47"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nclude() method of RequestDispatcher interfac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1510" cy="3161030"/>
                    </a:xfrm>
                    <a:prstGeom prst="rect">
                      <a:avLst/>
                    </a:prstGeom>
                    <a:noFill/>
                    <a:ln>
                      <a:noFill/>
                    </a:ln>
                  </pic:spPr>
                </pic:pic>
              </a:graphicData>
            </a:graphic>
          </wp:inline>
        </w:drawing>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4622C398" w14:textId="77777777" w:rsidTr="007702AE">
        <w:trPr>
          <w:tblCellSpacing w:w="15" w:type="dxa"/>
        </w:trPr>
        <w:tc>
          <w:tcPr>
            <w:tcW w:w="0" w:type="auto"/>
            <w:shd w:val="clear" w:color="auto" w:fill="FFFFFF"/>
            <w:vAlign w:val="center"/>
            <w:hideMark/>
          </w:tcPr>
          <w:p w14:paraId="6628CBE3" w14:textId="77777777" w:rsidR="007702AE" w:rsidRPr="00D460BB" w:rsidRDefault="007702AE" w:rsidP="00D460BB">
            <w:pPr>
              <w:ind w:left="360"/>
              <w:jc w:val="both"/>
              <w:rPr>
                <w:rFonts w:ascii="Segoe UI" w:hAnsi="Segoe UI" w:cs="Segoe UI"/>
                <w:color w:val="333333"/>
              </w:rPr>
            </w:pPr>
            <w:r w:rsidRPr="00D460BB">
              <w:rPr>
                <w:rFonts w:ascii="Segoe UI" w:hAnsi="Segoe UI" w:cs="Segoe UI"/>
                <w:color w:val="333333"/>
              </w:rPr>
              <w:t>As you can see in the above figure, response of second servlet is included in the response of the first servlet that is being sent to the client.</w:t>
            </w:r>
          </w:p>
        </w:tc>
      </w:tr>
    </w:tbl>
    <w:p w14:paraId="3EB668EC" w14:textId="77777777" w:rsidR="007702AE" w:rsidRPr="00D460BB" w:rsidRDefault="00FE746B" w:rsidP="00D460BB">
      <w:pPr>
        <w:ind w:left="360"/>
        <w:rPr>
          <w:rFonts w:ascii="Times New Roman" w:hAnsi="Times New Roman" w:cs="Times New Roman"/>
        </w:rPr>
      </w:pPr>
      <w:r>
        <w:pict w14:anchorId="23B6A3BD">
          <v:rect id="_x0000_i1099" style="width:0;height:.75pt" o:hrstd="t" o:hrnoshade="t" o:hr="t" fillcolor="#d4d4d4" stroked="f"/>
        </w:pict>
      </w:r>
    </w:p>
    <w:p w14:paraId="76E4033E"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How to get the object of RequestDispatcher</w:t>
      </w:r>
    </w:p>
    <w:p w14:paraId="245D55BD"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 getRequestDispatcher() method of ServletRequest interface returns the object of RequestDispatcher. Syntax:</w:t>
      </w:r>
    </w:p>
    <w:p w14:paraId="2BAF0303" w14:textId="77777777" w:rsidR="007702AE" w:rsidRDefault="007702A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Syntax of getRequestDispatcher method</w:t>
      </w:r>
    </w:p>
    <w:p w14:paraId="74134B4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RequestDispatcher getRequestDispatcher(String resource);  </w:t>
      </w:r>
    </w:p>
    <w:p w14:paraId="233BBDAF" w14:textId="77777777" w:rsidR="007702AE" w:rsidRDefault="007702A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Example of using getRequestDispatcher method</w:t>
      </w:r>
    </w:p>
    <w:p w14:paraId="45E8A2C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RequestDispatcher rd=request.getRequestDispatcher(</w:t>
      </w:r>
      <w:r>
        <w:rPr>
          <w:rStyle w:val="string"/>
          <w:rFonts w:ascii="Segoe UI" w:hAnsi="Segoe UI" w:cs="Segoe UI"/>
          <w:color w:val="0000FF"/>
          <w:bdr w:val="none" w:sz="0" w:space="0" w:color="auto" w:frame="1"/>
        </w:rPr>
        <w:t>"servlet2"</w:t>
      </w:r>
      <w:r>
        <w:rPr>
          <w:rFonts w:ascii="Segoe UI" w:hAnsi="Segoe UI" w:cs="Segoe UI"/>
          <w:color w:val="000000"/>
          <w:bdr w:val="none" w:sz="0" w:space="0" w:color="auto" w:frame="1"/>
        </w:rPr>
        <w:t>);  </w:t>
      </w:r>
    </w:p>
    <w:p w14:paraId="08B9EC6A" w14:textId="77777777" w:rsidR="007702AE" w:rsidRDefault="007702AE"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//servlet2 is the url-pattern of the second servlet</w:t>
      </w:r>
      <w:r>
        <w:rPr>
          <w:rFonts w:ascii="Segoe UI" w:hAnsi="Segoe UI" w:cs="Segoe UI"/>
          <w:color w:val="000000"/>
          <w:bdr w:val="none" w:sz="0" w:space="0" w:color="auto" w:frame="1"/>
        </w:rPr>
        <w:t>  </w:t>
      </w:r>
    </w:p>
    <w:p w14:paraId="5FAF477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256945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rd.forward(request, response);</w:t>
      </w:r>
      <w:r>
        <w:rPr>
          <w:rStyle w:val="comment"/>
          <w:rFonts w:ascii="Segoe UI" w:hAnsi="Segoe UI" w:cs="Segoe UI"/>
          <w:color w:val="008200"/>
          <w:bdr w:val="none" w:sz="0" w:space="0" w:color="auto" w:frame="1"/>
        </w:rPr>
        <w:t>//method may be include or forward</w:t>
      </w:r>
      <w:r>
        <w:rPr>
          <w:rFonts w:ascii="Segoe UI" w:hAnsi="Segoe UI" w:cs="Segoe UI"/>
          <w:color w:val="000000"/>
          <w:bdr w:val="none" w:sz="0" w:space="0" w:color="auto" w:frame="1"/>
        </w:rPr>
        <w:t>  </w:t>
      </w:r>
    </w:p>
    <w:p w14:paraId="2E850F0B" w14:textId="77777777" w:rsidR="007702AE" w:rsidRPr="00D460BB" w:rsidRDefault="00FE746B" w:rsidP="00D460BB">
      <w:pPr>
        <w:spacing w:line="240" w:lineRule="auto"/>
        <w:ind w:left="360"/>
        <w:rPr>
          <w:rFonts w:ascii="Times New Roman" w:hAnsi="Times New Roman" w:cs="Times New Roman"/>
        </w:rPr>
      </w:pPr>
      <w:r>
        <w:pict w14:anchorId="30B45E2E">
          <v:rect id="_x0000_i1100" style="width:0;height:.75pt" o:hrstd="t" o:hrnoshade="t" o:hr="t" fillcolor="#d4d4d4" stroked="f"/>
        </w:pict>
      </w:r>
    </w:p>
    <w:p w14:paraId="419ED923"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RequestDispatcher interface</w:t>
      </w:r>
    </w:p>
    <w:p w14:paraId="05FCD9C7"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validating the password entered by the user. If password is servlet, it will forward the request to the WelcomeServlet, otherwise will show an error message: sorry username or password error!. In this program, we are cheking for hardcoded information. But you can check it to the database also that we will see in the development chapter. In this example, we have created following files:</w:t>
      </w:r>
    </w:p>
    <w:p w14:paraId="503B5466"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lastRenderedPageBreak/>
        <w:t>index.html file:</w:t>
      </w:r>
      <w:r>
        <w:rPr>
          <w:rFonts w:ascii="Segoe UI" w:hAnsi="Segoe UI" w:cs="Segoe UI"/>
          <w:color w:val="000000"/>
        </w:rPr>
        <w:t> for getting input from the user.</w:t>
      </w:r>
    </w:p>
    <w:p w14:paraId="0F21B43C"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Login.java file:</w:t>
      </w:r>
      <w:r>
        <w:rPr>
          <w:rFonts w:ascii="Segoe UI" w:hAnsi="Segoe UI" w:cs="Segoe UI"/>
          <w:color w:val="000000"/>
        </w:rPr>
        <w:t> a servlet class for processing the response. If password is servet, it will forward the request to the welcome servlet.</w:t>
      </w:r>
    </w:p>
    <w:p w14:paraId="1B0C19D9"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WelcomeServlet.java file:</w:t>
      </w:r>
      <w:r>
        <w:rPr>
          <w:rFonts w:ascii="Segoe UI" w:hAnsi="Segoe UI" w:cs="Segoe UI"/>
          <w:color w:val="000000"/>
        </w:rPr>
        <w:t> a servlet class for displaying the welcome message.</w:t>
      </w:r>
    </w:p>
    <w:p w14:paraId="3A484837"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web.xml file:</w:t>
      </w:r>
      <w:r>
        <w:rPr>
          <w:rFonts w:ascii="Segoe UI" w:hAnsi="Segoe UI" w:cs="Segoe UI"/>
          <w:color w:val="000000"/>
        </w:rPr>
        <w:t> a deployment descriptor file that contains the information about the servlet.</w:t>
      </w:r>
    </w:p>
    <w:p w14:paraId="02072A2B" w14:textId="746025CF"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noProof/>
          <w:color w:val="333333"/>
        </w:rPr>
        <w:drawing>
          <wp:inline distT="0" distB="0" distL="0" distR="0" wp14:anchorId="128DE05B" wp14:editId="23FB2250">
            <wp:extent cx="5731510" cy="3120390"/>
            <wp:effectExtent l="0" t="0" r="2540" b="3810"/>
            <wp:docPr id="750695256" name="Picture 46"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RequestDispatcher interfac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3120390"/>
                    </a:xfrm>
                    <a:prstGeom prst="rect">
                      <a:avLst/>
                    </a:prstGeom>
                    <a:noFill/>
                    <a:ln>
                      <a:noFill/>
                    </a:ln>
                  </pic:spPr>
                </pic:pic>
              </a:graphicData>
            </a:graphic>
          </wp:inline>
        </w:drawing>
      </w:r>
    </w:p>
    <w:p w14:paraId="67E97255" w14:textId="77777777" w:rsidR="007702AE" w:rsidRPr="00D460BB" w:rsidRDefault="00FE746B" w:rsidP="00D460BB">
      <w:pPr>
        <w:ind w:left="360"/>
        <w:rPr>
          <w:rFonts w:ascii="Times New Roman" w:hAnsi="Times New Roman" w:cs="Times New Roman"/>
        </w:rPr>
      </w:pPr>
      <w:r>
        <w:pict w14:anchorId="67E4CE22">
          <v:rect id="_x0000_i1101" style="width:0;height:.75pt" o:hrstd="t" o:hrnoshade="t" o:hr="t" fillcolor="#d4d4d4" stroked="f"/>
        </w:pict>
      </w:r>
    </w:p>
    <w:p w14:paraId="01D4285D" w14:textId="77777777" w:rsidR="007702AE" w:rsidRDefault="007702AE" w:rsidP="00D460BB">
      <w:pPr>
        <w:ind w:left="360"/>
      </w:pPr>
      <w:r w:rsidRPr="00D460BB">
        <w:rPr>
          <w:rStyle w:val="Strong"/>
          <w:rFonts w:ascii="Segoe UI" w:hAnsi="Segoe UI" w:cs="Segoe UI"/>
          <w:color w:val="333333"/>
          <w:shd w:val="clear" w:color="auto" w:fill="FFFFFF"/>
        </w:rPr>
        <w:t>index.html</w:t>
      </w:r>
    </w:p>
    <w:p w14:paraId="431D171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&lt;form action=</w:t>
      </w:r>
      <w:r>
        <w:rPr>
          <w:rStyle w:val="string"/>
          <w:rFonts w:ascii="Segoe UI" w:hAnsi="Segoe UI" w:cs="Segoe UI"/>
          <w:color w:val="0000FF"/>
          <w:bdr w:val="none" w:sz="0" w:space="0" w:color="auto" w:frame="1"/>
        </w:rPr>
        <w:t>"servlet1"</w:t>
      </w:r>
      <w:r>
        <w:rPr>
          <w:rFonts w:ascii="Segoe UI" w:hAnsi="Segoe UI" w:cs="Segoe UI"/>
          <w:color w:val="000000"/>
          <w:bdr w:val="none" w:sz="0" w:space="0" w:color="auto" w:frame="1"/>
        </w:rPr>
        <w:t> method=</w:t>
      </w:r>
      <w:r>
        <w:rPr>
          <w:rStyle w:val="string"/>
          <w:rFonts w:ascii="Segoe UI" w:hAnsi="Segoe UI" w:cs="Segoe UI"/>
          <w:color w:val="0000FF"/>
          <w:bdr w:val="none" w:sz="0" w:space="0" w:color="auto" w:frame="1"/>
        </w:rPr>
        <w:t>"post"</w:t>
      </w:r>
      <w:r>
        <w:rPr>
          <w:rFonts w:ascii="Segoe UI" w:hAnsi="Segoe UI" w:cs="Segoe UI"/>
          <w:color w:val="000000"/>
          <w:bdr w:val="none" w:sz="0" w:space="0" w:color="auto" w:frame="1"/>
        </w:rPr>
        <w:t>&gt;  </w:t>
      </w:r>
    </w:p>
    <w:p w14:paraId="4E0C3DC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Name:&lt;input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/&gt;&lt;br/&gt;  </w:t>
      </w:r>
    </w:p>
    <w:p w14:paraId="46ABCDE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Password:&lt;input type=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"userPass"</w:t>
      </w:r>
      <w:r>
        <w:rPr>
          <w:rFonts w:ascii="Segoe UI" w:hAnsi="Segoe UI" w:cs="Segoe UI"/>
          <w:color w:val="000000"/>
          <w:bdr w:val="none" w:sz="0" w:space="0" w:color="auto" w:frame="1"/>
        </w:rPr>
        <w:t>/&gt;&lt;br/&gt;  </w:t>
      </w:r>
    </w:p>
    <w:p w14:paraId="48069DA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&lt;input type=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"login"</w:t>
      </w:r>
      <w:r>
        <w:rPr>
          <w:rFonts w:ascii="Segoe UI" w:hAnsi="Segoe UI" w:cs="Segoe UI"/>
          <w:color w:val="000000"/>
          <w:bdr w:val="none" w:sz="0" w:space="0" w:color="auto" w:frame="1"/>
        </w:rPr>
        <w:t>/&gt;  </w:t>
      </w:r>
    </w:p>
    <w:p w14:paraId="40DB439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&lt;/form&gt;  </w:t>
      </w:r>
    </w:p>
    <w:p w14:paraId="36BC1673" w14:textId="77777777" w:rsidR="007702AE" w:rsidRPr="00D460BB" w:rsidRDefault="00FE746B" w:rsidP="00D460BB">
      <w:pPr>
        <w:ind w:left="360"/>
        <w:rPr>
          <w:rFonts w:ascii="Times New Roman" w:hAnsi="Times New Roman" w:cs="Times New Roman"/>
        </w:rPr>
      </w:pPr>
      <w:r>
        <w:pict w14:anchorId="4FC4EEB4">
          <v:rect id="_x0000_i1102" style="width:0;height:.75pt" o:hrstd="t" o:hrnoshade="t" o:hr="t" fillcolor="#d4d4d4" stroked="f"/>
        </w:pict>
      </w:r>
    </w:p>
    <w:p w14:paraId="68B60E85" w14:textId="77777777" w:rsidR="007702AE" w:rsidRDefault="007702AE" w:rsidP="00D460BB">
      <w:pPr>
        <w:ind w:left="360"/>
      </w:pPr>
      <w:r w:rsidRPr="00D460BB">
        <w:rPr>
          <w:rStyle w:val="Strong"/>
          <w:rFonts w:ascii="Segoe UI" w:hAnsi="Segoe UI" w:cs="Segoe UI"/>
          <w:color w:val="333333"/>
          <w:shd w:val="clear" w:color="auto" w:fill="FFFFFF"/>
        </w:rPr>
        <w:t>Login.java</w:t>
      </w:r>
    </w:p>
    <w:p w14:paraId="2B57EED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6773795D"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5403BFE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2EE5AF9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C8E60A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3D1E482C"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Login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4DC39C9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45B608A"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doPost(HttpServletRequest request, HttpServletResponse response)  </w:t>
      </w:r>
    </w:p>
    <w:p w14:paraId="2093688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521CAC3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107E99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1799FCE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0987439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537E6D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n=request.getParameter(</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w:t>
      </w:r>
    </w:p>
    <w:p w14:paraId="6CA0C0A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p=request.getParameter(</w:t>
      </w:r>
      <w:r>
        <w:rPr>
          <w:rStyle w:val="string"/>
          <w:rFonts w:ascii="Segoe UI" w:hAnsi="Segoe UI" w:cs="Segoe UI"/>
          <w:color w:val="0000FF"/>
          <w:bdr w:val="none" w:sz="0" w:space="0" w:color="auto" w:frame="1"/>
        </w:rPr>
        <w:t>"userPass"</w:t>
      </w:r>
      <w:r>
        <w:rPr>
          <w:rFonts w:ascii="Segoe UI" w:hAnsi="Segoe UI" w:cs="Segoe UI"/>
          <w:color w:val="000000"/>
          <w:bdr w:val="none" w:sz="0" w:space="0" w:color="auto" w:frame="1"/>
        </w:rPr>
        <w:t>);  </w:t>
      </w:r>
    </w:p>
    <w:p w14:paraId="6E0B464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19488A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(p.equals(</w:t>
      </w:r>
      <w:r>
        <w:rPr>
          <w:rStyle w:val="string"/>
          <w:rFonts w:ascii="Segoe UI" w:hAnsi="Segoe UI" w:cs="Segoe UI"/>
          <w:color w:val="0000FF"/>
          <w:bdr w:val="none" w:sz="0" w:space="0" w:color="auto" w:frame="1"/>
        </w:rPr>
        <w:t>"servlet"</w:t>
      </w:r>
      <w:r>
        <w:rPr>
          <w:rFonts w:ascii="Segoe UI" w:hAnsi="Segoe UI" w:cs="Segoe UI"/>
          <w:color w:val="000000"/>
          <w:bdr w:val="none" w:sz="0" w:space="0" w:color="auto" w:frame="1"/>
        </w:rPr>
        <w:t>){  </w:t>
      </w:r>
    </w:p>
    <w:p w14:paraId="7A4C688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RequestDispatcher rd=request.getRequestDispatcher(</w:t>
      </w:r>
      <w:r>
        <w:rPr>
          <w:rStyle w:val="string"/>
          <w:rFonts w:ascii="Segoe UI" w:hAnsi="Segoe UI" w:cs="Segoe UI"/>
          <w:color w:val="0000FF"/>
          <w:bdr w:val="none" w:sz="0" w:space="0" w:color="auto" w:frame="1"/>
        </w:rPr>
        <w:t>"servlet2"</w:t>
      </w:r>
      <w:r>
        <w:rPr>
          <w:rFonts w:ascii="Segoe UI" w:hAnsi="Segoe UI" w:cs="Segoe UI"/>
          <w:color w:val="000000"/>
          <w:bdr w:val="none" w:sz="0" w:space="0" w:color="auto" w:frame="1"/>
        </w:rPr>
        <w:t>);  </w:t>
      </w:r>
    </w:p>
    <w:p w14:paraId="605303C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rd.forward(request, response);  </w:t>
      </w:r>
    </w:p>
    <w:p w14:paraId="6BC478C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B5B415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26E5892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"Sorry UserName or Password Error!"</w:t>
      </w:r>
      <w:r>
        <w:rPr>
          <w:rFonts w:ascii="Segoe UI" w:hAnsi="Segoe UI" w:cs="Segoe UI"/>
          <w:color w:val="000000"/>
          <w:bdr w:val="none" w:sz="0" w:space="0" w:color="auto" w:frame="1"/>
        </w:rPr>
        <w:t>);  </w:t>
      </w:r>
    </w:p>
    <w:p w14:paraId="4ECC91F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RequestDispatcher rd=request.getRequestDispatcher(</w:t>
      </w:r>
      <w:r>
        <w:rPr>
          <w:rStyle w:val="string"/>
          <w:rFonts w:ascii="Segoe UI" w:hAnsi="Segoe UI" w:cs="Segoe UI"/>
          <w:color w:val="0000FF"/>
          <w:bdr w:val="none" w:sz="0" w:space="0" w:color="auto" w:frame="1"/>
        </w:rPr>
        <w:t>"/index.html"</w:t>
      </w:r>
      <w:r>
        <w:rPr>
          <w:rFonts w:ascii="Segoe UI" w:hAnsi="Segoe UI" w:cs="Segoe UI"/>
          <w:color w:val="000000"/>
          <w:bdr w:val="none" w:sz="0" w:space="0" w:color="auto" w:frame="1"/>
        </w:rPr>
        <w:t>);  </w:t>
      </w:r>
    </w:p>
    <w:p w14:paraId="1907711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rd.include(request, response);  </w:t>
      </w:r>
    </w:p>
    <w:p w14:paraId="4D895A9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9651C4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6FAF6A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4D5789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C7F8EA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4912C36" w14:textId="77777777" w:rsidR="007702AE" w:rsidRPr="00D460BB" w:rsidRDefault="00FE746B" w:rsidP="00D460BB">
      <w:pPr>
        <w:ind w:left="360"/>
        <w:rPr>
          <w:rFonts w:ascii="Times New Roman" w:hAnsi="Times New Roman" w:cs="Times New Roman"/>
        </w:rPr>
      </w:pPr>
      <w:r>
        <w:pict w14:anchorId="51064F00">
          <v:rect id="_x0000_i1103" style="width:0;height:.75pt" o:hrstd="t" o:hrnoshade="t" o:hr="t" fillcolor="#d4d4d4" stroked="f"/>
        </w:pict>
      </w:r>
    </w:p>
    <w:p w14:paraId="2059D149" w14:textId="77777777" w:rsidR="007702AE" w:rsidRDefault="007702AE" w:rsidP="00D460BB">
      <w:pPr>
        <w:ind w:left="360"/>
      </w:pPr>
      <w:r w:rsidRPr="00D460BB">
        <w:rPr>
          <w:rStyle w:val="Strong"/>
          <w:rFonts w:ascii="Segoe UI" w:hAnsi="Segoe UI" w:cs="Segoe UI"/>
          <w:color w:val="333333"/>
          <w:shd w:val="clear" w:color="auto" w:fill="FFFFFF"/>
        </w:rPr>
        <w:t>WelcomeServlet.java</w:t>
      </w:r>
    </w:p>
    <w:p w14:paraId="30BEA3C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1C9ED7DA"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14CB7AA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5D2CEB7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F52718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WelcomeServlet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38D90E9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A11C7E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doPost(HttpServletRequest request, HttpServletResponse response)  </w:t>
      </w:r>
    </w:p>
    <w:p w14:paraId="172F4F0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0CF76C2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0AFBE46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7C757ED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4290900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EF2D2D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n=request.getParameter(</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w:t>
      </w:r>
    </w:p>
    <w:p w14:paraId="048F113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"Welcome "</w:t>
      </w:r>
      <w:r>
        <w:rPr>
          <w:rFonts w:ascii="Segoe UI" w:hAnsi="Segoe UI" w:cs="Segoe UI"/>
          <w:color w:val="000000"/>
          <w:bdr w:val="none" w:sz="0" w:space="0" w:color="auto" w:frame="1"/>
        </w:rPr>
        <w:t>+n);  </w:t>
      </w:r>
    </w:p>
    <w:p w14:paraId="7F95458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C9902E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510BD2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E35FA61" w14:textId="77777777" w:rsidR="007702AE" w:rsidRPr="00D460BB" w:rsidRDefault="00FE746B" w:rsidP="00D460BB">
      <w:pPr>
        <w:ind w:left="360"/>
        <w:rPr>
          <w:rFonts w:ascii="Times New Roman" w:hAnsi="Times New Roman" w:cs="Times New Roman"/>
        </w:rPr>
      </w:pPr>
      <w:r>
        <w:pict w14:anchorId="7A118425">
          <v:rect id="_x0000_i1104" style="width:0;height:.75pt" o:hrstd="t" o:hrnoshade="t" o:hr="t" fillcolor="#d4d4d4" stroked="f"/>
        </w:pict>
      </w:r>
    </w:p>
    <w:p w14:paraId="57D33A52" w14:textId="77777777" w:rsidR="007702AE" w:rsidRDefault="007702AE" w:rsidP="00D460BB">
      <w:pPr>
        <w:ind w:left="360"/>
      </w:pPr>
      <w:r w:rsidRPr="00D460BB">
        <w:rPr>
          <w:rStyle w:val="Strong"/>
          <w:rFonts w:ascii="Segoe UI" w:hAnsi="Segoe UI" w:cs="Segoe UI"/>
          <w:color w:val="333333"/>
          <w:shd w:val="clear" w:color="auto" w:fill="FFFFFF"/>
        </w:rPr>
        <w:t>web.xml</w:t>
      </w:r>
    </w:p>
    <w:p w14:paraId="5D7148E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5E05F1E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251ED33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&lt;servlet-name&gt;Login&lt;/servlet-name&gt;  </w:t>
      </w:r>
    </w:p>
    <w:p w14:paraId="2A9893D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&gt;Login&lt;/servlet-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3A6D13F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05A4020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7FEDFCA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&lt;servlet-name&gt;WelcomeServlet&lt;/servlet-name&gt;  </w:t>
      </w:r>
    </w:p>
    <w:p w14:paraId="6802DBD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&gt;WelcomeServlet&lt;/servlet-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50B908C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6593425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D64E15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225A95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&lt;servlet-mapping&gt;  </w:t>
      </w:r>
    </w:p>
    <w:p w14:paraId="79DF17B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&lt;servlet-name&gt;Login&lt;/servlet-name&gt;  </w:t>
      </w:r>
    </w:p>
    <w:p w14:paraId="7E9CE95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&lt;url-pattern&gt;/servlet1&lt;/url-pattern&gt;  </w:t>
      </w:r>
    </w:p>
    <w:p w14:paraId="64B1CD0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&lt;/servlet-mapping&gt;  </w:t>
      </w:r>
    </w:p>
    <w:p w14:paraId="14139EE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&lt;servlet-mapping&gt;  </w:t>
      </w:r>
    </w:p>
    <w:p w14:paraId="4FC4969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&lt;servlet-name&gt;WelcomeServlet&lt;/servlet-name&gt;  </w:t>
      </w:r>
    </w:p>
    <w:p w14:paraId="43D28E1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&lt;url-pattern&gt;/servlet2&lt;/url-pattern&gt;  </w:t>
      </w:r>
    </w:p>
    <w:p w14:paraId="7FA2547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&lt;/servlet-mapping&gt;  </w:t>
      </w:r>
    </w:p>
    <w:p w14:paraId="118F049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6B0DB7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&lt;welcome-file-list&gt;  </w:t>
      </w:r>
    </w:p>
    <w:p w14:paraId="39E05BA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&lt;welcome-file&gt;index.html&lt;/welcome-file&gt;  </w:t>
      </w:r>
    </w:p>
    <w:p w14:paraId="6F29772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&lt;/welcome-file-list&gt;  </w:t>
      </w:r>
    </w:p>
    <w:p w14:paraId="24CBF5D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614797C1" w14:textId="02EA46A1" w:rsidR="007702AE" w:rsidRPr="00D460BB" w:rsidRDefault="007702AE" w:rsidP="00D460BB">
      <w:pPr>
        <w:ind w:left="360"/>
        <w:rPr>
          <w:rFonts w:ascii="Segoe UI" w:hAnsi="Segoe UI" w:cs="Segoe UI"/>
          <w:color w:val="333333"/>
          <w:shd w:val="clear" w:color="auto" w:fill="FFFFFF"/>
        </w:rPr>
      </w:pPr>
      <w:r>
        <w:rPr>
          <w:noProof/>
        </w:rPr>
        <w:lastRenderedPageBreak/>
        <w:drawing>
          <wp:inline distT="0" distB="0" distL="0" distR="0" wp14:anchorId="0D0774C8" wp14:editId="2C70EABE">
            <wp:extent cx="4679315" cy="2550795"/>
            <wp:effectExtent l="0" t="0" r="6985" b="1905"/>
            <wp:docPr id="987025932" name="Picture 45" descr="Program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Program of RequestDispatcher interfac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679315" cy="2550795"/>
                    </a:xfrm>
                    <a:prstGeom prst="rect">
                      <a:avLst/>
                    </a:prstGeom>
                    <a:noFill/>
                    <a:ln>
                      <a:noFill/>
                    </a:ln>
                  </pic:spPr>
                </pic:pic>
              </a:graphicData>
            </a:graphic>
          </wp:inline>
        </w:drawing>
      </w:r>
      <w:r w:rsidRPr="00D460BB">
        <w:rPr>
          <w:rFonts w:ascii="Segoe UI" w:hAnsi="Segoe UI" w:cs="Segoe UI"/>
          <w:color w:val="333333"/>
          <w:shd w:val="clear" w:color="auto" w:fill="FFFFFF"/>
        </w:rPr>
        <w:t> </w:t>
      </w:r>
      <w:r>
        <w:rPr>
          <w:noProof/>
        </w:rPr>
        <w:drawing>
          <wp:inline distT="0" distB="0" distL="0" distR="0" wp14:anchorId="7217E183" wp14:editId="6039AB91">
            <wp:extent cx="5647690" cy="2482215"/>
            <wp:effectExtent l="0" t="0" r="0" b="0"/>
            <wp:docPr id="456822969" name="Picture 44" descr="Example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Example of RequestDispatcher interfac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47690" cy="2482215"/>
                    </a:xfrm>
                    <a:prstGeom prst="rect">
                      <a:avLst/>
                    </a:prstGeom>
                    <a:noFill/>
                    <a:ln>
                      <a:noFill/>
                    </a:ln>
                  </pic:spPr>
                </pic:pic>
              </a:graphicData>
            </a:graphic>
          </wp:inline>
        </w:drawing>
      </w:r>
      <w:r w:rsidRPr="00D460BB">
        <w:rPr>
          <w:rFonts w:ascii="Segoe UI" w:hAnsi="Segoe UI" w:cs="Segoe UI"/>
          <w:color w:val="333333"/>
          <w:shd w:val="clear" w:color="auto" w:fill="FFFFFF"/>
        </w:rPr>
        <w:t> </w:t>
      </w:r>
      <w:r>
        <w:rPr>
          <w:noProof/>
        </w:rPr>
        <w:drawing>
          <wp:inline distT="0" distB="0" distL="0" distR="0" wp14:anchorId="19335C06" wp14:editId="666F9DD4">
            <wp:extent cx="5432425" cy="2482215"/>
            <wp:effectExtent l="0" t="0" r="0" b="0"/>
            <wp:docPr id="1507482497" name="Picture 43" descr="Program of RequestDis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Program of RequestDispatche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32425" cy="2482215"/>
                    </a:xfrm>
                    <a:prstGeom prst="rect">
                      <a:avLst/>
                    </a:prstGeom>
                    <a:noFill/>
                    <a:ln>
                      <a:noFill/>
                    </a:ln>
                  </pic:spPr>
                </pic:pic>
              </a:graphicData>
            </a:graphic>
          </wp:inline>
        </w:drawing>
      </w:r>
      <w:r w:rsidRPr="00D460BB">
        <w:rPr>
          <w:rFonts w:ascii="Segoe UI" w:hAnsi="Segoe UI" w:cs="Segoe UI"/>
          <w:color w:val="333333"/>
          <w:shd w:val="clear" w:color="auto" w:fill="FFFFFF"/>
        </w:rPr>
        <w:lastRenderedPageBreak/>
        <w:t> </w:t>
      </w:r>
      <w:r>
        <w:rPr>
          <w:noProof/>
        </w:rPr>
        <w:drawing>
          <wp:inline distT="0" distB="0" distL="0" distR="0" wp14:anchorId="625E085A" wp14:editId="3A145FA4">
            <wp:extent cx="5731510" cy="2262505"/>
            <wp:effectExtent l="0" t="0" r="2540" b="4445"/>
            <wp:docPr id="1198239268" name="Picture 42" descr="Example of RequestDis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Example of RequestDispatche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2262505"/>
                    </a:xfrm>
                    <a:prstGeom prst="rect">
                      <a:avLst/>
                    </a:prstGeom>
                    <a:noFill/>
                    <a:ln>
                      <a:noFill/>
                    </a:ln>
                  </pic:spPr>
                </pic:pic>
              </a:graphicData>
            </a:graphic>
          </wp:inline>
        </w:drawing>
      </w:r>
    </w:p>
    <w:p w14:paraId="5A3BA63D" w14:textId="77777777" w:rsidR="007702AE" w:rsidRDefault="007702AE" w:rsidP="00D460BB">
      <w:pPr>
        <w:rPr>
          <w:rFonts w:ascii="Segoe UI" w:hAnsi="Segoe UI" w:cs="Segoe UI"/>
          <w:color w:val="333333"/>
          <w:shd w:val="clear" w:color="auto" w:fill="FFFFFF"/>
        </w:rPr>
      </w:pPr>
    </w:p>
    <w:p w14:paraId="71C851AE" w14:textId="77777777" w:rsidR="007702AE" w:rsidRDefault="007702AE" w:rsidP="00D460BB">
      <w:pPr>
        <w:rPr>
          <w:rFonts w:ascii="Segoe UI" w:hAnsi="Segoe UI" w:cs="Segoe UI"/>
          <w:color w:val="333333"/>
          <w:shd w:val="clear" w:color="auto" w:fill="FFFFFF"/>
        </w:rPr>
      </w:pPr>
    </w:p>
    <w:p w14:paraId="208F52B9" w14:textId="4C9B240B" w:rsidR="007702AE" w:rsidRPr="007702AE" w:rsidRDefault="007702AE" w:rsidP="00D460BB">
      <w:pPr>
        <w:pStyle w:val="Heading1"/>
        <w:ind w:left="360"/>
        <w:rPr>
          <w:rFonts w:eastAsia="Times New Roman"/>
          <w:u w:val="single"/>
          <w:lang w:eastAsia="en-IN"/>
        </w:rPr>
      </w:pPr>
      <w:r w:rsidRPr="007702AE">
        <w:rPr>
          <w:rFonts w:eastAsia="Times New Roman"/>
          <w:u w:val="single"/>
          <w:lang w:eastAsia="en-IN"/>
        </w:rPr>
        <w:t>SendRedirect Method</w:t>
      </w:r>
    </w:p>
    <w:p w14:paraId="320A3AAB" w14:textId="77777777" w:rsidR="007702AE" w:rsidRDefault="007702AE"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SendRedirect in servlet</w:t>
      </w:r>
    </w:p>
    <w:p w14:paraId="4D799028"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03" w:history="1">
        <w:r w:rsidR="007702AE">
          <w:rPr>
            <w:rStyle w:val="Hyperlink"/>
            <w:color w:val="008000"/>
            <w:sz w:val="23"/>
            <w:szCs w:val="23"/>
          </w:rPr>
          <w:t>sendRedirect method</w:t>
        </w:r>
      </w:hyperlink>
    </w:p>
    <w:p w14:paraId="4B9C26CC"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04" w:anchor="redirectsyn" w:history="1">
        <w:r w:rsidR="007702AE">
          <w:rPr>
            <w:rStyle w:val="Hyperlink"/>
            <w:color w:val="008000"/>
            <w:sz w:val="23"/>
            <w:szCs w:val="23"/>
          </w:rPr>
          <w:t>Syntax of sendRedirect() method</w:t>
        </w:r>
      </w:hyperlink>
    </w:p>
    <w:p w14:paraId="408938E6"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05" w:anchor="redirectex" w:history="1">
        <w:r w:rsidR="007702AE">
          <w:rPr>
            <w:rStyle w:val="Hyperlink"/>
            <w:color w:val="008000"/>
            <w:sz w:val="23"/>
            <w:szCs w:val="23"/>
          </w:rPr>
          <w:t>Example of RequestDispatcher interface</w:t>
        </w:r>
      </w:hyperlink>
    </w:p>
    <w:p w14:paraId="6B58B2C2"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sendRedirect()</w:t>
      </w:r>
      <w:r>
        <w:rPr>
          <w:rFonts w:ascii="Segoe UI" w:hAnsi="Segoe UI" w:cs="Segoe UI"/>
          <w:color w:val="333333"/>
        </w:rPr>
        <w:t> method of </w:t>
      </w:r>
      <w:r>
        <w:rPr>
          <w:rFonts w:ascii="Segoe UI" w:hAnsi="Segoe UI" w:cs="Segoe UI"/>
          <w:b/>
          <w:bCs/>
          <w:color w:val="333333"/>
        </w:rPr>
        <w:t>HttpServletResponse</w:t>
      </w:r>
      <w:r>
        <w:rPr>
          <w:rFonts w:ascii="Segoe UI" w:hAnsi="Segoe UI" w:cs="Segoe UI"/>
          <w:color w:val="333333"/>
        </w:rPr>
        <w:t> interface can be used to redirect response to another resource, it may be servlet, jsp or html file.</w:t>
      </w:r>
    </w:p>
    <w:p w14:paraId="44CEA933"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It accepts relative as well as absolute URL.</w:t>
      </w:r>
    </w:p>
    <w:p w14:paraId="473DD295"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It works at client side because it uses the url bar of the browser to make another request. So, it can work inside and outside the server.</w:t>
      </w:r>
    </w:p>
    <w:p w14:paraId="29C47BCA" w14:textId="77777777" w:rsidR="007702AE" w:rsidRPr="00D460BB" w:rsidRDefault="00FE746B" w:rsidP="00D460BB">
      <w:pPr>
        <w:ind w:left="360"/>
        <w:rPr>
          <w:rFonts w:ascii="Times New Roman" w:hAnsi="Times New Roman" w:cs="Times New Roman"/>
        </w:rPr>
      </w:pPr>
      <w:r>
        <w:pict w14:anchorId="47F3241D">
          <v:rect id="_x0000_i1105" style="width:0;height:.75pt" o:hrstd="t" o:hrnoshade="t" o:hr="t" fillcolor="#d4d4d4" stroked="f"/>
        </w:pict>
      </w:r>
    </w:p>
    <w:p w14:paraId="71CDD02B" w14:textId="77777777" w:rsidR="007702AE" w:rsidRDefault="007702AE"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Difference between forward() and sendRedirect() method</w:t>
      </w:r>
    </w:p>
    <w:p w14:paraId="7FB7EF03"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differences between the forward() method of RequestDispatcher and sendRedirect() method of HttpServletResponse interface. They are given below:</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059"/>
        <w:gridCol w:w="3327"/>
      </w:tblGrid>
      <w:tr w:rsidR="007702AE" w14:paraId="3F4B59B3" w14:textId="77777777" w:rsidTr="00822CE7">
        <w:tc>
          <w:tcPr>
            <w:tcW w:w="3140" w:type="pct"/>
            <w:shd w:val="clear" w:color="auto" w:fill="C7CCBE"/>
            <w:tcMar>
              <w:top w:w="180" w:type="dxa"/>
              <w:left w:w="180" w:type="dxa"/>
              <w:bottom w:w="180" w:type="dxa"/>
              <w:right w:w="180" w:type="dxa"/>
            </w:tcMar>
            <w:hideMark/>
          </w:tcPr>
          <w:p w14:paraId="4E594DC9" w14:textId="77777777" w:rsidR="007702AE" w:rsidRPr="00D460BB" w:rsidRDefault="007702AE" w:rsidP="00D460BB">
            <w:pPr>
              <w:ind w:left="360"/>
              <w:rPr>
                <w:rFonts w:ascii="Times New Roman" w:hAnsi="Times New Roman" w:cs="Times New Roman"/>
                <w:b/>
                <w:bCs/>
                <w:color w:val="000000"/>
                <w:sz w:val="26"/>
                <w:szCs w:val="26"/>
              </w:rPr>
            </w:pPr>
            <w:r w:rsidRPr="00D460BB">
              <w:rPr>
                <w:b/>
                <w:bCs/>
                <w:color w:val="000000"/>
                <w:sz w:val="26"/>
                <w:szCs w:val="26"/>
              </w:rPr>
              <w:lastRenderedPageBreak/>
              <w:t>forward() method</w:t>
            </w:r>
          </w:p>
        </w:tc>
        <w:tc>
          <w:tcPr>
            <w:tcW w:w="1860" w:type="pct"/>
            <w:shd w:val="clear" w:color="auto" w:fill="C7CCBE"/>
            <w:tcMar>
              <w:top w:w="180" w:type="dxa"/>
              <w:left w:w="180" w:type="dxa"/>
              <w:bottom w:w="180" w:type="dxa"/>
              <w:right w:w="180" w:type="dxa"/>
            </w:tcMar>
            <w:hideMark/>
          </w:tcPr>
          <w:p w14:paraId="5309F00F" w14:textId="77777777" w:rsidR="007702AE" w:rsidRPr="00D460BB" w:rsidRDefault="007702AE" w:rsidP="00D460BB">
            <w:pPr>
              <w:ind w:left="360"/>
              <w:rPr>
                <w:b/>
                <w:bCs/>
                <w:color w:val="000000"/>
                <w:sz w:val="26"/>
                <w:szCs w:val="26"/>
              </w:rPr>
            </w:pPr>
            <w:r w:rsidRPr="00D460BB">
              <w:rPr>
                <w:b/>
                <w:bCs/>
                <w:color w:val="000000"/>
                <w:sz w:val="26"/>
                <w:szCs w:val="26"/>
              </w:rPr>
              <w:t>sendRedirect() method</w:t>
            </w:r>
          </w:p>
        </w:tc>
      </w:tr>
      <w:tr w:rsidR="007702AE" w14:paraId="162E1674" w14:textId="77777777" w:rsidTr="00822CE7">
        <w:tc>
          <w:tcPr>
            <w:tcW w:w="314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CF13B"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The forward() method works at server side.</w:t>
            </w:r>
          </w:p>
        </w:tc>
        <w:tc>
          <w:tcPr>
            <w:tcW w:w="186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7F5009" w14:textId="77777777" w:rsidR="007702AE" w:rsidRPr="00D460BB" w:rsidRDefault="007702AE" w:rsidP="00D460BB">
            <w:pPr>
              <w:ind w:left="360"/>
              <w:jc w:val="both"/>
              <w:rPr>
                <w:rFonts w:ascii="Segoe UI" w:hAnsi="Segoe UI" w:cs="Segoe UI"/>
                <w:color w:val="333333"/>
              </w:rPr>
            </w:pPr>
            <w:r w:rsidRPr="00D460BB">
              <w:rPr>
                <w:rFonts w:ascii="Segoe UI" w:hAnsi="Segoe UI" w:cs="Segoe UI"/>
                <w:color w:val="333333"/>
              </w:rPr>
              <w:t>The sendRedirect() method works at client side.</w:t>
            </w:r>
          </w:p>
        </w:tc>
      </w:tr>
      <w:tr w:rsidR="007702AE" w14:paraId="5BEBB24C" w14:textId="77777777" w:rsidTr="00822CE7">
        <w:tc>
          <w:tcPr>
            <w:tcW w:w="314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2027ED" w14:textId="77777777" w:rsidR="007702AE" w:rsidRPr="00D460BB" w:rsidRDefault="007702AE" w:rsidP="00D460BB">
            <w:pPr>
              <w:ind w:left="360"/>
              <w:jc w:val="both"/>
              <w:rPr>
                <w:rFonts w:ascii="Segoe UI" w:hAnsi="Segoe UI" w:cs="Segoe UI"/>
                <w:color w:val="333333"/>
              </w:rPr>
            </w:pPr>
            <w:r w:rsidRPr="00D460BB">
              <w:rPr>
                <w:rFonts w:ascii="Segoe UI" w:hAnsi="Segoe UI" w:cs="Segoe UI"/>
                <w:color w:val="333333"/>
              </w:rPr>
              <w:t>It sends the same request and response objects to another servlet.</w:t>
            </w:r>
          </w:p>
        </w:tc>
        <w:tc>
          <w:tcPr>
            <w:tcW w:w="186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A86306" w14:textId="77777777" w:rsidR="007702AE" w:rsidRPr="00D460BB" w:rsidRDefault="007702AE" w:rsidP="00D460BB">
            <w:pPr>
              <w:ind w:left="360"/>
              <w:jc w:val="both"/>
              <w:rPr>
                <w:rFonts w:ascii="Segoe UI" w:hAnsi="Segoe UI" w:cs="Segoe UI"/>
                <w:color w:val="333333"/>
              </w:rPr>
            </w:pPr>
            <w:r w:rsidRPr="00D460BB">
              <w:rPr>
                <w:rFonts w:ascii="Segoe UI" w:hAnsi="Segoe UI" w:cs="Segoe UI"/>
                <w:color w:val="333333"/>
              </w:rPr>
              <w:t>It always sends a new request.</w:t>
            </w:r>
          </w:p>
        </w:tc>
      </w:tr>
      <w:tr w:rsidR="007702AE" w14:paraId="76304344" w14:textId="77777777" w:rsidTr="00822CE7">
        <w:tc>
          <w:tcPr>
            <w:tcW w:w="314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240019" w14:textId="77777777" w:rsidR="007702AE" w:rsidRPr="00D460BB" w:rsidRDefault="007702AE" w:rsidP="00D460BB">
            <w:pPr>
              <w:ind w:left="360"/>
              <w:jc w:val="both"/>
              <w:rPr>
                <w:rFonts w:ascii="Segoe UI" w:hAnsi="Segoe UI" w:cs="Segoe UI"/>
                <w:color w:val="333333"/>
              </w:rPr>
            </w:pPr>
            <w:r w:rsidRPr="00D460BB">
              <w:rPr>
                <w:rFonts w:ascii="Segoe UI" w:hAnsi="Segoe UI" w:cs="Segoe UI"/>
                <w:color w:val="333333"/>
              </w:rPr>
              <w:t>It can work within the server only.</w:t>
            </w:r>
          </w:p>
        </w:tc>
        <w:tc>
          <w:tcPr>
            <w:tcW w:w="186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4ADE8" w14:textId="77777777" w:rsidR="007702AE" w:rsidRPr="00D460BB" w:rsidRDefault="007702AE" w:rsidP="00D460BB">
            <w:pPr>
              <w:ind w:left="360"/>
              <w:jc w:val="both"/>
              <w:rPr>
                <w:rFonts w:ascii="Segoe UI" w:hAnsi="Segoe UI" w:cs="Segoe UI"/>
                <w:color w:val="333333"/>
              </w:rPr>
            </w:pPr>
            <w:r w:rsidRPr="00D460BB">
              <w:rPr>
                <w:rFonts w:ascii="Segoe UI" w:hAnsi="Segoe UI" w:cs="Segoe UI"/>
                <w:color w:val="333333"/>
              </w:rPr>
              <w:t>It can be used within and outside the server.</w:t>
            </w:r>
          </w:p>
        </w:tc>
      </w:tr>
      <w:tr w:rsidR="007702AE" w14:paraId="3A79BAA2" w14:textId="77777777" w:rsidTr="00822CE7">
        <w:tc>
          <w:tcPr>
            <w:tcW w:w="314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918B6E" w14:textId="77777777" w:rsidR="007702AE" w:rsidRPr="00D460BB" w:rsidRDefault="007702AE" w:rsidP="00D460BB">
            <w:pPr>
              <w:ind w:left="360"/>
              <w:jc w:val="both"/>
              <w:rPr>
                <w:rFonts w:ascii="Segoe UI" w:hAnsi="Segoe UI" w:cs="Segoe UI"/>
                <w:color w:val="333333"/>
              </w:rPr>
            </w:pPr>
            <w:r w:rsidRPr="00D460BB">
              <w:rPr>
                <w:rFonts w:ascii="Segoe UI" w:hAnsi="Segoe UI" w:cs="Segoe UI"/>
                <w:color w:val="333333"/>
              </w:rPr>
              <w:t>Example: request.getRequestDispacher("servlet2").forward(request,response);</w:t>
            </w:r>
          </w:p>
        </w:tc>
        <w:tc>
          <w:tcPr>
            <w:tcW w:w="186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9EBB06" w14:textId="77777777" w:rsidR="007702AE" w:rsidRPr="00D460BB" w:rsidRDefault="007702AE" w:rsidP="00D460BB">
            <w:pPr>
              <w:ind w:left="360"/>
              <w:jc w:val="both"/>
              <w:rPr>
                <w:rFonts w:ascii="Segoe UI" w:hAnsi="Segoe UI" w:cs="Segoe UI"/>
                <w:color w:val="333333"/>
              </w:rPr>
            </w:pPr>
            <w:r w:rsidRPr="00D460BB">
              <w:rPr>
                <w:rFonts w:ascii="Segoe UI" w:hAnsi="Segoe UI" w:cs="Segoe UI"/>
                <w:color w:val="333333"/>
              </w:rPr>
              <w:t>Example: response.sendRedirect("servlet2");</w:t>
            </w:r>
          </w:p>
        </w:tc>
      </w:tr>
    </w:tbl>
    <w:p w14:paraId="6AF9B071" w14:textId="77777777" w:rsidR="007702AE" w:rsidRPr="00D460BB" w:rsidRDefault="00FE746B" w:rsidP="00D460BB">
      <w:pPr>
        <w:ind w:left="360"/>
        <w:rPr>
          <w:rFonts w:ascii="Times New Roman" w:hAnsi="Times New Roman" w:cs="Times New Roman"/>
        </w:rPr>
      </w:pPr>
      <w:r>
        <w:pict w14:anchorId="55BD4EC4">
          <v:rect id="_x0000_i1106" style="width:0;height:.75pt" o:hrstd="t" o:hrnoshade="t" o:hr="t" fillcolor="#d4d4d4" stroked="f"/>
        </w:pict>
      </w:r>
    </w:p>
    <w:p w14:paraId="07F2C5DB"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Syntax of sendRedirect() method</w:t>
      </w:r>
    </w:p>
    <w:p w14:paraId="079D1E2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sendRedirect(String URL)</w:t>
      </w:r>
      <w:r>
        <w:rPr>
          <w:rStyle w:val="keyword"/>
          <w:rFonts w:ascii="Segoe UI" w:eastAsiaTheme="majorEastAsia" w:hAnsi="Segoe UI" w:cs="Segoe UI"/>
          <w:b/>
          <w:bCs/>
          <w:color w:val="006699"/>
          <w:bdr w:val="none" w:sz="0" w:space="0" w:color="auto" w:frame="1"/>
        </w:rPr>
        <w:t>throws</w:t>
      </w:r>
      <w:r>
        <w:rPr>
          <w:rFonts w:ascii="Segoe UI" w:hAnsi="Segoe UI" w:cs="Segoe UI"/>
          <w:color w:val="000000"/>
          <w:bdr w:val="none" w:sz="0" w:space="0" w:color="auto" w:frame="1"/>
        </w:rPr>
        <w:t> IOException;  </w:t>
      </w:r>
    </w:p>
    <w:p w14:paraId="31999AFA"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Example of sendRedirect() method</w:t>
      </w:r>
    </w:p>
    <w:p w14:paraId="6CDB2B2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response.sendRedirect(</w:t>
      </w:r>
      <w:r>
        <w:rPr>
          <w:rStyle w:val="string"/>
          <w:rFonts w:ascii="Segoe UI" w:hAnsi="Segoe UI" w:cs="Segoe UI"/>
          <w:color w:val="0000FF"/>
          <w:bdr w:val="none" w:sz="0" w:space="0" w:color="auto" w:frame="1"/>
        </w:rPr>
        <w:t>"http://www.javatpoint.com"</w:t>
      </w:r>
      <w:r>
        <w:rPr>
          <w:rFonts w:ascii="Segoe UI" w:hAnsi="Segoe UI" w:cs="Segoe UI"/>
          <w:color w:val="000000"/>
          <w:bdr w:val="none" w:sz="0" w:space="0" w:color="auto" w:frame="1"/>
        </w:rPr>
        <w:t>);  </w:t>
      </w:r>
    </w:p>
    <w:p w14:paraId="2F1287AD" w14:textId="77777777" w:rsidR="007702AE" w:rsidRPr="00D460BB" w:rsidRDefault="00FE746B" w:rsidP="00D460BB">
      <w:pPr>
        <w:ind w:left="360"/>
        <w:rPr>
          <w:rFonts w:ascii="Times New Roman" w:hAnsi="Times New Roman" w:cs="Times New Roman"/>
        </w:rPr>
      </w:pPr>
      <w:r>
        <w:pict w14:anchorId="5A839410">
          <v:rect id="_x0000_i1107" style="width:0;height:.75pt" o:hrstd="t" o:hrnoshade="t" o:hr="t" fillcolor="#d4d4d4" stroked="f"/>
        </w:pict>
      </w:r>
    </w:p>
    <w:p w14:paraId="74EBC6E5"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Full example of sendRedirect method in servlet</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177F8FF5" w14:textId="77777777" w:rsidTr="007702AE">
        <w:trPr>
          <w:tblCellSpacing w:w="15" w:type="dxa"/>
        </w:trPr>
        <w:tc>
          <w:tcPr>
            <w:tcW w:w="0" w:type="auto"/>
            <w:shd w:val="clear" w:color="auto" w:fill="FFFFFF"/>
            <w:vAlign w:val="center"/>
            <w:hideMark/>
          </w:tcPr>
          <w:p w14:paraId="143A313C"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In this example, we are redirecting the request to the google server. Notice that sendRedirect method works at client side, that is why we can our request to anywhere. We can send our request within and outside the server.</w:t>
            </w:r>
          </w:p>
        </w:tc>
      </w:tr>
    </w:tbl>
    <w:p w14:paraId="13C27695" w14:textId="77777777" w:rsidR="007702AE" w:rsidRPr="00D460BB" w:rsidRDefault="007702AE" w:rsidP="00D460BB">
      <w:pPr>
        <w:shd w:val="clear" w:color="auto" w:fill="FFFFFF"/>
        <w:ind w:left="360"/>
        <w:jc w:val="both"/>
        <w:rPr>
          <w:rFonts w:ascii="Segoe UI" w:hAnsi="Segoe UI" w:cs="Segoe UI"/>
          <w:i/>
          <w:iCs/>
          <w:color w:val="333333"/>
          <w:sz w:val="21"/>
          <w:szCs w:val="21"/>
        </w:rPr>
      </w:pPr>
      <w:r w:rsidRPr="00D460BB">
        <w:rPr>
          <w:rFonts w:ascii="Segoe UI" w:hAnsi="Segoe UI" w:cs="Segoe UI"/>
          <w:i/>
          <w:iCs/>
          <w:color w:val="333333"/>
          <w:sz w:val="21"/>
          <w:szCs w:val="21"/>
        </w:rPr>
        <w:t>DemoServlet.java</w:t>
      </w:r>
    </w:p>
    <w:p w14:paraId="264BFE0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java.io.*;  </w:t>
      </w:r>
    </w:p>
    <w:p w14:paraId="4C5D52D2"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333F1AE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16F8F1B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75E618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HttpServlet{  </w:t>
      </w:r>
    </w:p>
    <w:p w14:paraId="2AD08D01"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req,HttpServletResponse res)  </w:t>
      </w:r>
    </w:p>
    <w:p w14:paraId="1DBE16B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throws</w:t>
      </w:r>
      <w:r>
        <w:rPr>
          <w:rFonts w:ascii="Segoe UI" w:hAnsi="Segoe UI" w:cs="Segoe UI"/>
          <w:color w:val="000000"/>
          <w:bdr w:val="none" w:sz="0" w:space="0" w:color="auto" w:frame="1"/>
        </w:rPr>
        <w:t> ServletException,IOException  </w:t>
      </w:r>
    </w:p>
    <w:p w14:paraId="207B0D0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BB0950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3050DC5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PrintWriter pw=res.getWriter();  </w:t>
      </w:r>
    </w:p>
    <w:p w14:paraId="2921F06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610E12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response.sendRedirect(</w:t>
      </w:r>
      <w:r>
        <w:rPr>
          <w:rStyle w:val="string"/>
          <w:rFonts w:ascii="Segoe UI" w:hAnsi="Segoe UI" w:cs="Segoe UI"/>
          <w:color w:val="0000FF"/>
          <w:bdr w:val="none" w:sz="0" w:space="0" w:color="auto" w:frame="1"/>
        </w:rPr>
        <w:t>"http://www.google.com"</w:t>
      </w:r>
      <w:r>
        <w:rPr>
          <w:rFonts w:ascii="Segoe UI" w:hAnsi="Segoe UI" w:cs="Segoe UI"/>
          <w:color w:val="000000"/>
          <w:bdr w:val="none" w:sz="0" w:space="0" w:color="auto" w:frame="1"/>
        </w:rPr>
        <w:t>);  </w:t>
      </w:r>
    </w:p>
    <w:p w14:paraId="209B974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0C07320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pw.close();  </w:t>
      </w:r>
    </w:p>
    <w:p w14:paraId="0B17B32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73FB861" w14:textId="77777777" w:rsidR="007702AE" w:rsidRPr="00D460BB" w:rsidRDefault="00FE746B" w:rsidP="00D460BB">
      <w:pPr>
        <w:ind w:left="360"/>
        <w:rPr>
          <w:rFonts w:ascii="Times New Roman" w:hAnsi="Times New Roman" w:cs="Times New Roman"/>
        </w:rPr>
      </w:pPr>
      <w:r>
        <w:pict w14:anchorId="04D40202">
          <v:rect id="_x0000_i1108" style="width:0;height:.75pt" o:hrstd="t" o:hrnoshade="t" o:hr="t" fillcolor="#d4d4d4" stroked="f"/>
        </w:pict>
      </w:r>
    </w:p>
    <w:p w14:paraId="52912E57"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Creating custom google search using sendRedirect</w:t>
      </w:r>
    </w:p>
    <w:p w14:paraId="26AB95ED"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using sendRedirect method to send request to google server with the request data.</w:t>
      </w:r>
    </w:p>
    <w:p w14:paraId="1FA3622B" w14:textId="77777777" w:rsidR="007702AE" w:rsidRPr="00D460BB" w:rsidRDefault="007702AE" w:rsidP="00D460BB">
      <w:pPr>
        <w:shd w:val="clear" w:color="auto" w:fill="FFFFFF"/>
        <w:ind w:left="360"/>
        <w:jc w:val="both"/>
        <w:rPr>
          <w:rFonts w:ascii="Segoe UI" w:hAnsi="Segoe UI" w:cs="Segoe UI"/>
          <w:i/>
          <w:iCs/>
          <w:color w:val="333333"/>
          <w:sz w:val="21"/>
          <w:szCs w:val="21"/>
        </w:rPr>
      </w:pPr>
      <w:r w:rsidRPr="00D460BB">
        <w:rPr>
          <w:rFonts w:ascii="Segoe UI" w:hAnsi="Segoe UI" w:cs="Segoe UI"/>
          <w:i/>
          <w:iCs/>
          <w:color w:val="333333"/>
          <w:sz w:val="21"/>
          <w:szCs w:val="21"/>
        </w:rPr>
        <w:t>index.html</w:t>
      </w:r>
    </w:p>
    <w:p w14:paraId="59F9C08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5B914C" w14:textId="77777777" w:rsidR="007702AE" w:rsidRDefault="007702AE"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E1E86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9E72F1" w14:textId="77777777" w:rsidR="007702AE" w:rsidRDefault="007702AE"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charset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"ISO-8859-1"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AC5D1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sendRedirect 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7D325F" w14:textId="77777777" w:rsidR="007702AE" w:rsidRDefault="007702AE"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02449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0F66F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2EF194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9AAA911" w14:textId="77777777" w:rsidR="007702AE" w:rsidRDefault="007702AE"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"MySearcher"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24C1F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3170C8" w14:textId="77777777" w:rsidR="007702AE" w:rsidRDefault="007702AE"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"Google Search"</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C0528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2B669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40B0BB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CD3E0D" w14:textId="77777777" w:rsidR="007702AE" w:rsidRDefault="007702AE"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D25902" w14:textId="77777777" w:rsidR="007702AE" w:rsidRPr="00D460BB" w:rsidRDefault="007702AE" w:rsidP="00D460BB">
      <w:pPr>
        <w:shd w:val="clear" w:color="auto" w:fill="FFFFFF"/>
        <w:spacing w:line="240" w:lineRule="auto"/>
        <w:ind w:left="360"/>
        <w:jc w:val="both"/>
        <w:rPr>
          <w:rFonts w:ascii="Segoe UI" w:hAnsi="Segoe UI" w:cs="Segoe UI"/>
          <w:i/>
          <w:iCs/>
          <w:color w:val="333333"/>
          <w:sz w:val="21"/>
          <w:szCs w:val="21"/>
        </w:rPr>
      </w:pPr>
      <w:r w:rsidRPr="00D460BB">
        <w:rPr>
          <w:rFonts w:ascii="Segoe UI" w:hAnsi="Segoe UI" w:cs="Segoe UI"/>
          <w:i/>
          <w:iCs/>
          <w:color w:val="333333"/>
          <w:sz w:val="21"/>
          <w:szCs w:val="21"/>
        </w:rPr>
        <w:t>MySearcher.java</w:t>
      </w:r>
    </w:p>
    <w:p w14:paraId="12AD64D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java.io.IOException;  </w:t>
      </w:r>
    </w:p>
    <w:p w14:paraId="21034289"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javax.servlet.ServletException;  </w:t>
      </w:r>
    </w:p>
    <w:p w14:paraId="151C49D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javax.servlet.http.HttpServlet;  </w:t>
      </w:r>
    </w:p>
    <w:p w14:paraId="7949FFFE"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javax.servlet.http.HttpServletRequest;  </w:t>
      </w:r>
    </w:p>
    <w:p w14:paraId="26EE9E4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javax.servlet.http.HttpServletResponse;  </w:t>
      </w:r>
    </w:p>
    <w:p w14:paraId="2B3AA59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3EF7A9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MySearcher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153F639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3BDCD5E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2205BE6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167437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String name=request.getParameter(</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w:t>
      </w:r>
    </w:p>
    <w:p w14:paraId="0193632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response.sendRedirect(</w:t>
      </w:r>
      <w:r>
        <w:rPr>
          <w:rStyle w:val="string"/>
          <w:rFonts w:ascii="Segoe UI" w:hAnsi="Segoe UI" w:cs="Segoe UI"/>
          <w:color w:val="0000FF"/>
          <w:bdr w:val="none" w:sz="0" w:space="0" w:color="auto" w:frame="1"/>
        </w:rPr>
        <w:t>"https://www.google.co.in/#q="</w:t>
      </w:r>
      <w:r>
        <w:rPr>
          <w:rFonts w:ascii="Segoe UI" w:hAnsi="Segoe UI" w:cs="Segoe UI"/>
          <w:color w:val="000000"/>
          <w:bdr w:val="none" w:sz="0" w:space="0" w:color="auto" w:frame="1"/>
        </w:rPr>
        <w:t>+name);  </w:t>
      </w:r>
    </w:p>
    <w:p w14:paraId="0E508B5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2FF5CB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9945CA3" w14:textId="77777777" w:rsidR="007702AE" w:rsidRPr="00D460BB" w:rsidRDefault="00FE746B" w:rsidP="00D460BB">
      <w:pPr>
        <w:spacing w:line="240" w:lineRule="auto"/>
        <w:ind w:left="360"/>
        <w:rPr>
          <w:rFonts w:ascii="Times New Roman" w:hAnsi="Times New Roman" w:cs="Times New Roman"/>
        </w:rPr>
      </w:pPr>
      <w:r>
        <w:pict w14:anchorId="545DB22F">
          <v:rect id="_x0000_i1109" style="width:0;height:.75pt" o:hrstd="t" o:hrnoshade="t" o:hr="t" fillcolor="#d4d4d4" stroked="f"/>
        </w:pict>
      </w:r>
    </w:p>
    <w:p w14:paraId="04E1AB5A" w14:textId="77777777" w:rsidR="007702AE" w:rsidRPr="00D460BB" w:rsidRDefault="00FE746B" w:rsidP="00D460BB">
      <w:pPr>
        <w:ind w:left="360"/>
        <w:rPr>
          <w:rFonts w:ascii="Times New Roman" w:hAnsi="Times New Roman" w:cs="Times New Roman"/>
        </w:rPr>
      </w:pPr>
      <w:r>
        <w:pict w14:anchorId="29899C67">
          <v:rect id="_x0000_i1110" style="width:0;height:.75pt" o:hrstd="t" o:hrnoshade="t" o:hr="t" fillcolor="#d4d4d4" stroked="f"/>
        </w:pict>
      </w:r>
    </w:p>
    <w:p w14:paraId="60775264" w14:textId="77777777" w:rsidR="007702AE" w:rsidRDefault="007702A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lastRenderedPageBreak/>
        <w:t>Output</w:t>
      </w:r>
    </w:p>
    <w:p w14:paraId="6A4A0176" w14:textId="4E3FE94A" w:rsidR="007702AE" w:rsidRDefault="007702AE" w:rsidP="00D460BB">
      <w:pPr>
        <w:ind w:left="360"/>
      </w:pPr>
      <w:r>
        <w:rPr>
          <w:noProof/>
        </w:rPr>
        <w:drawing>
          <wp:inline distT="0" distB="0" distL="0" distR="0" wp14:anchorId="1F41E167" wp14:editId="51E80CCD">
            <wp:extent cx="5731510" cy="3221990"/>
            <wp:effectExtent l="0" t="0" r="2540" b="0"/>
            <wp:docPr id="684127819" name="Picture 50" descr="sendredirect in servlet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endredirect in servlet exampl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r w:rsidRPr="00D460BB">
        <w:rPr>
          <w:rFonts w:ascii="Segoe UI" w:hAnsi="Segoe UI" w:cs="Segoe UI"/>
          <w:color w:val="333333"/>
        </w:rPr>
        <w:br/>
      </w:r>
      <w:r>
        <w:rPr>
          <w:noProof/>
        </w:rPr>
        <w:drawing>
          <wp:inline distT="0" distB="0" distL="0" distR="0" wp14:anchorId="3D70F8EC" wp14:editId="6D9B104E">
            <wp:extent cx="5731510" cy="4424045"/>
            <wp:effectExtent l="0" t="0" r="2540" b="0"/>
            <wp:docPr id="316181000" name="Picture 49" descr="sendredirect in servlet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sendredirect in servlet exampl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4424045"/>
                    </a:xfrm>
                    <a:prstGeom prst="rect">
                      <a:avLst/>
                    </a:prstGeom>
                    <a:noFill/>
                    <a:ln>
                      <a:noFill/>
                    </a:ln>
                  </pic:spPr>
                </pic:pic>
              </a:graphicData>
            </a:graphic>
          </wp:inline>
        </w:drawing>
      </w:r>
    </w:p>
    <w:p w14:paraId="443E4EBB" w14:textId="77777777" w:rsidR="007702AE" w:rsidRDefault="007702AE" w:rsidP="00D460BB"/>
    <w:p w14:paraId="516235CE" w14:textId="77777777" w:rsidR="007702AE" w:rsidRPr="007702AE" w:rsidRDefault="007702AE" w:rsidP="00D460BB">
      <w:pPr>
        <w:pStyle w:val="Heading1"/>
        <w:rPr>
          <w:u w:val="single"/>
        </w:rPr>
      </w:pPr>
    </w:p>
    <w:p w14:paraId="2F07DAC7" w14:textId="77777777" w:rsidR="007702AE" w:rsidRPr="007702AE" w:rsidRDefault="007702AE" w:rsidP="00D460BB">
      <w:pPr>
        <w:pStyle w:val="Heading1"/>
        <w:ind w:left="360"/>
        <w:rPr>
          <w:rFonts w:ascii="Open Sans" w:eastAsia="Times New Roman" w:hAnsi="Open Sans" w:cs="Open Sans"/>
          <w:color w:val="6A6A6A"/>
          <w:kern w:val="0"/>
          <w:sz w:val="23"/>
          <w:szCs w:val="23"/>
          <w:u w:val="single"/>
          <w:lang w:eastAsia="en-IN"/>
          <w14:ligatures w14:val="none"/>
        </w:rPr>
      </w:pPr>
      <w:r w:rsidRPr="007702AE">
        <w:rPr>
          <w:rFonts w:ascii="Open Sans" w:eastAsia="Times New Roman" w:hAnsi="Open Sans" w:cs="Open Sans"/>
          <w:color w:val="6A6A6A"/>
          <w:kern w:val="0"/>
          <w:sz w:val="23"/>
          <w:szCs w:val="23"/>
          <w:u w:val="single"/>
          <w:lang w:eastAsia="en-IN"/>
          <w14:ligatures w14:val="none"/>
        </w:rPr>
        <w:t>ServletConfig</w:t>
      </w:r>
    </w:p>
    <w:p w14:paraId="6D834641" w14:textId="77777777" w:rsidR="007702AE" w:rsidRDefault="007702AE" w:rsidP="00D460BB"/>
    <w:p w14:paraId="1C150988" w14:textId="77777777" w:rsidR="007702AE" w:rsidRDefault="007702AE"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ServletConfig Interface</w:t>
      </w:r>
    </w:p>
    <w:p w14:paraId="6E1B5622"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06" w:history="1">
        <w:r w:rsidR="007702AE">
          <w:rPr>
            <w:rStyle w:val="Hyperlink"/>
            <w:color w:val="008000"/>
            <w:sz w:val="23"/>
            <w:szCs w:val="23"/>
          </w:rPr>
          <w:t>ServletConfig Interface</w:t>
        </w:r>
      </w:hyperlink>
    </w:p>
    <w:p w14:paraId="29C44B3E"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07" w:anchor="configmethod" w:history="1">
        <w:r w:rsidR="007702AE">
          <w:rPr>
            <w:rStyle w:val="Hyperlink"/>
            <w:color w:val="008000"/>
            <w:sz w:val="23"/>
            <w:szCs w:val="23"/>
          </w:rPr>
          <w:t>Methods of ServletConfig interface</w:t>
        </w:r>
      </w:hyperlink>
    </w:p>
    <w:p w14:paraId="6A874AC9"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08" w:anchor="configobject" w:history="1">
        <w:r w:rsidR="007702AE">
          <w:rPr>
            <w:rStyle w:val="Hyperlink"/>
            <w:color w:val="008000"/>
            <w:sz w:val="23"/>
            <w:szCs w:val="23"/>
          </w:rPr>
          <w:t>How to get the object of ServletConfig</w:t>
        </w:r>
      </w:hyperlink>
    </w:p>
    <w:p w14:paraId="634CE2E0"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09" w:anchor="configsyntax" w:history="1">
        <w:r w:rsidR="007702AE">
          <w:rPr>
            <w:rStyle w:val="Hyperlink"/>
            <w:color w:val="008000"/>
            <w:sz w:val="23"/>
            <w:szCs w:val="23"/>
          </w:rPr>
          <w:t>Syntax to provide the initialization parameter for a servlet</w:t>
        </w:r>
      </w:hyperlink>
    </w:p>
    <w:p w14:paraId="17A88DC2"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10" w:anchor="configex1" w:history="1">
        <w:r w:rsidR="007702AE">
          <w:rPr>
            <w:rStyle w:val="Hyperlink"/>
            <w:color w:val="008000"/>
            <w:sz w:val="23"/>
            <w:szCs w:val="23"/>
          </w:rPr>
          <w:t>Example of ServletConfig to get initialization parameter</w:t>
        </w:r>
      </w:hyperlink>
    </w:p>
    <w:p w14:paraId="385311E9"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11" w:anchor="configex2" w:history="1">
        <w:r w:rsidR="007702AE">
          <w:rPr>
            <w:rStyle w:val="Hyperlink"/>
            <w:color w:val="008000"/>
            <w:sz w:val="23"/>
            <w:szCs w:val="23"/>
          </w:rPr>
          <w:t>Example of ServletConfig to get all the initialization parameter</w:t>
        </w:r>
      </w:hyperlink>
    </w:p>
    <w:p w14:paraId="65E2E797"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An object of ServletConfig is created by the web container for each servlet. This object can be used to get configuration information from web.xml file.</w:t>
      </w:r>
    </w:p>
    <w:p w14:paraId="4CDB84CA"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If the configuration information is modified from the web.xml file, we don't need to change the servlet. So it is easier to manage the web application if any specific content is modified from time to time.</w:t>
      </w:r>
    </w:p>
    <w:p w14:paraId="1C8219AB" w14:textId="77777777" w:rsidR="007702AE" w:rsidRDefault="007702AE"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Advantage of ServletConfig</w:t>
      </w:r>
    </w:p>
    <w:p w14:paraId="461F7842"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 core advantage of ServletConfig is that you don't need to edit the servlet file if information is modified from the web.xml file.</w:t>
      </w:r>
    </w:p>
    <w:p w14:paraId="40554C3A"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Methods of ServletConfig interface</w:t>
      </w:r>
    </w:p>
    <w:p w14:paraId="235A1527"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public String getInitParameter(String name):</w:t>
      </w:r>
      <w:r>
        <w:rPr>
          <w:rFonts w:ascii="Segoe UI" w:hAnsi="Segoe UI" w:cs="Segoe UI"/>
          <w:color w:val="000000"/>
        </w:rPr>
        <w:t>Returns the parameter value for the specified parameter name.</w:t>
      </w:r>
    </w:p>
    <w:p w14:paraId="51EA48F7"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an enumeration of all the initialization parameter names.</w:t>
      </w:r>
    </w:p>
    <w:p w14:paraId="23FE16BB"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getServletName():</w:t>
      </w:r>
      <w:r>
        <w:rPr>
          <w:rFonts w:ascii="Segoe UI" w:hAnsi="Segoe UI" w:cs="Segoe UI"/>
          <w:color w:val="000000"/>
        </w:rPr>
        <w:t>Returns the name of the servlet.</w:t>
      </w:r>
    </w:p>
    <w:p w14:paraId="65BAC618"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ServletContext getServletContext():</w:t>
      </w:r>
      <w:r>
        <w:rPr>
          <w:rFonts w:ascii="Segoe UI" w:hAnsi="Segoe UI" w:cs="Segoe UI"/>
          <w:color w:val="000000"/>
        </w:rPr>
        <w:t>Returns an object of ServletContext.</w:t>
      </w:r>
    </w:p>
    <w:p w14:paraId="494E6F78" w14:textId="77777777" w:rsidR="007702AE" w:rsidRPr="00D460BB" w:rsidRDefault="00FE746B" w:rsidP="00D460BB">
      <w:pPr>
        <w:spacing w:after="0" w:line="240" w:lineRule="auto"/>
        <w:ind w:left="360"/>
        <w:rPr>
          <w:rFonts w:ascii="Times New Roman" w:hAnsi="Times New Roman" w:cs="Times New Roman"/>
        </w:rPr>
      </w:pPr>
      <w:r>
        <w:pict w14:anchorId="1655739E">
          <v:rect id="_x0000_i1111" style="width:0;height:.75pt" o:hrstd="t" o:hrnoshade="t" o:hr="t" fillcolor="#d4d4d4" stroked="f"/>
        </w:pict>
      </w:r>
    </w:p>
    <w:p w14:paraId="611725E2"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lastRenderedPageBreak/>
        <w:t>How to get the object of ServletConfig</w:t>
      </w:r>
    </w:p>
    <w:p w14:paraId="50154064"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getServletConfig() method</w:t>
      </w:r>
      <w:r>
        <w:rPr>
          <w:rFonts w:ascii="Segoe UI" w:hAnsi="Segoe UI" w:cs="Segoe UI"/>
          <w:color w:val="000000"/>
        </w:rPr>
        <w:t> of Servlet interface returns the object of ServletConfig.</w:t>
      </w:r>
    </w:p>
    <w:p w14:paraId="5A542EBE" w14:textId="77777777" w:rsidR="007702AE" w:rsidRDefault="007702A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Syntax of getServletConfig() method</w:t>
      </w:r>
    </w:p>
    <w:p w14:paraId="6A9216D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ServletConfig getServletConfig();  </w:t>
      </w:r>
    </w:p>
    <w:p w14:paraId="01845FC7"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Example of getServletConfig() method</w:t>
      </w:r>
    </w:p>
    <w:p w14:paraId="4E5B04F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ServletConfig config=getServletConfig();  </w:t>
      </w:r>
    </w:p>
    <w:p w14:paraId="14D9A5D7" w14:textId="77777777" w:rsidR="007702AE" w:rsidRDefault="007702AE"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//Now we can call the methods of ServletConfig interface</w:t>
      </w:r>
      <w:r>
        <w:rPr>
          <w:rFonts w:ascii="Segoe UI" w:hAnsi="Segoe UI" w:cs="Segoe UI"/>
          <w:color w:val="000000"/>
          <w:bdr w:val="none" w:sz="0" w:space="0" w:color="auto" w:frame="1"/>
        </w:rPr>
        <w:t>  </w:t>
      </w:r>
    </w:p>
    <w:p w14:paraId="7CBBD396" w14:textId="77777777" w:rsidR="007702AE" w:rsidRPr="00D460BB" w:rsidRDefault="00FE746B" w:rsidP="00D460BB">
      <w:pPr>
        <w:spacing w:line="240" w:lineRule="auto"/>
        <w:ind w:left="360"/>
        <w:rPr>
          <w:rFonts w:ascii="Times New Roman" w:hAnsi="Times New Roman" w:cs="Times New Roman"/>
        </w:rPr>
      </w:pPr>
      <w:r>
        <w:pict w14:anchorId="6741367C">
          <v:rect id="_x0000_i1112" style="width:0;height:.75pt" o:hrstd="t" o:hrnoshade="t" o:hr="t" fillcolor="#d4d4d4" stroked="f"/>
        </w:pict>
      </w:r>
    </w:p>
    <w:p w14:paraId="4CB12152"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Syntax to provide the initialization parameter for a servlet</w:t>
      </w:r>
    </w:p>
    <w:p w14:paraId="42581C22"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 init-param sub-element of servlet is used to specify the initialization parameter for a servlet.</w:t>
      </w:r>
    </w:p>
    <w:p w14:paraId="493C19E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21BB36D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2633DA9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E553F0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75EB7A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27B8FEB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&lt;param-name&gt;parametername&lt;/param-name&gt;  </w:t>
      </w:r>
    </w:p>
    <w:p w14:paraId="7F10023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&lt;param-value&gt;parametervalue&lt;/param-value&gt;  </w:t>
      </w:r>
    </w:p>
    <w:p w14:paraId="243245C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37ACEED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053836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1EE3C87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238EB88E" w14:textId="77777777" w:rsidR="007702AE" w:rsidRPr="00D460BB" w:rsidRDefault="00FE746B" w:rsidP="00D460BB">
      <w:pPr>
        <w:ind w:left="360"/>
        <w:rPr>
          <w:rFonts w:ascii="Times New Roman" w:hAnsi="Times New Roman" w:cs="Times New Roman"/>
        </w:rPr>
      </w:pPr>
      <w:r>
        <w:pict w14:anchorId="4BD414D4">
          <v:rect id="_x0000_i1113" style="width:0;height:.75pt" o:hrstd="t" o:hrnoshade="t" o:hr="t" fillcolor="#d4d4d4" stroked="f"/>
        </w:pict>
      </w:r>
    </w:p>
    <w:p w14:paraId="354AE558"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ServletConfig to get initialization parameter</w:t>
      </w:r>
    </w:p>
    <w:p w14:paraId="154D3EEF"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getting the one initialization parameter from the web.xml file and printing this information in the servlet.</w:t>
      </w:r>
    </w:p>
    <w:p w14:paraId="4F7401C2"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30744C6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78A354CB"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2CF8DFF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62B5CAA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732BFEB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79D6DBEF"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42C067F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6A61709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728D5A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3499331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744B02B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CB48AE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ServletConfig config=getServletConfig();  </w:t>
      </w:r>
    </w:p>
    <w:p w14:paraId="3542EC4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driver=config.getInitParameter(</w:t>
      </w:r>
      <w:r>
        <w:rPr>
          <w:rStyle w:val="string"/>
          <w:rFonts w:ascii="Segoe UI" w:hAnsi="Segoe UI" w:cs="Segoe UI"/>
          <w:color w:val="0000FF"/>
          <w:bdr w:val="none" w:sz="0" w:space="0" w:color="auto" w:frame="1"/>
        </w:rPr>
        <w:t>"driver"</w:t>
      </w:r>
      <w:r>
        <w:rPr>
          <w:rFonts w:ascii="Segoe UI" w:hAnsi="Segoe UI" w:cs="Segoe UI"/>
          <w:color w:val="000000"/>
          <w:bdr w:val="none" w:sz="0" w:space="0" w:color="auto" w:frame="1"/>
        </w:rPr>
        <w:t>);  </w:t>
      </w:r>
    </w:p>
    <w:p w14:paraId="636F70E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"Driver is: "</w:t>
      </w:r>
      <w:r>
        <w:rPr>
          <w:rFonts w:ascii="Segoe UI" w:hAnsi="Segoe UI" w:cs="Segoe UI"/>
          <w:color w:val="000000"/>
          <w:bdr w:val="none" w:sz="0" w:space="0" w:color="auto" w:frame="1"/>
        </w:rPr>
        <w:t>+driver);  </w:t>
      </w:r>
    </w:p>
    <w:p w14:paraId="454C2E1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690AA6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46E5216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F3F684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E9028F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B7F3B0F"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web.xml</w:t>
      </w:r>
    </w:p>
    <w:p w14:paraId="7B0966F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32BF2A1B" w14:textId="00A371A4" w:rsidR="007702AE" w:rsidRDefault="007702AE" w:rsidP="00D460BB">
      <w:pPr>
        <w:spacing w:after="0" w:line="375" w:lineRule="atLeast"/>
        <w:ind w:left="480"/>
        <w:jc w:val="both"/>
        <w:rPr>
          <w:rFonts w:ascii="Segoe UI" w:hAnsi="Segoe UI" w:cs="Segoe UI"/>
          <w:color w:val="000000"/>
        </w:rPr>
      </w:pPr>
    </w:p>
    <w:p w14:paraId="6ABF1FB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41302AAF" w14:textId="77777777" w:rsidR="007702AE" w:rsidRPr="00D460BB" w:rsidRDefault="007702AE" w:rsidP="00D460BB">
      <w:pPr>
        <w:spacing w:after="0" w:line="375" w:lineRule="atLeast"/>
        <w:ind w:left="360"/>
        <w:jc w:val="both"/>
        <w:rPr>
          <w:rFonts w:ascii="Segoe UI" w:hAnsi="Segoe UI" w:cs="Segoe UI"/>
          <w:color w:val="000000"/>
        </w:rPr>
      </w:pPr>
      <w:r w:rsidRPr="00D460BB">
        <w:rPr>
          <w:rFonts w:ascii="Segoe UI" w:hAnsi="Segoe UI" w:cs="Segoe UI"/>
          <w:color w:val="000000"/>
          <w:bdr w:val="none" w:sz="0" w:space="0" w:color="auto" w:frame="1"/>
        </w:rPr>
        <w:t>&lt;servlet-name&gt;DemoServlet&lt;/servlet-name&gt;  </w:t>
      </w:r>
    </w:p>
    <w:p w14:paraId="6FE263C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5B1B7C59" w14:textId="4E9135AD" w:rsidR="007702AE" w:rsidRDefault="007702AE" w:rsidP="00D460BB">
      <w:pPr>
        <w:spacing w:after="0" w:line="375" w:lineRule="atLeast"/>
        <w:ind w:left="480"/>
        <w:jc w:val="both"/>
        <w:rPr>
          <w:rFonts w:ascii="Segoe UI" w:hAnsi="Segoe UI" w:cs="Segoe UI"/>
          <w:color w:val="000000"/>
        </w:rPr>
      </w:pPr>
    </w:p>
    <w:p w14:paraId="487E4A4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2FF39D58" w14:textId="77777777" w:rsidR="007702AE" w:rsidRPr="00D460BB" w:rsidRDefault="007702AE" w:rsidP="00D460BB">
      <w:pPr>
        <w:spacing w:after="0" w:line="375" w:lineRule="atLeast"/>
        <w:ind w:left="360"/>
        <w:jc w:val="both"/>
        <w:rPr>
          <w:rFonts w:ascii="Segoe UI" w:hAnsi="Segoe UI" w:cs="Segoe UI"/>
          <w:color w:val="000000"/>
        </w:rPr>
      </w:pPr>
      <w:r w:rsidRPr="00D460BB">
        <w:rPr>
          <w:rFonts w:ascii="Segoe UI" w:hAnsi="Segoe UI" w:cs="Segoe UI"/>
          <w:color w:val="000000"/>
          <w:bdr w:val="none" w:sz="0" w:space="0" w:color="auto" w:frame="1"/>
        </w:rPr>
        <w:t>&lt;param-name&gt;driver&lt;/param-name&gt;  </w:t>
      </w:r>
    </w:p>
    <w:p w14:paraId="2FE80AD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73F5AE94" w14:textId="77777777" w:rsidR="007702AE" w:rsidRPr="00D460BB" w:rsidRDefault="007702AE" w:rsidP="00D460BB">
      <w:pPr>
        <w:spacing w:after="0" w:line="375" w:lineRule="atLeast"/>
        <w:ind w:left="360"/>
        <w:jc w:val="both"/>
        <w:rPr>
          <w:rFonts w:ascii="Segoe UI" w:hAnsi="Segoe UI" w:cs="Segoe UI"/>
          <w:color w:val="000000"/>
        </w:rPr>
      </w:pPr>
      <w:r w:rsidRPr="00D460BB">
        <w:rPr>
          <w:rFonts w:ascii="Segoe UI" w:hAnsi="Segoe UI" w:cs="Segoe UI"/>
          <w:color w:val="000000"/>
          <w:bdr w:val="none" w:sz="0" w:space="0" w:color="auto" w:frame="1"/>
        </w:rPr>
        <w:t>&lt;/init-param&gt;  </w:t>
      </w:r>
    </w:p>
    <w:p w14:paraId="33374BFE" w14:textId="36884DF5" w:rsidR="007702AE" w:rsidRDefault="007702AE" w:rsidP="00D460BB">
      <w:pPr>
        <w:pStyle w:val="alt"/>
        <w:spacing w:before="0" w:beforeAutospacing="0" w:after="0" w:afterAutospacing="0" w:line="375" w:lineRule="atLeast"/>
        <w:ind w:left="495"/>
        <w:jc w:val="both"/>
        <w:rPr>
          <w:rFonts w:ascii="Segoe UI" w:hAnsi="Segoe UI" w:cs="Segoe UI"/>
          <w:color w:val="000000"/>
        </w:rPr>
      </w:pPr>
    </w:p>
    <w:p w14:paraId="6B6B1C39" w14:textId="77777777" w:rsidR="007702AE" w:rsidRPr="00D460BB" w:rsidRDefault="007702AE" w:rsidP="00D460BB">
      <w:pPr>
        <w:spacing w:after="0" w:line="375" w:lineRule="atLeast"/>
        <w:ind w:left="360"/>
        <w:jc w:val="both"/>
        <w:rPr>
          <w:rFonts w:ascii="Segoe UI" w:hAnsi="Segoe UI" w:cs="Segoe UI"/>
          <w:color w:val="000000"/>
        </w:rPr>
      </w:pPr>
      <w:r w:rsidRPr="00D460BB">
        <w:rPr>
          <w:rFonts w:ascii="Segoe UI" w:hAnsi="Segoe UI" w:cs="Segoe UI"/>
          <w:color w:val="000000"/>
          <w:bdr w:val="none" w:sz="0" w:space="0" w:color="auto" w:frame="1"/>
        </w:rPr>
        <w:t>&lt;/servlet&gt;  </w:t>
      </w:r>
    </w:p>
    <w:p w14:paraId="0726A574" w14:textId="573984DC" w:rsidR="007702AE" w:rsidRDefault="007702AE" w:rsidP="00D460BB">
      <w:pPr>
        <w:pStyle w:val="alt"/>
        <w:spacing w:before="0" w:beforeAutospacing="0" w:after="0" w:afterAutospacing="0" w:line="375" w:lineRule="atLeast"/>
        <w:ind w:left="495"/>
        <w:jc w:val="both"/>
        <w:rPr>
          <w:rFonts w:ascii="Segoe UI" w:hAnsi="Segoe UI" w:cs="Segoe UI"/>
          <w:color w:val="000000"/>
        </w:rPr>
      </w:pPr>
    </w:p>
    <w:p w14:paraId="70A61899" w14:textId="77777777" w:rsidR="007702AE" w:rsidRPr="00D460BB" w:rsidRDefault="007702AE" w:rsidP="00D460BB">
      <w:pPr>
        <w:spacing w:after="0" w:line="375" w:lineRule="atLeast"/>
        <w:ind w:left="360"/>
        <w:jc w:val="both"/>
        <w:rPr>
          <w:rFonts w:ascii="Segoe UI" w:hAnsi="Segoe UI" w:cs="Segoe UI"/>
          <w:color w:val="000000"/>
        </w:rPr>
      </w:pPr>
      <w:r w:rsidRPr="00D460BB">
        <w:rPr>
          <w:rFonts w:ascii="Segoe UI" w:hAnsi="Segoe UI" w:cs="Segoe UI"/>
          <w:color w:val="000000"/>
          <w:bdr w:val="none" w:sz="0" w:space="0" w:color="auto" w:frame="1"/>
        </w:rPr>
        <w:t>&lt;servlet-mapping&gt;  </w:t>
      </w:r>
    </w:p>
    <w:p w14:paraId="2F0A8E0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42F7AAD6" w14:textId="77777777" w:rsidR="007702AE" w:rsidRPr="00D460BB" w:rsidRDefault="007702AE" w:rsidP="00D460BB">
      <w:pPr>
        <w:spacing w:after="0" w:line="375" w:lineRule="atLeast"/>
        <w:ind w:left="360"/>
        <w:jc w:val="both"/>
        <w:rPr>
          <w:rFonts w:ascii="Segoe UI" w:hAnsi="Segoe UI" w:cs="Segoe UI"/>
          <w:color w:val="000000"/>
        </w:rPr>
      </w:pPr>
      <w:r w:rsidRPr="00D460BB">
        <w:rPr>
          <w:rFonts w:ascii="Segoe UI" w:hAnsi="Segoe UI" w:cs="Segoe UI"/>
          <w:color w:val="000000"/>
          <w:bdr w:val="none" w:sz="0" w:space="0" w:color="auto" w:frame="1"/>
        </w:rPr>
        <w:t>&lt;url-pattern&gt;/servlet1&lt;/url-pattern&gt;  </w:t>
      </w:r>
    </w:p>
    <w:p w14:paraId="3261BD1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6AA00407" w14:textId="3701B624" w:rsidR="007702AE" w:rsidRDefault="007702AE" w:rsidP="00D460BB">
      <w:pPr>
        <w:spacing w:after="0" w:line="375" w:lineRule="atLeast"/>
        <w:ind w:left="480"/>
        <w:jc w:val="both"/>
        <w:rPr>
          <w:rFonts w:ascii="Segoe UI" w:hAnsi="Segoe UI" w:cs="Segoe UI"/>
          <w:color w:val="000000"/>
        </w:rPr>
      </w:pPr>
    </w:p>
    <w:p w14:paraId="17C7773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64966BC4"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lastRenderedPageBreak/>
        <w:t>Example of ServletConfig to get all the initialization parameters</w:t>
      </w:r>
    </w:p>
    <w:p w14:paraId="79B138B5"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getting all the initialization parameter from the web.xml file and printing this information in the servlet.</w:t>
      </w:r>
    </w:p>
    <w:p w14:paraId="1ED97749"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17C1E4F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java.io.IOException;  </w:t>
      </w:r>
    </w:p>
    <w:p w14:paraId="047AA3F7"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java.io.PrintWriter;  </w:t>
      </w:r>
    </w:p>
    <w:p w14:paraId="6FF0FD5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java.util.Enumeration;  </w:t>
      </w:r>
    </w:p>
    <w:p w14:paraId="0B33DEC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F7436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javax.servlet.ServletConfig;  </w:t>
      </w:r>
    </w:p>
    <w:p w14:paraId="2BE19398"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javax.servlet.ServletException;  </w:t>
      </w:r>
    </w:p>
    <w:p w14:paraId="07E80B8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  </w:t>
      </w:r>
    </w:p>
    <w:p w14:paraId="6C0E332B"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javax.servlet.http.HttpServletRequest;  </w:t>
      </w:r>
    </w:p>
    <w:p w14:paraId="77CDFA9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javax.servlet.http.HttpServletResponse;  </w:t>
      </w:r>
    </w:p>
    <w:p w14:paraId="3414854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24A7ED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EF1BE59"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2B2042E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0FB3B1A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7BB3E2D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F11ECE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2DBB418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03CC999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B2C809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ServletConfig config=getServletConfig();  </w:t>
      </w:r>
    </w:p>
    <w:p w14:paraId="554DA85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Enumeration&lt;String&gt; e=config.getInitParameterNames();  </w:t>
      </w:r>
    </w:p>
    <w:p w14:paraId="1F403E7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EA936C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str=</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CA7E23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(e.hasMoreElements()){  </w:t>
      </w:r>
    </w:p>
    <w:p w14:paraId="0F9F059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str=e.nextElement();  </w:t>
      </w:r>
    </w:p>
    <w:p w14:paraId="62A5697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"&lt;br&gt;Name: "</w:t>
      </w:r>
      <w:r>
        <w:rPr>
          <w:rFonts w:ascii="Segoe UI" w:hAnsi="Segoe UI" w:cs="Segoe UI"/>
          <w:color w:val="000000"/>
          <w:bdr w:val="none" w:sz="0" w:space="0" w:color="auto" w:frame="1"/>
        </w:rPr>
        <w:t>+str);  </w:t>
      </w:r>
    </w:p>
    <w:p w14:paraId="7ECCA3C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 value: "</w:t>
      </w:r>
      <w:r>
        <w:rPr>
          <w:rFonts w:ascii="Segoe UI" w:hAnsi="Segoe UI" w:cs="Segoe UI"/>
          <w:color w:val="000000"/>
          <w:bdr w:val="none" w:sz="0" w:space="0" w:color="auto" w:frame="1"/>
        </w:rPr>
        <w:t>+config.getInitParameter(str));  </w:t>
      </w:r>
    </w:p>
    <w:p w14:paraId="0BB3A1B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54FF21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706A1C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04788E0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1FED9AB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955B8E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8A31589" w14:textId="77777777" w:rsidR="007702AE" w:rsidRPr="00D460BB" w:rsidRDefault="007702AE" w:rsidP="00D460BB">
      <w:pPr>
        <w:spacing w:line="240" w:lineRule="auto"/>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web.xml</w:t>
      </w:r>
    </w:p>
    <w:p w14:paraId="537E1BC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27FCC0E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680C09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346A6CC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71DBE00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1B2EBFF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B883D8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64AD3E1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&lt;param-name&gt;username&lt;/param-name&gt;  </w:t>
      </w:r>
    </w:p>
    <w:p w14:paraId="6534788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&lt;param-value&gt;system&lt;/param-value&gt;  </w:t>
      </w:r>
    </w:p>
    <w:p w14:paraId="2900FAB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259FC56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D64E8B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2340AEB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&lt;param-name&gt;password&lt;/param-name&gt;  </w:t>
      </w:r>
    </w:p>
    <w:p w14:paraId="037A79A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&lt;param-value&gt;oracle&lt;/param-value&gt;  </w:t>
      </w:r>
    </w:p>
    <w:p w14:paraId="0C9A65E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1A43D4B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7433D4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2991ADD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4C813E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1AAFB71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620EEB9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717075E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02677F9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796ED6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7DD41E3C" w14:textId="77777777" w:rsidR="007702AE" w:rsidRDefault="007702AE" w:rsidP="00D460BB"/>
    <w:p w14:paraId="782F370C" w14:textId="1B38DCD8" w:rsidR="007702AE" w:rsidRPr="007702AE" w:rsidRDefault="007702AE" w:rsidP="00D460BB">
      <w:pPr>
        <w:pStyle w:val="Heading1"/>
        <w:ind w:left="360"/>
        <w:rPr>
          <w:rFonts w:eastAsia="Times New Roman"/>
          <w:u w:val="single"/>
          <w:lang w:eastAsia="en-IN"/>
        </w:rPr>
      </w:pPr>
      <w:r w:rsidRPr="007702AE">
        <w:rPr>
          <w:rFonts w:eastAsia="Times New Roman"/>
          <w:u w:val="single"/>
          <w:lang w:eastAsia="en-IN"/>
        </w:rPr>
        <w:t>ServletConfig Methods</w:t>
      </w:r>
    </w:p>
    <w:p w14:paraId="5074B4D9" w14:textId="77777777" w:rsidR="007702AE" w:rsidRDefault="007702AE" w:rsidP="00D460BB"/>
    <w:p w14:paraId="2347207F" w14:textId="77777777" w:rsidR="007702AE" w:rsidRDefault="007702AE"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ServletConfig Interface</w:t>
      </w:r>
    </w:p>
    <w:p w14:paraId="7AB66640"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12" w:history="1">
        <w:r w:rsidR="007702AE">
          <w:rPr>
            <w:rStyle w:val="Hyperlink"/>
            <w:color w:val="008000"/>
            <w:sz w:val="23"/>
            <w:szCs w:val="23"/>
          </w:rPr>
          <w:t>ServletConfig Interface</w:t>
        </w:r>
      </w:hyperlink>
    </w:p>
    <w:p w14:paraId="427D9558"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13" w:anchor="configmethod" w:history="1">
        <w:r w:rsidR="007702AE">
          <w:rPr>
            <w:rStyle w:val="Hyperlink"/>
            <w:color w:val="008000"/>
            <w:sz w:val="23"/>
            <w:szCs w:val="23"/>
          </w:rPr>
          <w:t>Methods of ServletConfig interface</w:t>
        </w:r>
      </w:hyperlink>
    </w:p>
    <w:p w14:paraId="66D7209E"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14" w:anchor="configobject" w:history="1">
        <w:r w:rsidR="007702AE">
          <w:rPr>
            <w:rStyle w:val="Hyperlink"/>
            <w:color w:val="008000"/>
            <w:sz w:val="23"/>
            <w:szCs w:val="23"/>
          </w:rPr>
          <w:t>How to get the object of ServletConfig</w:t>
        </w:r>
      </w:hyperlink>
    </w:p>
    <w:p w14:paraId="660B2A75"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15" w:anchor="configsyntax" w:history="1">
        <w:r w:rsidR="007702AE">
          <w:rPr>
            <w:rStyle w:val="Hyperlink"/>
            <w:color w:val="008000"/>
            <w:sz w:val="23"/>
            <w:szCs w:val="23"/>
          </w:rPr>
          <w:t>Syntax to provide the initialization parameter for a servlet</w:t>
        </w:r>
      </w:hyperlink>
    </w:p>
    <w:p w14:paraId="5568BB45"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16" w:anchor="configex1" w:history="1">
        <w:r w:rsidR="007702AE">
          <w:rPr>
            <w:rStyle w:val="Hyperlink"/>
            <w:color w:val="008000"/>
            <w:sz w:val="23"/>
            <w:szCs w:val="23"/>
          </w:rPr>
          <w:t>Example of ServletConfig to get initialization parameter</w:t>
        </w:r>
      </w:hyperlink>
    </w:p>
    <w:p w14:paraId="2DE52E11"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17" w:anchor="configex2" w:history="1">
        <w:r w:rsidR="007702AE">
          <w:rPr>
            <w:rStyle w:val="Hyperlink"/>
            <w:color w:val="008000"/>
            <w:sz w:val="23"/>
            <w:szCs w:val="23"/>
          </w:rPr>
          <w:t>Example of ServletConfig to get all the initialization parameter</w:t>
        </w:r>
      </w:hyperlink>
    </w:p>
    <w:p w14:paraId="4C252083"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An object of ServletConfig is created by the web container for each servlet. This object can be used to get configuration information from web.xml file.</w:t>
      </w:r>
    </w:p>
    <w:p w14:paraId="475D0F5E"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If the configuration information is modified from the web.xml file, we don't need to change the servlet. So it is easier to manage the web application if any specific content is modified from time to time.</w:t>
      </w:r>
    </w:p>
    <w:p w14:paraId="58235174" w14:textId="77777777" w:rsidR="007702AE" w:rsidRDefault="007702AE"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Advantage of ServletConfig</w:t>
      </w:r>
    </w:p>
    <w:p w14:paraId="5DF8B3D8"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 core advantage of ServletConfig is that you don't need to edit the servlet file if information is modified from the web.xml file.</w:t>
      </w:r>
    </w:p>
    <w:p w14:paraId="2918441B"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Methods of ServletConfig interface</w:t>
      </w:r>
    </w:p>
    <w:p w14:paraId="22F98319"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public String getInitParameter(String name):</w:t>
      </w:r>
      <w:r>
        <w:rPr>
          <w:rFonts w:ascii="Segoe UI" w:hAnsi="Segoe UI" w:cs="Segoe UI"/>
          <w:color w:val="000000"/>
        </w:rPr>
        <w:t>Returns the parameter value for the specified parameter name.</w:t>
      </w:r>
    </w:p>
    <w:p w14:paraId="59270DE7"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an enumeration of all the initialization parameter names.</w:t>
      </w:r>
    </w:p>
    <w:p w14:paraId="4A4D3D1F"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getServletName():</w:t>
      </w:r>
      <w:r>
        <w:rPr>
          <w:rFonts w:ascii="Segoe UI" w:hAnsi="Segoe UI" w:cs="Segoe UI"/>
          <w:color w:val="000000"/>
        </w:rPr>
        <w:t>Returns the name of the servlet.</w:t>
      </w:r>
    </w:p>
    <w:p w14:paraId="102E9ED0"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ServletContext getServletContext():</w:t>
      </w:r>
      <w:r>
        <w:rPr>
          <w:rFonts w:ascii="Segoe UI" w:hAnsi="Segoe UI" w:cs="Segoe UI"/>
          <w:color w:val="000000"/>
        </w:rPr>
        <w:t>Returns an object of ServletContext.</w:t>
      </w:r>
    </w:p>
    <w:p w14:paraId="678F4F27" w14:textId="77777777" w:rsidR="007702AE" w:rsidRPr="00D460BB" w:rsidRDefault="00FE746B" w:rsidP="00D460BB">
      <w:pPr>
        <w:spacing w:after="0" w:line="240" w:lineRule="auto"/>
        <w:ind w:left="360"/>
        <w:rPr>
          <w:rFonts w:ascii="Times New Roman" w:hAnsi="Times New Roman" w:cs="Times New Roman"/>
        </w:rPr>
      </w:pPr>
      <w:r>
        <w:pict w14:anchorId="59C6DEE6">
          <v:rect id="_x0000_i1114" style="width:0;height:.75pt" o:hrstd="t" o:hrnoshade="t" o:hr="t" fillcolor="#d4d4d4" stroked="f"/>
        </w:pict>
      </w:r>
    </w:p>
    <w:p w14:paraId="7FDC70D8"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How to get the object of ServletConfig</w:t>
      </w:r>
    </w:p>
    <w:p w14:paraId="46E1FAF7"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getServletConfig() method</w:t>
      </w:r>
      <w:r>
        <w:rPr>
          <w:rFonts w:ascii="Segoe UI" w:hAnsi="Segoe UI" w:cs="Segoe UI"/>
          <w:color w:val="000000"/>
        </w:rPr>
        <w:t> of Servlet interface returns the object of ServletConfig.</w:t>
      </w:r>
    </w:p>
    <w:p w14:paraId="6665B02B" w14:textId="77777777" w:rsidR="007702AE" w:rsidRDefault="007702A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Syntax of getServletConfig() method</w:t>
      </w:r>
    </w:p>
    <w:p w14:paraId="662444A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ServletConfig getServletConfig();  </w:t>
      </w:r>
    </w:p>
    <w:p w14:paraId="186B7FA2"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Example of getServletConfig() method</w:t>
      </w:r>
    </w:p>
    <w:p w14:paraId="6F0C3B1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ServletConfig config=getServletConfig();  </w:t>
      </w:r>
    </w:p>
    <w:p w14:paraId="43431DD8" w14:textId="77777777" w:rsidR="007702AE" w:rsidRDefault="007702AE"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//Now we can call the methods of ServletConfig interface</w:t>
      </w:r>
      <w:r>
        <w:rPr>
          <w:rFonts w:ascii="Segoe UI" w:hAnsi="Segoe UI" w:cs="Segoe UI"/>
          <w:color w:val="000000"/>
          <w:bdr w:val="none" w:sz="0" w:space="0" w:color="auto" w:frame="1"/>
        </w:rPr>
        <w:t>  </w:t>
      </w:r>
    </w:p>
    <w:p w14:paraId="00DCCE80" w14:textId="77777777" w:rsidR="007702AE" w:rsidRPr="00D460BB" w:rsidRDefault="00FE746B" w:rsidP="00D460BB">
      <w:pPr>
        <w:spacing w:line="240" w:lineRule="auto"/>
        <w:ind w:left="360"/>
        <w:rPr>
          <w:rFonts w:ascii="Times New Roman" w:hAnsi="Times New Roman" w:cs="Times New Roman"/>
        </w:rPr>
      </w:pPr>
      <w:r>
        <w:pict w14:anchorId="3D620136">
          <v:rect id="_x0000_i1115" style="width:0;height:.75pt" o:hrstd="t" o:hrnoshade="t" o:hr="t" fillcolor="#d4d4d4" stroked="f"/>
        </w:pict>
      </w:r>
    </w:p>
    <w:p w14:paraId="31EAAE9C"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lastRenderedPageBreak/>
        <w:t>Syntax to provide the initialization parameter for a servlet</w:t>
      </w:r>
    </w:p>
    <w:p w14:paraId="133973AA"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 init-param sub-element of servlet is used to specify the initialization parameter for a servlet.</w:t>
      </w:r>
    </w:p>
    <w:p w14:paraId="1E16E95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7002364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1FE96CE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9034B4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E6CDF6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61C44E9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&lt;param-name&gt;parametername&lt;/param-name&gt;  </w:t>
      </w:r>
    </w:p>
    <w:p w14:paraId="430893C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&lt;param-value&gt;parametervalue&lt;/param-value&gt;  </w:t>
      </w:r>
    </w:p>
    <w:p w14:paraId="3B1B3D9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1F15EDE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7552F1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09FC02E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2407722B" w14:textId="77777777" w:rsidR="007702AE" w:rsidRPr="00D460BB" w:rsidRDefault="00FE746B" w:rsidP="00D460BB">
      <w:pPr>
        <w:ind w:left="360"/>
        <w:rPr>
          <w:rFonts w:ascii="Times New Roman" w:hAnsi="Times New Roman" w:cs="Times New Roman"/>
        </w:rPr>
      </w:pPr>
      <w:r>
        <w:pict w14:anchorId="73D53E6B">
          <v:rect id="_x0000_i1116" style="width:0;height:.75pt" o:hrstd="t" o:hrnoshade="t" o:hr="t" fillcolor="#d4d4d4" stroked="f"/>
        </w:pict>
      </w:r>
    </w:p>
    <w:p w14:paraId="4CB39BD6"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ServletConfig to get initialization parameter</w:t>
      </w:r>
    </w:p>
    <w:p w14:paraId="216E2DC5"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getting the one initialization parameter from the web.xml file and printing this information in the servlet.</w:t>
      </w:r>
    </w:p>
    <w:p w14:paraId="1ADEADEB"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6BC2D18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2BEE35D7"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6C94395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0D67CBD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202E04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2362C4FC"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1F2BAC1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6975150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BB50D0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7BC2A58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75561FC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40D5A5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ServletConfig config=getServletConfig();  </w:t>
      </w:r>
    </w:p>
    <w:p w14:paraId="0F4EFDF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String driver=config.getInitParameter(</w:t>
      </w:r>
      <w:r>
        <w:rPr>
          <w:rStyle w:val="string"/>
          <w:rFonts w:ascii="Segoe UI" w:hAnsi="Segoe UI" w:cs="Segoe UI"/>
          <w:color w:val="0000FF"/>
          <w:bdr w:val="none" w:sz="0" w:space="0" w:color="auto" w:frame="1"/>
        </w:rPr>
        <w:t>"driver"</w:t>
      </w:r>
      <w:r>
        <w:rPr>
          <w:rFonts w:ascii="Segoe UI" w:hAnsi="Segoe UI" w:cs="Segoe UI"/>
          <w:color w:val="000000"/>
          <w:bdr w:val="none" w:sz="0" w:space="0" w:color="auto" w:frame="1"/>
        </w:rPr>
        <w:t>);  </w:t>
      </w:r>
    </w:p>
    <w:p w14:paraId="6470CD9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"Driver is: "</w:t>
      </w:r>
      <w:r>
        <w:rPr>
          <w:rFonts w:ascii="Segoe UI" w:hAnsi="Segoe UI" w:cs="Segoe UI"/>
          <w:color w:val="000000"/>
          <w:bdr w:val="none" w:sz="0" w:space="0" w:color="auto" w:frame="1"/>
        </w:rPr>
        <w:t>+driver);  </w:t>
      </w:r>
    </w:p>
    <w:p w14:paraId="568BAE7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7B0BCD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62491AA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99092B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A59881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7C5CB3E"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web.xml</w:t>
      </w:r>
    </w:p>
    <w:p w14:paraId="0A12E5E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120AF41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941CA2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7BF5FB4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26B6F32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539BA0F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47C317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7B81E84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&lt;param-name&gt;driver&lt;/param-name&gt;  </w:t>
      </w:r>
    </w:p>
    <w:p w14:paraId="41BA0F3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19E790C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63A9A7D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E98A78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415F469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F23442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06FA625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4E9B52E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37C7998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7F5A437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4DBCBA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389FF96F"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ServletConfig to get all the initialization parameters</w:t>
      </w:r>
    </w:p>
    <w:p w14:paraId="6C30FBF3"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getting all the initialization parameter from the web.xml file and printing this information in the servlet.</w:t>
      </w:r>
    </w:p>
    <w:p w14:paraId="2E3E974F"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323F794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java.io.IOException;  </w:t>
      </w:r>
    </w:p>
    <w:p w14:paraId="481B9E5C"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java.io.PrintWriter;  </w:t>
      </w:r>
    </w:p>
    <w:p w14:paraId="669710E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java.util.Enumeration;  </w:t>
      </w:r>
    </w:p>
    <w:p w14:paraId="4C7053D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C4C7A5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javax.servlet.ServletConfig;  </w:t>
      </w:r>
    </w:p>
    <w:p w14:paraId="6CFDB697"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javax.servlet.ServletException;  </w:t>
      </w:r>
    </w:p>
    <w:p w14:paraId="5C52A30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  </w:t>
      </w:r>
    </w:p>
    <w:p w14:paraId="69456490"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javax.servlet.http.HttpServletRequest;  </w:t>
      </w:r>
    </w:p>
    <w:p w14:paraId="262FCF6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javax.servlet.http.HttpServletResponse;  </w:t>
      </w:r>
    </w:p>
    <w:p w14:paraId="1334ECF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072FF2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6B2F241"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1A0469E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3660796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2E1EF34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468033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554F808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6602ECD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9451BF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ServletConfig config=getServletConfig();  </w:t>
      </w:r>
    </w:p>
    <w:p w14:paraId="0B4DE7F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Enumeration&lt;String&gt; e=config.getInitParameterNames();  </w:t>
      </w:r>
    </w:p>
    <w:p w14:paraId="46C8821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532746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str=</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BA8966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(e.hasMoreElements()){  </w:t>
      </w:r>
    </w:p>
    <w:p w14:paraId="1D9E67A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str=e.nextElement();  </w:t>
      </w:r>
    </w:p>
    <w:p w14:paraId="60FB25A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"&lt;br&gt;Name: "</w:t>
      </w:r>
      <w:r>
        <w:rPr>
          <w:rFonts w:ascii="Segoe UI" w:hAnsi="Segoe UI" w:cs="Segoe UI"/>
          <w:color w:val="000000"/>
          <w:bdr w:val="none" w:sz="0" w:space="0" w:color="auto" w:frame="1"/>
        </w:rPr>
        <w:t>+str);  </w:t>
      </w:r>
    </w:p>
    <w:p w14:paraId="1DE0ED3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 value: "</w:t>
      </w:r>
      <w:r>
        <w:rPr>
          <w:rFonts w:ascii="Segoe UI" w:hAnsi="Segoe UI" w:cs="Segoe UI"/>
          <w:color w:val="000000"/>
          <w:bdr w:val="none" w:sz="0" w:space="0" w:color="auto" w:frame="1"/>
        </w:rPr>
        <w:t>+config.getInitParameter(str));  </w:t>
      </w:r>
    </w:p>
    <w:p w14:paraId="58F8ED2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0AF0EB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6D5687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3416589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851F9F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BEE5EE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2BBA147" w14:textId="77777777" w:rsidR="007702AE" w:rsidRPr="00D460BB" w:rsidRDefault="007702AE" w:rsidP="00D460BB">
      <w:pPr>
        <w:spacing w:line="240" w:lineRule="auto"/>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web.xml</w:t>
      </w:r>
    </w:p>
    <w:p w14:paraId="5327071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1B47150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0FF99E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38C0B26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5389C23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66EC577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3E3BBB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22A4DBE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&lt;param-name&gt;username&lt;/param-name&gt;  </w:t>
      </w:r>
    </w:p>
    <w:p w14:paraId="299616C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&lt;param-value&gt;system&lt;/param-value&gt;  </w:t>
      </w:r>
    </w:p>
    <w:p w14:paraId="7DF37CB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0103944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15D2D8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6EA79E6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&lt;param-name&gt;password&lt;/param-name&gt;  </w:t>
      </w:r>
    </w:p>
    <w:p w14:paraId="2F74DA6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&lt;param-value&gt;oracle&lt;/param-value&gt;  </w:t>
      </w:r>
    </w:p>
    <w:p w14:paraId="30EA774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2DEDE56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A86BD1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3E11144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0443B2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449EA3C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14FD19B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4CD0BCA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7EE2227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4511A3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5658087C" w14:textId="77777777" w:rsidR="007702AE" w:rsidRDefault="007702AE" w:rsidP="00D460BB"/>
    <w:p w14:paraId="655BB192" w14:textId="77777777" w:rsidR="007702AE" w:rsidRDefault="007702AE" w:rsidP="00D460BB"/>
    <w:p w14:paraId="79CA3294" w14:textId="3563C276" w:rsidR="007702AE" w:rsidRDefault="007702AE" w:rsidP="00D460BB">
      <w:pPr>
        <w:pStyle w:val="Heading1"/>
        <w:ind w:left="360"/>
        <w:rPr>
          <w:u w:val="single"/>
          <w:shd w:val="clear" w:color="auto" w:fill="FFFFFF"/>
        </w:rPr>
      </w:pPr>
      <w:r w:rsidRPr="007702AE">
        <w:rPr>
          <w:u w:val="single"/>
          <w:shd w:val="clear" w:color="auto" w:fill="FFFFFF"/>
        </w:rPr>
        <w:t>ServletConfig Example</w:t>
      </w:r>
    </w:p>
    <w:p w14:paraId="77E9B7D8" w14:textId="77777777" w:rsidR="007702AE" w:rsidRDefault="007702AE" w:rsidP="00D460BB"/>
    <w:p w14:paraId="4E414BD8" w14:textId="77777777" w:rsidR="007702AE" w:rsidRDefault="007702AE"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ServletConfig Interface</w:t>
      </w:r>
    </w:p>
    <w:p w14:paraId="3A077EF3"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18" w:history="1">
        <w:r w:rsidR="007702AE">
          <w:rPr>
            <w:rStyle w:val="Hyperlink"/>
            <w:color w:val="008000"/>
            <w:sz w:val="23"/>
            <w:szCs w:val="23"/>
          </w:rPr>
          <w:t>ServletConfig Interface</w:t>
        </w:r>
      </w:hyperlink>
    </w:p>
    <w:p w14:paraId="4C9E162E"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19" w:anchor="configmethod" w:history="1">
        <w:r w:rsidR="007702AE">
          <w:rPr>
            <w:rStyle w:val="Hyperlink"/>
            <w:color w:val="008000"/>
            <w:sz w:val="23"/>
            <w:szCs w:val="23"/>
          </w:rPr>
          <w:t>Methods of ServletConfig interface</w:t>
        </w:r>
      </w:hyperlink>
    </w:p>
    <w:p w14:paraId="67C5BDBF"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20" w:anchor="configobject" w:history="1">
        <w:r w:rsidR="007702AE">
          <w:rPr>
            <w:rStyle w:val="Hyperlink"/>
            <w:color w:val="008000"/>
            <w:sz w:val="23"/>
            <w:szCs w:val="23"/>
          </w:rPr>
          <w:t>How to get the object of ServletConfig</w:t>
        </w:r>
      </w:hyperlink>
    </w:p>
    <w:p w14:paraId="280D3CD4"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21" w:anchor="configsyntax" w:history="1">
        <w:r w:rsidR="007702AE">
          <w:rPr>
            <w:rStyle w:val="Hyperlink"/>
            <w:color w:val="008000"/>
            <w:sz w:val="23"/>
            <w:szCs w:val="23"/>
          </w:rPr>
          <w:t>Syntax to provide the initialization parameter for a servlet</w:t>
        </w:r>
      </w:hyperlink>
    </w:p>
    <w:p w14:paraId="1EE34ED5"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22" w:anchor="configex1" w:history="1">
        <w:r w:rsidR="007702AE">
          <w:rPr>
            <w:rStyle w:val="Hyperlink"/>
            <w:color w:val="008000"/>
            <w:sz w:val="23"/>
            <w:szCs w:val="23"/>
          </w:rPr>
          <w:t>Example of ServletConfig to get initialization parameter</w:t>
        </w:r>
      </w:hyperlink>
    </w:p>
    <w:p w14:paraId="1154159A"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23" w:anchor="configex2" w:history="1">
        <w:r w:rsidR="007702AE">
          <w:rPr>
            <w:rStyle w:val="Hyperlink"/>
            <w:color w:val="008000"/>
            <w:sz w:val="23"/>
            <w:szCs w:val="23"/>
          </w:rPr>
          <w:t>Example of ServletConfig to get all the initialization parameter</w:t>
        </w:r>
      </w:hyperlink>
    </w:p>
    <w:p w14:paraId="61CD6EB7"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lastRenderedPageBreak/>
        <w:t>An object of ServletConfig is created by the web container for each servlet. This object can be used to get configuration information from web.xml file.</w:t>
      </w:r>
    </w:p>
    <w:p w14:paraId="211D3E0C"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If the configuration information is modified from the web.xml file, we don't need to change the servlet. So it is easier to manage the web application if any specific content is modified from time to time.</w:t>
      </w:r>
    </w:p>
    <w:p w14:paraId="79E2047C" w14:textId="77777777" w:rsidR="007702AE" w:rsidRDefault="007702AE"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Advantage of ServletConfig</w:t>
      </w:r>
    </w:p>
    <w:p w14:paraId="6ED2F6BD"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 core advantage of ServletConfig is that you don't need to edit the servlet file if information is modified from the web.xml file.</w:t>
      </w:r>
    </w:p>
    <w:p w14:paraId="2E50ADDE"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Methods of ServletConfig interface</w:t>
      </w:r>
    </w:p>
    <w:p w14:paraId="682AE534"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public String getInitParameter(String name):</w:t>
      </w:r>
      <w:r>
        <w:rPr>
          <w:rFonts w:ascii="Segoe UI" w:hAnsi="Segoe UI" w:cs="Segoe UI"/>
          <w:color w:val="000000"/>
        </w:rPr>
        <w:t>Returns the parameter value for the specified parameter name.</w:t>
      </w:r>
    </w:p>
    <w:p w14:paraId="50A7E7A3"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an enumeration of all the initialization parameter names.</w:t>
      </w:r>
    </w:p>
    <w:p w14:paraId="546E39B2"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getServletName():</w:t>
      </w:r>
      <w:r>
        <w:rPr>
          <w:rFonts w:ascii="Segoe UI" w:hAnsi="Segoe UI" w:cs="Segoe UI"/>
          <w:color w:val="000000"/>
        </w:rPr>
        <w:t>Returns the name of the servlet.</w:t>
      </w:r>
    </w:p>
    <w:p w14:paraId="23A84792"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ServletContext getServletContext():</w:t>
      </w:r>
      <w:r>
        <w:rPr>
          <w:rFonts w:ascii="Segoe UI" w:hAnsi="Segoe UI" w:cs="Segoe UI"/>
          <w:color w:val="000000"/>
        </w:rPr>
        <w:t>Returns an object of ServletContext.</w:t>
      </w:r>
    </w:p>
    <w:p w14:paraId="09CE60B8" w14:textId="77777777" w:rsidR="007702AE" w:rsidRPr="00D460BB" w:rsidRDefault="00FE746B" w:rsidP="00D460BB">
      <w:pPr>
        <w:spacing w:after="0" w:line="240" w:lineRule="auto"/>
        <w:ind w:left="360"/>
        <w:rPr>
          <w:rFonts w:ascii="Times New Roman" w:hAnsi="Times New Roman" w:cs="Times New Roman"/>
        </w:rPr>
      </w:pPr>
      <w:r>
        <w:pict w14:anchorId="62DB0256">
          <v:rect id="_x0000_i1117" style="width:0;height:.75pt" o:hrstd="t" o:hrnoshade="t" o:hr="t" fillcolor="#d4d4d4" stroked="f"/>
        </w:pict>
      </w:r>
    </w:p>
    <w:p w14:paraId="4D611A8E"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How to get the object of ServletConfig</w:t>
      </w:r>
    </w:p>
    <w:p w14:paraId="21449DC4"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getServletConfig() method</w:t>
      </w:r>
      <w:r>
        <w:rPr>
          <w:rFonts w:ascii="Segoe UI" w:hAnsi="Segoe UI" w:cs="Segoe UI"/>
          <w:color w:val="000000"/>
        </w:rPr>
        <w:t> of Servlet interface returns the object of ServletConfig.</w:t>
      </w:r>
    </w:p>
    <w:p w14:paraId="60653C6C" w14:textId="77777777" w:rsidR="007702AE" w:rsidRDefault="007702A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Syntax of getServletConfig() method</w:t>
      </w:r>
    </w:p>
    <w:p w14:paraId="26CBDB5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ServletConfig getServletConfig();  </w:t>
      </w:r>
    </w:p>
    <w:p w14:paraId="75AB80B5"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Example of getServletConfig() method</w:t>
      </w:r>
    </w:p>
    <w:p w14:paraId="4F759E9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ServletConfig config=getServletConfig();  </w:t>
      </w:r>
    </w:p>
    <w:p w14:paraId="6E528E13" w14:textId="77777777" w:rsidR="007702AE" w:rsidRDefault="007702AE"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//Now we can call the methods of ServletConfig interface</w:t>
      </w:r>
      <w:r>
        <w:rPr>
          <w:rFonts w:ascii="Segoe UI" w:hAnsi="Segoe UI" w:cs="Segoe UI"/>
          <w:color w:val="000000"/>
          <w:bdr w:val="none" w:sz="0" w:space="0" w:color="auto" w:frame="1"/>
        </w:rPr>
        <w:t>  </w:t>
      </w:r>
    </w:p>
    <w:p w14:paraId="70217313" w14:textId="77777777" w:rsidR="007702AE" w:rsidRPr="00D460BB" w:rsidRDefault="00FE746B" w:rsidP="00D460BB">
      <w:pPr>
        <w:spacing w:line="240" w:lineRule="auto"/>
        <w:ind w:left="360"/>
        <w:rPr>
          <w:rFonts w:ascii="Times New Roman" w:hAnsi="Times New Roman" w:cs="Times New Roman"/>
        </w:rPr>
      </w:pPr>
      <w:r>
        <w:pict w14:anchorId="06F58519">
          <v:rect id="_x0000_i1118" style="width:0;height:.75pt" o:hrstd="t" o:hrnoshade="t" o:hr="t" fillcolor="#d4d4d4" stroked="f"/>
        </w:pict>
      </w:r>
    </w:p>
    <w:p w14:paraId="4E4889A0"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Syntax to provide the initialization parameter for a servlet</w:t>
      </w:r>
    </w:p>
    <w:p w14:paraId="4FD4A45A"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 init-param sub-element of servlet is used to specify the initialization parameter for a servlet.</w:t>
      </w:r>
    </w:p>
    <w:p w14:paraId="2BB1F9B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65C6E13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19B9CF3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  </w:t>
      </w:r>
    </w:p>
    <w:p w14:paraId="0850717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11CAF7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1483BFD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&lt;param-name&gt;parametername&lt;/param-name&gt;  </w:t>
      </w:r>
    </w:p>
    <w:p w14:paraId="1D639EF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&lt;param-value&gt;parametervalue&lt;/param-value&gt;  </w:t>
      </w:r>
    </w:p>
    <w:p w14:paraId="11D6D10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791E158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22D561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704C1C5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32E86F6E" w14:textId="77777777" w:rsidR="007702AE" w:rsidRPr="00D460BB" w:rsidRDefault="00FE746B" w:rsidP="00D460BB">
      <w:pPr>
        <w:ind w:left="360"/>
        <w:rPr>
          <w:rFonts w:ascii="Times New Roman" w:hAnsi="Times New Roman" w:cs="Times New Roman"/>
        </w:rPr>
      </w:pPr>
      <w:r>
        <w:pict w14:anchorId="13FFBA1F">
          <v:rect id="_x0000_i1119" style="width:0;height:.75pt" o:hrstd="t" o:hrnoshade="t" o:hr="t" fillcolor="#d4d4d4" stroked="f"/>
        </w:pict>
      </w:r>
    </w:p>
    <w:p w14:paraId="1A07946C"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ServletConfig to get initialization parameter</w:t>
      </w:r>
    </w:p>
    <w:p w14:paraId="2FD5B553"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getting the one initialization parameter from the web.xml file and printing this information in the servlet.</w:t>
      </w:r>
    </w:p>
    <w:p w14:paraId="3499EC92"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1015787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22BAC4B2"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7218B03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382DEA4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4808E3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62DC9C36"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4461A15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7077DC7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151110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5E08018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742E8D4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8EEA75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ServletConfig config=getServletConfig();  </w:t>
      </w:r>
    </w:p>
    <w:p w14:paraId="3696D0F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driver=config.getInitParameter(</w:t>
      </w:r>
      <w:r>
        <w:rPr>
          <w:rStyle w:val="string"/>
          <w:rFonts w:ascii="Segoe UI" w:hAnsi="Segoe UI" w:cs="Segoe UI"/>
          <w:color w:val="0000FF"/>
          <w:bdr w:val="none" w:sz="0" w:space="0" w:color="auto" w:frame="1"/>
        </w:rPr>
        <w:t>"driver"</w:t>
      </w:r>
      <w:r>
        <w:rPr>
          <w:rFonts w:ascii="Segoe UI" w:hAnsi="Segoe UI" w:cs="Segoe UI"/>
          <w:color w:val="000000"/>
          <w:bdr w:val="none" w:sz="0" w:space="0" w:color="auto" w:frame="1"/>
        </w:rPr>
        <w:t>);  </w:t>
      </w:r>
    </w:p>
    <w:p w14:paraId="52DC0A3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"Driver is: "</w:t>
      </w:r>
      <w:r>
        <w:rPr>
          <w:rFonts w:ascii="Segoe UI" w:hAnsi="Segoe UI" w:cs="Segoe UI"/>
          <w:color w:val="000000"/>
          <w:bdr w:val="none" w:sz="0" w:space="0" w:color="auto" w:frame="1"/>
        </w:rPr>
        <w:t>+driver);  </w:t>
      </w:r>
    </w:p>
    <w:p w14:paraId="5E81DD4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71347E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79B9876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D8DA17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D781AB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3A49E37"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lastRenderedPageBreak/>
        <w:br/>
      </w:r>
      <w:r w:rsidRPr="00D460BB">
        <w:rPr>
          <w:rStyle w:val="Strong"/>
          <w:rFonts w:ascii="Segoe UI" w:hAnsi="Segoe UI" w:cs="Segoe UI"/>
          <w:color w:val="333333"/>
          <w:shd w:val="clear" w:color="auto" w:fill="FFFFFF"/>
        </w:rPr>
        <w:t>web.xml</w:t>
      </w:r>
    </w:p>
    <w:p w14:paraId="7D567A5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79A178E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2A859C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4F89577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62ECB20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2D770C9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B2BBAD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67AC128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&lt;param-name&gt;driver&lt;/param-name&gt;  </w:t>
      </w:r>
    </w:p>
    <w:p w14:paraId="4F500DB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4D2A768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7110EA9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10541E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31BE360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92B6EB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4243BAA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3B5C4D6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5F12D6E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70CBAF1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107F3C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32D8A356"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ServletConfig to get all the initialization parameters</w:t>
      </w:r>
    </w:p>
    <w:p w14:paraId="3BFEF9A0"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getting all the initialization parameter from the web.xml file and printing this information in the servlet.</w:t>
      </w:r>
    </w:p>
    <w:p w14:paraId="3FBB51BB"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103B4E4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java.io.IOException;  </w:t>
      </w:r>
    </w:p>
    <w:p w14:paraId="4E369704"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java.io.PrintWriter;  </w:t>
      </w:r>
    </w:p>
    <w:p w14:paraId="1F4C482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java.util.Enumeration;  </w:t>
      </w:r>
    </w:p>
    <w:p w14:paraId="4C78AF8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CF279B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javax.servlet.ServletConfig;  </w:t>
      </w:r>
    </w:p>
    <w:p w14:paraId="0D34AA71"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javax.servlet.ServletException;  </w:t>
      </w:r>
    </w:p>
    <w:p w14:paraId="387B6AA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  </w:t>
      </w:r>
    </w:p>
    <w:p w14:paraId="71B8161B"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javax.servlet.http.HttpServletRequest;  </w:t>
      </w:r>
    </w:p>
    <w:p w14:paraId="3E3510E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javax.servlet.http.HttpServletResponse;  </w:t>
      </w:r>
    </w:p>
    <w:p w14:paraId="14D65AF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E6B8E0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F350233"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2FA2666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043E307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60D70D6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52A8BD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3C43023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71B87BF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D780B2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ServletConfig config=getServletConfig();  </w:t>
      </w:r>
    </w:p>
    <w:p w14:paraId="11514E0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Enumeration&lt;String&gt; e=config.getInitParameterNames();  </w:t>
      </w:r>
    </w:p>
    <w:p w14:paraId="772C5C5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BDEFC4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str=</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480E9B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(e.hasMoreElements()){  </w:t>
      </w:r>
    </w:p>
    <w:p w14:paraId="5092D4B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str=e.nextElement();  </w:t>
      </w:r>
    </w:p>
    <w:p w14:paraId="2BF6618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"&lt;br&gt;Name: "</w:t>
      </w:r>
      <w:r>
        <w:rPr>
          <w:rFonts w:ascii="Segoe UI" w:hAnsi="Segoe UI" w:cs="Segoe UI"/>
          <w:color w:val="000000"/>
          <w:bdr w:val="none" w:sz="0" w:space="0" w:color="auto" w:frame="1"/>
        </w:rPr>
        <w:t>+str);  </w:t>
      </w:r>
    </w:p>
    <w:p w14:paraId="2607EF4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 value: "</w:t>
      </w:r>
      <w:r>
        <w:rPr>
          <w:rFonts w:ascii="Segoe UI" w:hAnsi="Segoe UI" w:cs="Segoe UI"/>
          <w:color w:val="000000"/>
          <w:bdr w:val="none" w:sz="0" w:space="0" w:color="auto" w:frame="1"/>
        </w:rPr>
        <w:t>+config.getInitParameter(str));  </w:t>
      </w:r>
    </w:p>
    <w:p w14:paraId="197346F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7676593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5491A2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507DF49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B1DCA5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0E8DC0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04EB424" w14:textId="77777777" w:rsidR="007702AE" w:rsidRPr="00D460BB" w:rsidRDefault="007702AE" w:rsidP="00D460BB">
      <w:pPr>
        <w:spacing w:line="240" w:lineRule="auto"/>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web.xml</w:t>
      </w:r>
    </w:p>
    <w:p w14:paraId="7661A59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1B1B5E6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400DA9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2FCF093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34A1FA9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4518659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3FE957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68B9E6B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&lt;param-name&gt;username&lt;/param-name&gt;  </w:t>
      </w:r>
    </w:p>
    <w:p w14:paraId="3ED5534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&lt;param-value&gt;system&lt;/param-value&gt;  </w:t>
      </w:r>
    </w:p>
    <w:p w14:paraId="18E7846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04CE7E0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0C628B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&lt;init-param&gt;  </w:t>
      </w:r>
    </w:p>
    <w:p w14:paraId="4D13C6B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&lt;param-name&gt;password&lt;/param-name&gt;  </w:t>
      </w:r>
    </w:p>
    <w:p w14:paraId="0ABB786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&lt;param-value&gt;oracle&lt;/param-value&gt;  </w:t>
      </w:r>
    </w:p>
    <w:p w14:paraId="5507F55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&lt;/init-param&gt;  </w:t>
      </w:r>
    </w:p>
    <w:p w14:paraId="2D5CF61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25962C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1A2FAD1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20FE65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27040D5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&lt;servlet-name&gt;DemoServlet&lt;/servlet-name&gt;  </w:t>
      </w:r>
    </w:p>
    <w:p w14:paraId="6180A0D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1EA82B7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3497F3E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475D5C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6F8B0BC0" w14:textId="77777777" w:rsidR="007702AE" w:rsidRDefault="007702AE" w:rsidP="00D460BB"/>
    <w:p w14:paraId="698C3D56" w14:textId="77777777" w:rsidR="007702AE" w:rsidRDefault="007702AE" w:rsidP="00D460BB"/>
    <w:p w14:paraId="31CA57B9" w14:textId="77777777" w:rsidR="007702AE" w:rsidRPr="007702AE" w:rsidRDefault="007702AE" w:rsidP="00D460BB">
      <w:pPr>
        <w:pStyle w:val="Heading1"/>
        <w:rPr>
          <w:u w:val="single"/>
        </w:rPr>
      </w:pPr>
    </w:p>
    <w:p w14:paraId="34FC2B64" w14:textId="77777777" w:rsidR="007702AE" w:rsidRPr="007702AE" w:rsidRDefault="007702AE" w:rsidP="00D460BB">
      <w:pPr>
        <w:pStyle w:val="Heading1"/>
        <w:ind w:left="360"/>
        <w:rPr>
          <w:rFonts w:ascii="Open Sans" w:eastAsia="Times New Roman" w:hAnsi="Open Sans" w:cs="Open Sans"/>
          <w:color w:val="6A6A6A"/>
          <w:kern w:val="0"/>
          <w:sz w:val="23"/>
          <w:szCs w:val="23"/>
          <w:u w:val="single"/>
          <w:lang w:eastAsia="en-IN"/>
          <w14:ligatures w14:val="none"/>
        </w:rPr>
      </w:pPr>
      <w:r w:rsidRPr="007702AE">
        <w:rPr>
          <w:rFonts w:ascii="Open Sans" w:eastAsia="Times New Roman" w:hAnsi="Open Sans" w:cs="Open Sans"/>
          <w:color w:val="6A6A6A"/>
          <w:kern w:val="0"/>
          <w:sz w:val="23"/>
          <w:szCs w:val="23"/>
          <w:u w:val="single"/>
          <w:lang w:eastAsia="en-IN"/>
          <w14:ligatures w14:val="none"/>
        </w:rPr>
        <w:t>ServletContext</w:t>
      </w:r>
    </w:p>
    <w:p w14:paraId="04ADB69A" w14:textId="77777777" w:rsidR="007702AE" w:rsidRDefault="007702AE"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ServletContext Interface</w:t>
      </w:r>
    </w:p>
    <w:p w14:paraId="1742D550"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24" w:history="1">
        <w:r w:rsidR="007702AE">
          <w:rPr>
            <w:rStyle w:val="Hyperlink"/>
            <w:color w:val="008000"/>
            <w:sz w:val="23"/>
            <w:szCs w:val="23"/>
          </w:rPr>
          <w:t>ServletContext Interface</w:t>
        </w:r>
      </w:hyperlink>
    </w:p>
    <w:p w14:paraId="79FE2DB5"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25" w:anchor="contextusage" w:history="1">
        <w:r w:rsidR="007702AE">
          <w:rPr>
            <w:rStyle w:val="Hyperlink"/>
            <w:color w:val="008000"/>
            <w:sz w:val="23"/>
            <w:szCs w:val="23"/>
          </w:rPr>
          <w:t>Usage of ServletContext Interface</w:t>
        </w:r>
      </w:hyperlink>
    </w:p>
    <w:p w14:paraId="272C7C2E"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26" w:anchor="contextmethods" w:history="1">
        <w:r w:rsidR="007702AE">
          <w:rPr>
            <w:rStyle w:val="Hyperlink"/>
            <w:color w:val="008000"/>
            <w:sz w:val="23"/>
            <w:szCs w:val="23"/>
          </w:rPr>
          <w:t>Methods of ServletContext interface</w:t>
        </w:r>
      </w:hyperlink>
    </w:p>
    <w:p w14:paraId="70A4BB43"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27" w:anchor="contextobject" w:history="1">
        <w:r w:rsidR="007702AE">
          <w:rPr>
            <w:rStyle w:val="Hyperlink"/>
            <w:color w:val="008000"/>
            <w:sz w:val="23"/>
            <w:szCs w:val="23"/>
          </w:rPr>
          <w:t>How to get the object of ServletContext</w:t>
        </w:r>
      </w:hyperlink>
    </w:p>
    <w:p w14:paraId="7AB0EF46"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28" w:anchor="contextsyn" w:history="1">
        <w:r w:rsidR="007702AE">
          <w:rPr>
            <w:rStyle w:val="Hyperlink"/>
            <w:color w:val="008000"/>
            <w:sz w:val="23"/>
            <w:szCs w:val="23"/>
          </w:rPr>
          <w:t>Syntax to provide the initialization parameter in Context scope</w:t>
        </w:r>
      </w:hyperlink>
    </w:p>
    <w:p w14:paraId="70D84D08"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29" w:anchor="contextex1" w:history="1">
        <w:r w:rsidR="007702AE">
          <w:rPr>
            <w:rStyle w:val="Hyperlink"/>
            <w:color w:val="008000"/>
            <w:sz w:val="23"/>
            <w:szCs w:val="23"/>
          </w:rPr>
          <w:t>Example of ServletContext to get initialization parameter</w:t>
        </w:r>
      </w:hyperlink>
    </w:p>
    <w:p w14:paraId="35102ECF"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30" w:anchor="contextex2" w:history="1">
        <w:r w:rsidR="007702AE">
          <w:rPr>
            <w:rStyle w:val="Hyperlink"/>
            <w:color w:val="008000"/>
            <w:sz w:val="23"/>
            <w:szCs w:val="23"/>
          </w:rPr>
          <w:t>Example of ServletContext to get all the initialization parameter</w:t>
        </w:r>
      </w:hyperlink>
    </w:p>
    <w:p w14:paraId="48E07B43"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An object of ServletContext is created by the web container at time of deploying the project. This object can be used to get configuration information from web.xml file. There is only one ServletContext object per web application.</w:t>
      </w:r>
    </w:p>
    <w:p w14:paraId="66E59ECA"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If any information is shared to many servlet, it is better to provide it from the web.xml file using the </w:t>
      </w:r>
      <w:r>
        <w:rPr>
          <w:rStyle w:val="Strong"/>
          <w:rFonts w:ascii="Segoe UI" w:hAnsi="Segoe UI" w:cs="Segoe UI"/>
          <w:color w:val="333333"/>
        </w:rPr>
        <w:t>&lt;context-param&gt;</w:t>
      </w:r>
      <w:r>
        <w:rPr>
          <w:rFonts w:ascii="Segoe UI" w:hAnsi="Segoe UI" w:cs="Segoe UI"/>
          <w:color w:val="333333"/>
        </w:rPr>
        <w:t> element.</w:t>
      </w:r>
    </w:p>
    <w:p w14:paraId="1209A957" w14:textId="77777777" w:rsidR="007702AE" w:rsidRDefault="007702AE"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lastRenderedPageBreak/>
        <w:t>Advantage of ServletContext</w:t>
      </w:r>
    </w:p>
    <w:p w14:paraId="17B22F0C" w14:textId="77777777" w:rsidR="007702AE" w:rsidRDefault="007702AE"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Easy to maintain</w:t>
      </w:r>
      <w:r>
        <w:rPr>
          <w:rFonts w:ascii="Segoe UI" w:hAnsi="Segoe UI" w:cs="Segoe UI"/>
          <w:color w:val="333333"/>
        </w:rPr>
        <w:t> if any information is shared to all the servlet, it is better to make it available for all the servlet. We provide this information from the web.xml file, so if the information is changed, we don't need to modify the servlet. Thus it removes maintenance problem.</w:t>
      </w:r>
    </w:p>
    <w:p w14:paraId="29C39AEE"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Usage of ServletContext Interface</w:t>
      </w:r>
    </w:p>
    <w:p w14:paraId="501B5F72"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can be a lot of usage of ServletContext object. Some of them are as follows:</w:t>
      </w:r>
    </w:p>
    <w:p w14:paraId="45298117"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object of ServletContext provides an interface between the container and servlet.</w:t>
      </w:r>
    </w:p>
    <w:p w14:paraId="644A1FAD"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ServletContext object can be used to get configuration information from the web.xml file.</w:t>
      </w:r>
    </w:p>
    <w:p w14:paraId="0AAE2544"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ServletContext object can be used to set, get or remove attribute from the web.xml file.</w:t>
      </w:r>
    </w:p>
    <w:p w14:paraId="55D84704"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ServletContext object can be used to provide inter-application communication.</w:t>
      </w:r>
    </w:p>
    <w:p w14:paraId="65294FD3" w14:textId="23A8B817" w:rsidR="007702AE" w:rsidRPr="00D460BB" w:rsidRDefault="007702AE" w:rsidP="00D460BB">
      <w:pPr>
        <w:spacing w:after="0" w:line="240" w:lineRule="auto"/>
        <w:ind w:left="360"/>
        <w:rPr>
          <w:ins w:id="2" w:author="Unknown"/>
          <w:rFonts w:ascii="Segoe UI" w:hAnsi="Segoe UI" w:cs="Segoe UI"/>
          <w:color w:val="333333"/>
          <w:shd w:val="clear" w:color="auto" w:fill="FFFFFF"/>
        </w:rPr>
      </w:pPr>
      <w:r>
        <w:rPr>
          <w:noProof/>
        </w:rPr>
        <w:drawing>
          <wp:inline distT="0" distB="0" distL="0" distR="0" wp14:anchorId="34D4DFEE" wp14:editId="7643D754">
            <wp:extent cx="5731510" cy="2073275"/>
            <wp:effectExtent l="0" t="0" r="2540" b="3175"/>
            <wp:docPr id="1615827867" name="Picture 51" descr="ServletContex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ServletContext interfac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31510" cy="2073275"/>
                    </a:xfrm>
                    <a:prstGeom prst="rect">
                      <a:avLst/>
                    </a:prstGeom>
                    <a:noFill/>
                    <a:ln>
                      <a:noFill/>
                    </a:ln>
                  </pic:spPr>
                </pic:pic>
              </a:graphicData>
            </a:graphic>
          </wp:inline>
        </w:drawing>
      </w:r>
      <w:r w:rsidRPr="00D460BB">
        <w:rPr>
          <w:rFonts w:ascii="Segoe UI" w:hAnsi="Segoe UI" w:cs="Segoe UI"/>
          <w:color w:val="333333"/>
          <w:shd w:val="clear" w:color="auto" w:fill="FFFFFF"/>
        </w:rPr>
        <w:t> </w:t>
      </w:r>
    </w:p>
    <w:p w14:paraId="7CE836A7"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Commonly used methods of ServletContext interface</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331B319B" w14:textId="77777777" w:rsidTr="007702AE">
        <w:trPr>
          <w:tblCellSpacing w:w="15" w:type="dxa"/>
        </w:trPr>
        <w:tc>
          <w:tcPr>
            <w:tcW w:w="0" w:type="auto"/>
            <w:shd w:val="clear" w:color="auto" w:fill="FFFFFF"/>
            <w:vAlign w:val="center"/>
            <w:hideMark/>
          </w:tcPr>
          <w:p w14:paraId="73859F2C"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There is given some commonly used methods of ServletContext interface.</w:t>
            </w:r>
          </w:p>
          <w:p w14:paraId="68385A96"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getInitParameter(String name):</w:t>
            </w:r>
            <w:r>
              <w:rPr>
                <w:rFonts w:ascii="Segoe UI" w:hAnsi="Segoe UI" w:cs="Segoe UI"/>
                <w:color w:val="000000"/>
              </w:rPr>
              <w:t>Returns the parameter value for the specified parameter name.</w:t>
            </w:r>
          </w:p>
          <w:p w14:paraId="54F81338"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the names of the context's initialization parameters.</w:t>
            </w:r>
          </w:p>
          <w:p w14:paraId="4C06264E"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setAttribute(String name,Object object):</w:t>
            </w:r>
            <w:r>
              <w:rPr>
                <w:rFonts w:ascii="Segoe UI" w:hAnsi="Segoe UI" w:cs="Segoe UI"/>
                <w:color w:val="000000"/>
              </w:rPr>
              <w:t>sets the given object in the application scope.</w:t>
            </w:r>
          </w:p>
          <w:p w14:paraId="22F86BCF"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lastRenderedPageBreak/>
              <w:t>public Object getAttribute(String name):</w:t>
            </w:r>
            <w:r>
              <w:rPr>
                <w:rFonts w:ascii="Segoe UI" w:hAnsi="Segoe UI" w:cs="Segoe UI"/>
                <w:color w:val="000000"/>
              </w:rPr>
              <w:t>Returns the attribute for the specified name.</w:t>
            </w:r>
          </w:p>
          <w:p w14:paraId="2F4CA623"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the names of the context's initialization parameters as an Enumeration of String objects.</w:t>
            </w:r>
          </w:p>
          <w:p w14:paraId="2A8E6090"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removeAttribute(String name):</w:t>
            </w:r>
            <w:r>
              <w:rPr>
                <w:rFonts w:ascii="Segoe UI" w:hAnsi="Segoe UI" w:cs="Segoe UI"/>
                <w:color w:val="000000"/>
              </w:rPr>
              <w:t>Removes the attribute with the given name from the servlet context.</w:t>
            </w:r>
          </w:p>
        </w:tc>
      </w:tr>
    </w:tbl>
    <w:p w14:paraId="354AD11D" w14:textId="77777777" w:rsidR="007702AE" w:rsidRPr="00D460BB" w:rsidRDefault="00FE746B" w:rsidP="00D460BB">
      <w:pPr>
        <w:spacing w:after="0" w:line="240" w:lineRule="auto"/>
        <w:ind w:left="360"/>
        <w:rPr>
          <w:rFonts w:ascii="Times New Roman" w:hAnsi="Times New Roman" w:cs="Times New Roman"/>
        </w:rPr>
      </w:pPr>
      <w:r>
        <w:lastRenderedPageBreak/>
        <w:pict w14:anchorId="659F7743">
          <v:rect id="_x0000_i1120" style="width:0;height:.75pt" o:hrstd="t" o:hrnoshade="t" o:hr="t" fillcolor="#d4d4d4" stroked="f"/>
        </w:pict>
      </w:r>
    </w:p>
    <w:p w14:paraId="12451C28"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How to get the object of ServletContext interface</w:t>
      </w:r>
    </w:p>
    <w:p w14:paraId="0055DD1D"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getServletContext() method</w:t>
      </w:r>
      <w:r>
        <w:rPr>
          <w:rFonts w:ascii="Segoe UI" w:hAnsi="Segoe UI" w:cs="Segoe UI"/>
          <w:color w:val="000000"/>
        </w:rPr>
        <w:t> of ServletConfig interface returns the object of ServletContext.</w:t>
      </w:r>
    </w:p>
    <w:p w14:paraId="791045F2"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getServletContext() method</w:t>
      </w:r>
      <w:r>
        <w:rPr>
          <w:rFonts w:ascii="Segoe UI" w:hAnsi="Segoe UI" w:cs="Segoe UI"/>
          <w:color w:val="000000"/>
        </w:rPr>
        <w:t> of GenericServlet class returns the object of ServletContext.</w:t>
      </w:r>
    </w:p>
    <w:p w14:paraId="00585FC3" w14:textId="77777777" w:rsidR="007702AE" w:rsidRDefault="007702A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Syntax of getServletContext() method</w:t>
      </w:r>
    </w:p>
    <w:p w14:paraId="595E6DA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ServletContext getServletContext()  </w:t>
      </w:r>
    </w:p>
    <w:p w14:paraId="16A20AF2" w14:textId="77777777" w:rsidR="007702AE" w:rsidRDefault="007702A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Example of getServletContext() method</w:t>
      </w:r>
    </w:p>
    <w:p w14:paraId="618AB54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//We can get the ServletContext object from ServletConfig object</w:t>
      </w:r>
      <w:r>
        <w:rPr>
          <w:rFonts w:ascii="Segoe UI" w:hAnsi="Segoe UI" w:cs="Segoe UI"/>
          <w:color w:val="000000"/>
          <w:bdr w:val="none" w:sz="0" w:space="0" w:color="auto" w:frame="1"/>
        </w:rPr>
        <w:t>  </w:t>
      </w:r>
    </w:p>
    <w:p w14:paraId="2158B2E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application=getServletConfig().getServletContext();  </w:t>
      </w:r>
    </w:p>
    <w:p w14:paraId="62D3AFB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E08E5FB" w14:textId="77777777" w:rsidR="007702AE" w:rsidRDefault="007702AE"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//Another convenient way to get the ServletContext object</w:t>
      </w:r>
      <w:r>
        <w:rPr>
          <w:rFonts w:ascii="Segoe UI" w:hAnsi="Segoe UI" w:cs="Segoe UI"/>
          <w:color w:val="000000"/>
          <w:bdr w:val="none" w:sz="0" w:space="0" w:color="auto" w:frame="1"/>
        </w:rPr>
        <w:t>  </w:t>
      </w:r>
    </w:p>
    <w:p w14:paraId="666BBA9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application=getServletContext();  </w:t>
      </w:r>
    </w:p>
    <w:p w14:paraId="4DE29FDA" w14:textId="77777777" w:rsidR="007702AE" w:rsidRPr="00D460BB" w:rsidRDefault="00FE746B" w:rsidP="00D460BB">
      <w:pPr>
        <w:ind w:left="360"/>
        <w:rPr>
          <w:rFonts w:ascii="Times New Roman" w:hAnsi="Times New Roman" w:cs="Times New Roman"/>
        </w:rPr>
      </w:pPr>
      <w:r>
        <w:pict w14:anchorId="31AF4252">
          <v:rect id="_x0000_i1121" style="width:0;height:.75pt" o:hrstd="t" o:hrnoshade="t" o:hr="t" fillcolor="#d4d4d4" stroked="f"/>
        </w:pict>
      </w:r>
    </w:p>
    <w:p w14:paraId="0A1B5C58"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Syntax to provide the initialization parameter in Context scope</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11AFD950" w14:textId="77777777" w:rsidTr="007702AE">
        <w:trPr>
          <w:tblCellSpacing w:w="15" w:type="dxa"/>
        </w:trPr>
        <w:tc>
          <w:tcPr>
            <w:tcW w:w="0" w:type="auto"/>
            <w:shd w:val="clear" w:color="auto" w:fill="FFFFFF"/>
            <w:vAlign w:val="center"/>
            <w:hideMark/>
          </w:tcPr>
          <w:p w14:paraId="56B24FE5"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The </w:t>
            </w:r>
            <w:r w:rsidRPr="00D460BB">
              <w:rPr>
                <w:rStyle w:val="Strong"/>
                <w:rFonts w:ascii="Segoe UI" w:hAnsi="Segoe UI" w:cs="Segoe UI"/>
                <w:color w:val="333333"/>
              </w:rPr>
              <w:t>context-param</w:t>
            </w:r>
            <w:r w:rsidRPr="00D460BB">
              <w:rPr>
                <w:rFonts w:ascii="Segoe UI" w:hAnsi="Segoe UI" w:cs="Segoe UI"/>
                <w:color w:val="333333"/>
              </w:rPr>
              <w:t> element, subelement of web-app, is used to define the initialization parameter in the application scope. The param-name and param-value are the sub-elements of the context-param. The param-name element defines parameter name and and param-value defines its value.</w:t>
            </w:r>
          </w:p>
        </w:tc>
      </w:tr>
    </w:tbl>
    <w:p w14:paraId="223092B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3C79BA0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4E314F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6A8CAF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&lt;context-param&gt;  </w:t>
      </w:r>
    </w:p>
    <w:p w14:paraId="047FEB4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&lt;param-name&gt;parametername&lt;/param-name&gt;  </w:t>
      </w:r>
    </w:p>
    <w:p w14:paraId="3A72ED4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&lt;param-value&gt;parametervalue&lt;/param-value&gt;  </w:t>
      </w:r>
    </w:p>
    <w:p w14:paraId="66064DE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&lt;/context-param&gt;  </w:t>
      </w:r>
    </w:p>
    <w:p w14:paraId="1AE79A3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2132CA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74A40CBA" w14:textId="77777777" w:rsidR="007702AE" w:rsidRPr="00D460BB" w:rsidRDefault="00FE746B" w:rsidP="00D460BB">
      <w:pPr>
        <w:ind w:left="360"/>
        <w:rPr>
          <w:rFonts w:ascii="Times New Roman" w:hAnsi="Times New Roman" w:cs="Times New Roman"/>
        </w:rPr>
      </w:pPr>
      <w:r>
        <w:pict w14:anchorId="2B901CBB">
          <v:rect id="_x0000_i1122" style="width:0;height:.75pt" o:hrstd="t" o:hrnoshade="t" o:hr="t" fillcolor="#d4d4d4" stroked="f"/>
        </w:pict>
      </w:r>
    </w:p>
    <w:p w14:paraId="54893F85"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lastRenderedPageBreak/>
        <w:t>Example of ServletContext to get the initialization parameter</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073337BE" w14:textId="77777777" w:rsidTr="007702AE">
        <w:trPr>
          <w:tblCellSpacing w:w="15" w:type="dxa"/>
        </w:trPr>
        <w:tc>
          <w:tcPr>
            <w:tcW w:w="0" w:type="auto"/>
            <w:shd w:val="clear" w:color="auto" w:fill="FFFFFF"/>
            <w:vAlign w:val="center"/>
            <w:hideMark/>
          </w:tcPr>
          <w:p w14:paraId="3056A636"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In this example, we are getting the initialization parameter from the web.xml file and printing the value of the initialization parameter. Notice that the object of ServletContext represents the application scope. So if we change the value of the parameter from the web.xml file, all the servlet classes will get the changed value. So we don't need to modify the servlet. So it is better to have the common information for most of the servlets in the web.xml file by context-param element. Let's see the simple example:</w:t>
            </w:r>
          </w:p>
        </w:tc>
      </w:tr>
    </w:tbl>
    <w:p w14:paraId="52EE2A7F"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15E1260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797B9BFF"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161C893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5FC8B4F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1D2FAC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5EAE9ED"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w:t>
      </w:r>
    </w:p>
    <w:p w14:paraId="201CEFD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req,HttpServletResponse res)  </w:t>
      </w:r>
    </w:p>
    <w:p w14:paraId="112983D7"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ServletException,IOException  </w:t>
      </w:r>
    </w:p>
    <w:p w14:paraId="00B3913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3D5E69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3FFBBD8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PrintWriter pw=res.getWriter();  </w:t>
      </w:r>
    </w:p>
    <w:p w14:paraId="37A3538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FC8F87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//creating ServletContext object</w:t>
      </w:r>
      <w:r>
        <w:rPr>
          <w:rFonts w:ascii="Segoe UI" w:hAnsi="Segoe UI" w:cs="Segoe UI"/>
          <w:color w:val="000000"/>
          <w:bdr w:val="none" w:sz="0" w:space="0" w:color="auto" w:frame="1"/>
        </w:rPr>
        <w:t>  </w:t>
      </w:r>
    </w:p>
    <w:p w14:paraId="2BF1394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context=getServletContext();  </w:t>
      </w:r>
    </w:p>
    <w:p w14:paraId="602E8A1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4758560" w14:textId="77777777" w:rsidR="007702AE" w:rsidRDefault="007702AE"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//Getting the value of the initialization parameter and printing it</w:t>
      </w:r>
      <w:r>
        <w:rPr>
          <w:rFonts w:ascii="Segoe UI" w:hAnsi="Segoe UI" w:cs="Segoe UI"/>
          <w:color w:val="000000"/>
          <w:bdr w:val="none" w:sz="0" w:space="0" w:color="auto" w:frame="1"/>
        </w:rPr>
        <w:t>  </w:t>
      </w:r>
    </w:p>
    <w:p w14:paraId="5B8AA3F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String driverName=context.getInitParameter(</w:t>
      </w:r>
      <w:r>
        <w:rPr>
          <w:rStyle w:val="string"/>
          <w:rFonts w:ascii="Segoe UI" w:hAnsi="Segoe UI" w:cs="Segoe UI"/>
          <w:color w:val="0000FF"/>
          <w:bdr w:val="none" w:sz="0" w:space="0" w:color="auto" w:frame="1"/>
        </w:rPr>
        <w:t>"dname"</w:t>
      </w:r>
      <w:r>
        <w:rPr>
          <w:rFonts w:ascii="Segoe UI" w:hAnsi="Segoe UI" w:cs="Segoe UI"/>
          <w:color w:val="000000"/>
          <w:bdr w:val="none" w:sz="0" w:space="0" w:color="auto" w:frame="1"/>
        </w:rPr>
        <w:t>);  </w:t>
      </w:r>
    </w:p>
    <w:p w14:paraId="70C130B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pw.println(</w:t>
      </w:r>
      <w:r>
        <w:rPr>
          <w:rStyle w:val="string"/>
          <w:rFonts w:ascii="Segoe UI" w:hAnsi="Segoe UI" w:cs="Segoe UI"/>
          <w:color w:val="0000FF"/>
          <w:bdr w:val="none" w:sz="0" w:space="0" w:color="auto" w:frame="1"/>
        </w:rPr>
        <w:t>"driver name is="</w:t>
      </w:r>
      <w:r>
        <w:rPr>
          <w:rFonts w:ascii="Segoe UI" w:hAnsi="Segoe UI" w:cs="Segoe UI"/>
          <w:color w:val="000000"/>
          <w:bdr w:val="none" w:sz="0" w:space="0" w:color="auto" w:frame="1"/>
        </w:rPr>
        <w:t>+driverName);  </w:t>
      </w:r>
    </w:p>
    <w:p w14:paraId="3E77C61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3F7048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pw.close();  </w:t>
      </w:r>
    </w:p>
    <w:p w14:paraId="06763E7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145FE6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53E1D65" w14:textId="77777777" w:rsidR="007702AE" w:rsidRPr="00D460BB" w:rsidRDefault="007702AE" w:rsidP="00D460BB">
      <w:pPr>
        <w:spacing w:line="240" w:lineRule="auto"/>
        <w:ind w:left="360"/>
        <w:rPr>
          <w:rFonts w:ascii="Times New Roman" w:hAnsi="Times New Roman" w:cs="Times New Roman"/>
        </w:rPr>
      </w:pPr>
      <w:r w:rsidRPr="00D460BB">
        <w:rPr>
          <w:rStyle w:val="Strong"/>
          <w:rFonts w:ascii="Segoe UI" w:hAnsi="Segoe UI" w:cs="Segoe UI"/>
          <w:color w:val="333333"/>
          <w:shd w:val="clear" w:color="auto" w:fill="FFFFFF"/>
        </w:rPr>
        <w:t>web.xml</w:t>
      </w:r>
    </w:p>
    <w:p w14:paraId="6AFA935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29F277E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5EE749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37FAB97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28AACFF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3BF8411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3DE608D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CECFE4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6AE31CF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&lt;param-name&gt;dname&lt;/param-name&gt;  </w:t>
      </w:r>
    </w:p>
    <w:p w14:paraId="25DC0F2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063DD46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0D099A8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47B031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3E326A7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2F2B1A4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&lt;url-pattern&gt;/context&lt;/url-pattern&gt;  </w:t>
      </w:r>
    </w:p>
    <w:p w14:paraId="239C788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44C89F3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92034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7F95DC37" w14:textId="77777777" w:rsidR="007702AE" w:rsidRPr="00D460BB" w:rsidRDefault="00FE746B" w:rsidP="00D460BB">
      <w:pPr>
        <w:spacing w:line="240" w:lineRule="auto"/>
        <w:ind w:left="360"/>
        <w:rPr>
          <w:rFonts w:ascii="Times New Roman" w:hAnsi="Times New Roman" w:cs="Times New Roman"/>
        </w:rPr>
      </w:pPr>
      <w:r>
        <w:pict w14:anchorId="52AAFCB6">
          <v:rect id="_x0000_i1123" style="width:0;height:.75pt" o:hrstd="t" o:hrnoshade="t" o:hr="t" fillcolor="#d4d4d4" stroked="f"/>
        </w:pict>
      </w:r>
    </w:p>
    <w:p w14:paraId="332E271D"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ServletContext to get all the initialization parameters</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55082900" w14:textId="77777777" w:rsidTr="007702AE">
        <w:trPr>
          <w:tblCellSpacing w:w="15" w:type="dxa"/>
        </w:trPr>
        <w:tc>
          <w:tcPr>
            <w:tcW w:w="0" w:type="auto"/>
            <w:shd w:val="clear" w:color="auto" w:fill="FFFFFF"/>
            <w:vAlign w:val="center"/>
            <w:hideMark/>
          </w:tcPr>
          <w:p w14:paraId="0C9F4434"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In this example, we are getting all the initialization parameter from the web.xml file. For getting all the parameters, we have used the getInitParameterNames() method in the servlet class.</w:t>
            </w:r>
          </w:p>
        </w:tc>
      </w:tr>
    </w:tbl>
    <w:p w14:paraId="3519C1FD"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3833CA5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35E67E17"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6680165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5AE4F2B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C40801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17FE1BA"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w:t>
      </w:r>
    </w:p>
    <w:p w14:paraId="52038CD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req,HttpServletResponse res)  </w:t>
      </w:r>
    </w:p>
    <w:p w14:paraId="6D3DE54C"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ServletException,IOException  </w:t>
      </w:r>
    </w:p>
    <w:p w14:paraId="7A92775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FA143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17E624F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PrintWriter out=res.getWriter();  </w:t>
      </w:r>
    </w:p>
    <w:p w14:paraId="732537A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5D3E6C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context=getServletContext();  </w:t>
      </w:r>
    </w:p>
    <w:p w14:paraId="5D49C25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Enumeration&lt;String&gt; e=context.getInitParameterNames();  </w:t>
      </w:r>
    </w:p>
    <w:p w14:paraId="71B1D0F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DAB28A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String str=</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A43E8C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(e.hasMoreElements()){  </w:t>
      </w:r>
    </w:p>
    <w:p w14:paraId="5A46377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str=e.nextElement();  </w:t>
      </w:r>
    </w:p>
    <w:p w14:paraId="52CBB9C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"&lt;br&gt; "</w:t>
      </w:r>
      <w:r>
        <w:rPr>
          <w:rFonts w:ascii="Segoe UI" w:hAnsi="Segoe UI" w:cs="Segoe UI"/>
          <w:color w:val="000000"/>
          <w:bdr w:val="none" w:sz="0" w:space="0" w:color="auto" w:frame="1"/>
        </w:rPr>
        <w:t>+context.getInitParameter(str));  </w:t>
      </w:r>
    </w:p>
    <w:p w14:paraId="6CA2314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549368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4BE9D43" w14:textId="77777777" w:rsidR="007702AE" w:rsidRPr="00D460BB" w:rsidRDefault="007702AE" w:rsidP="00D460BB">
      <w:pPr>
        <w:ind w:left="360"/>
        <w:rPr>
          <w:rFonts w:ascii="Times New Roman" w:hAnsi="Times New Roman" w:cs="Times New Roman"/>
        </w:rPr>
      </w:pPr>
      <w:r w:rsidRPr="00D460BB">
        <w:rPr>
          <w:rStyle w:val="Strong"/>
          <w:rFonts w:ascii="Segoe UI" w:hAnsi="Segoe UI" w:cs="Segoe UI"/>
          <w:color w:val="333333"/>
          <w:shd w:val="clear" w:color="auto" w:fill="FFFFFF"/>
        </w:rPr>
        <w:t>web.xml</w:t>
      </w:r>
    </w:p>
    <w:p w14:paraId="1FA3C53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68D2B45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65C444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4CB3D16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29760BA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30A9E35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0082E94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93D1C5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7876237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&lt;param-name&gt;dname&lt;/param-name&gt;  </w:t>
      </w:r>
    </w:p>
    <w:p w14:paraId="673C091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053678E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15C7ECF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1DA6D1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2396D48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&lt;param-name&gt;username&lt;/param-name&gt;  </w:t>
      </w:r>
    </w:p>
    <w:p w14:paraId="6C64377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&lt;param-value&gt;system&lt;/param-value&gt;  </w:t>
      </w:r>
    </w:p>
    <w:p w14:paraId="5BB0330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11A1B3D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37DDA7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0E339F8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&lt;param-name&gt;password&lt;/param-name&gt;  </w:t>
      </w:r>
    </w:p>
    <w:p w14:paraId="6D7C387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&lt;param-value&gt;oracle&lt;/param-value&gt;  </w:t>
      </w:r>
    </w:p>
    <w:p w14:paraId="518F041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769C147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CC9B84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41AE50E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5761BB9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&lt;url-pattern&gt;/context&lt;/url-pattern&gt;  </w:t>
      </w:r>
    </w:p>
    <w:p w14:paraId="5B65EF8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70A4362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6BDB9D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600B074D" w14:textId="77777777" w:rsidR="007702AE" w:rsidRDefault="007702AE" w:rsidP="00D460BB"/>
    <w:p w14:paraId="1146C3C8" w14:textId="77777777" w:rsidR="007702AE" w:rsidRDefault="007702AE" w:rsidP="00D460BB"/>
    <w:p w14:paraId="1BB7547B" w14:textId="77777777" w:rsidR="007702AE" w:rsidRDefault="007702AE" w:rsidP="00D460BB"/>
    <w:p w14:paraId="5FA7BEEE" w14:textId="77777777" w:rsidR="007702AE" w:rsidRDefault="007702AE" w:rsidP="00D460BB"/>
    <w:p w14:paraId="13BDA48B" w14:textId="77777777" w:rsidR="007702AE" w:rsidRPr="007702AE" w:rsidRDefault="007702AE" w:rsidP="00D460BB">
      <w:pPr>
        <w:pStyle w:val="Heading1"/>
        <w:ind w:left="360"/>
        <w:rPr>
          <w:rFonts w:eastAsia="Times New Roman"/>
          <w:u w:val="single"/>
          <w:lang w:eastAsia="en-IN"/>
        </w:rPr>
      </w:pPr>
      <w:r w:rsidRPr="007702AE">
        <w:rPr>
          <w:rFonts w:eastAsia="Times New Roman"/>
          <w:u w:val="single"/>
          <w:lang w:eastAsia="en-IN"/>
        </w:rPr>
        <w:t>ServletContext Methods In Application Scope</w:t>
      </w:r>
    </w:p>
    <w:p w14:paraId="677AAD67" w14:textId="77777777" w:rsidR="007702AE" w:rsidRDefault="007702AE" w:rsidP="00D460BB"/>
    <w:p w14:paraId="5B4E7D86" w14:textId="77777777" w:rsidR="007702AE" w:rsidRDefault="007702AE"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ServletContext Interface</w:t>
      </w:r>
    </w:p>
    <w:p w14:paraId="6D327124"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31" w:history="1">
        <w:r w:rsidR="007702AE">
          <w:rPr>
            <w:rStyle w:val="Hyperlink"/>
            <w:color w:val="008000"/>
            <w:sz w:val="23"/>
            <w:szCs w:val="23"/>
          </w:rPr>
          <w:t>ServletContext Interface</w:t>
        </w:r>
      </w:hyperlink>
    </w:p>
    <w:p w14:paraId="432B6EC2"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32" w:anchor="contextusage" w:history="1">
        <w:r w:rsidR="007702AE">
          <w:rPr>
            <w:rStyle w:val="Hyperlink"/>
            <w:color w:val="008000"/>
            <w:sz w:val="23"/>
            <w:szCs w:val="23"/>
          </w:rPr>
          <w:t>Usage of ServletContext Interface</w:t>
        </w:r>
      </w:hyperlink>
    </w:p>
    <w:p w14:paraId="7444EBE7"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33" w:anchor="contextmethods" w:history="1">
        <w:r w:rsidR="007702AE">
          <w:rPr>
            <w:rStyle w:val="Hyperlink"/>
            <w:color w:val="008000"/>
            <w:sz w:val="23"/>
            <w:szCs w:val="23"/>
          </w:rPr>
          <w:t>Methods of ServletContext interface</w:t>
        </w:r>
      </w:hyperlink>
    </w:p>
    <w:p w14:paraId="131AFE8C"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34" w:anchor="contextobject" w:history="1">
        <w:r w:rsidR="007702AE">
          <w:rPr>
            <w:rStyle w:val="Hyperlink"/>
            <w:color w:val="008000"/>
            <w:sz w:val="23"/>
            <w:szCs w:val="23"/>
          </w:rPr>
          <w:t>How to get the object of ServletContext</w:t>
        </w:r>
      </w:hyperlink>
    </w:p>
    <w:p w14:paraId="0DA3FDA1"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35" w:anchor="contextsyn" w:history="1">
        <w:r w:rsidR="007702AE">
          <w:rPr>
            <w:rStyle w:val="Hyperlink"/>
            <w:color w:val="008000"/>
            <w:sz w:val="23"/>
            <w:szCs w:val="23"/>
          </w:rPr>
          <w:t>Syntax to provide the initialization parameter in Context scope</w:t>
        </w:r>
      </w:hyperlink>
    </w:p>
    <w:p w14:paraId="6745C8E0"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36" w:anchor="contextex1" w:history="1">
        <w:r w:rsidR="007702AE">
          <w:rPr>
            <w:rStyle w:val="Hyperlink"/>
            <w:color w:val="008000"/>
            <w:sz w:val="23"/>
            <w:szCs w:val="23"/>
          </w:rPr>
          <w:t>Example of ServletContext to get initialization parameter</w:t>
        </w:r>
      </w:hyperlink>
    </w:p>
    <w:p w14:paraId="7B382CD6"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37" w:anchor="contextex2" w:history="1">
        <w:r w:rsidR="007702AE">
          <w:rPr>
            <w:rStyle w:val="Hyperlink"/>
            <w:color w:val="008000"/>
            <w:sz w:val="23"/>
            <w:szCs w:val="23"/>
          </w:rPr>
          <w:t>Example of ServletContext to get all the initialization parameter</w:t>
        </w:r>
      </w:hyperlink>
    </w:p>
    <w:p w14:paraId="351D0A6D"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An object of ServletContext is created by the web container at time of deploying the project. This object can be used to get configuration information from web.xml file. There is only one ServletContext object per web application.</w:t>
      </w:r>
    </w:p>
    <w:p w14:paraId="3625B4AA"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If any information is shared to many servlet, it is better to provide it from the web.xml file using the </w:t>
      </w:r>
      <w:r>
        <w:rPr>
          <w:rStyle w:val="Strong"/>
          <w:rFonts w:ascii="Segoe UI" w:hAnsi="Segoe UI" w:cs="Segoe UI"/>
          <w:color w:val="333333"/>
        </w:rPr>
        <w:t>&lt;context-param&gt;</w:t>
      </w:r>
      <w:r>
        <w:rPr>
          <w:rFonts w:ascii="Segoe UI" w:hAnsi="Segoe UI" w:cs="Segoe UI"/>
          <w:color w:val="333333"/>
        </w:rPr>
        <w:t> element.</w:t>
      </w:r>
    </w:p>
    <w:p w14:paraId="5F90B905" w14:textId="77777777" w:rsidR="007702AE" w:rsidRDefault="007702AE"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Advantage of ServletContext</w:t>
      </w:r>
    </w:p>
    <w:p w14:paraId="4E16D7CC" w14:textId="77777777" w:rsidR="007702AE" w:rsidRDefault="007702AE"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Easy to maintain</w:t>
      </w:r>
      <w:r>
        <w:rPr>
          <w:rFonts w:ascii="Segoe UI" w:hAnsi="Segoe UI" w:cs="Segoe UI"/>
          <w:color w:val="333333"/>
        </w:rPr>
        <w:t> if any information is shared to all the servlet, it is better to make it available for all the servlet. We provide this information from the web.xml file, so if the information is changed, we don't need to modify the servlet. Thus it removes maintenance problem.</w:t>
      </w:r>
    </w:p>
    <w:p w14:paraId="5D6184ED"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Usage of ServletContext Interface</w:t>
      </w:r>
    </w:p>
    <w:p w14:paraId="01354D72"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can be a lot of usage of ServletContext object. Some of them are as follows:</w:t>
      </w:r>
    </w:p>
    <w:p w14:paraId="74E8BD9E"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object of ServletContext provides an interface between the container and servlet.</w:t>
      </w:r>
    </w:p>
    <w:p w14:paraId="1FBF40E0"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lastRenderedPageBreak/>
        <w:t>The ServletContext object can be used to get configuration information from the web.xml file.</w:t>
      </w:r>
    </w:p>
    <w:p w14:paraId="072894BD"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ServletContext object can be used to set, get or remove attribute from the web.xml file.</w:t>
      </w:r>
    </w:p>
    <w:p w14:paraId="3ADED573"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ServletContext object can be used to provide inter-application communication.</w:t>
      </w:r>
    </w:p>
    <w:p w14:paraId="11AF7EDD" w14:textId="7236B9EE" w:rsidR="007702AE" w:rsidRPr="00D460BB" w:rsidRDefault="007702AE" w:rsidP="00D460BB">
      <w:pPr>
        <w:spacing w:after="0" w:line="240" w:lineRule="auto"/>
        <w:ind w:left="360"/>
        <w:rPr>
          <w:ins w:id="3" w:author="Unknown"/>
          <w:rFonts w:ascii="Segoe UI" w:hAnsi="Segoe UI" w:cs="Segoe UI"/>
          <w:color w:val="333333"/>
          <w:shd w:val="clear" w:color="auto" w:fill="FFFFFF"/>
        </w:rPr>
      </w:pPr>
      <w:r>
        <w:rPr>
          <w:noProof/>
        </w:rPr>
        <w:drawing>
          <wp:inline distT="0" distB="0" distL="0" distR="0" wp14:anchorId="27F64B68" wp14:editId="191C6AB7">
            <wp:extent cx="5731510" cy="2073275"/>
            <wp:effectExtent l="0" t="0" r="2540" b="3175"/>
            <wp:docPr id="1077371808" name="Picture 52" descr="ServletContex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ServletContext interfac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31510" cy="2073275"/>
                    </a:xfrm>
                    <a:prstGeom prst="rect">
                      <a:avLst/>
                    </a:prstGeom>
                    <a:noFill/>
                    <a:ln>
                      <a:noFill/>
                    </a:ln>
                  </pic:spPr>
                </pic:pic>
              </a:graphicData>
            </a:graphic>
          </wp:inline>
        </w:drawing>
      </w:r>
      <w:r w:rsidRPr="00D460BB">
        <w:rPr>
          <w:rFonts w:ascii="Segoe UI" w:hAnsi="Segoe UI" w:cs="Segoe UI"/>
          <w:color w:val="333333"/>
          <w:shd w:val="clear" w:color="auto" w:fill="FFFFFF"/>
        </w:rPr>
        <w:t> </w:t>
      </w:r>
    </w:p>
    <w:p w14:paraId="14A28ED9"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Commonly used methods of ServletContext interface</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133B5603" w14:textId="77777777" w:rsidTr="007702AE">
        <w:trPr>
          <w:tblCellSpacing w:w="15" w:type="dxa"/>
        </w:trPr>
        <w:tc>
          <w:tcPr>
            <w:tcW w:w="0" w:type="auto"/>
            <w:shd w:val="clear" w:color="auto" w:fill="FFFFFF"/>
            <w:vAlign w:val="center"/>
            <w:hideMark/>
          </w:tcPr>
          <w:p w14:paraId="3B4ED4E7"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There is given some commonly used methods of ServletContext interface.</w:t>
            </w:r>
          </w:p>
          <w:p w14:paraId="5A4A72FD"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getInitParameter(String name):</w:t>
            </w:r>
            <w:r>
              <w:rPr>
                <w:rFonts w:ascii="Segoe UI" w:hAnsi="Segoe UI" w:cs="Segoe UI"/>
                <w:color w:val="000000"/>
              </w:rPr>
              <w:t>Returns the parameter value for the specified parameter name.</w:t>
            </w:r>
          </w:p>
          <w:p w14:paraId="752A4247"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the names of the context's initialization parameters.</w:t>
            </w:r>
          </w:p>
          <w:p w14:paraId="713D8CFC"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setAttribute(String name,Object object):</w:t>
            </w:r>
            <w:r>
              <w:rPr>
                <w:rFonts w:ascii="Segoe UI" w:hAnsi="Segoe UI" w:cs="Segoe UI"/>
                <w:color w:val="000000"/>
              </w:rPr>
              <w:t>sets the given object in the application scope.</w:t>
            </w:r>
          </w:p>
          <w:p w14:paraId="61568EAA"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Object getAttribute(String name):</w:t>
            </w:r>
            <w:r>
              <w:rPr>
                <w:rFonts w:ascii="Segoe UI" w:hAnsi="Segoe UI" w:cs="Segoe UI"/>
                <w:color w:val="000000"/>
              </w:rPr>
              <w:t>Returns the attribute for the specified name.</w:t>
            </w:r>
          </w:p>
          <w:p w14:paraId="50ABF7FB"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the names of the context's initialization parameters as an Enumeration of String objects.</w:t>
            </w:r>
          </w:p>
          <w:p w14:paraId="70554B6C"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removeAttribute(String name):</w:t>
            </w:r>
            <w:r>
              <w:rPr>
                <w:rFonts w:ascii="Segoe UI" w:hAnsi="Segoe UI" w:cs="Segoe UI"/>
                <w:color w:val="000000"/>
              </w:rPr>
              <w:t>Removes the attribute with the given name from the servlet context.</w:t>
            </w:r>
          </w:p>
        </w:tc>
      </w:tr>
    </w:tbl>
    <w:p w14:paraId="665F7A98" w14:textId="77777777" w:rsidR="007702AE" w:rsidRPr="00D460BB" w:rsidRDefault="00FE746B" w:rsidP="00D460BB">
      <w:pPr>
        <w:spacing w:after="0" w:line="240" w:lineRule="auto"/>
        <w:ind w:left="360"/>
        <w:rPr>
          <w:rFonts w:ascii="Times New Roman" w:hAnsi="Times New Roman" w:cs="Times New Roman"/>
        </w:rPr>
      </w:pPr>
      <w:r>
        <w:pict w14:anchorId="2EB7A375">
          <v:rect id="_x0000_i1124" style="width:0;height:.75pt" o:hrstd="t" o:hrnoshade="t" o:hr="t" fillcolor="#d4d4d4" stroked="f"/>
        </w:pict>
      </w:r>
    </w:p>
    <w:p w14:paraId="77EEFA53"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How to get the object of ServletContext interface</w:t>
      </w:r>
    </w:p>
    <w:p w14:paraId="26062B94"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getServletContext() method</w:t>
      </w:r>
      <w:r>
        <w:rPr>
          <w:rFonts w:ascii="Segoe UI" w:hAnsi="Segoe UI" w:cs="Segoe UI"/>
          <w:color w:val="000000"/>
        </w:rPr>
        <w:t> of ServletConfig interface returns the object of ServletContext.</w:t>
      </w:r>
    </w:p>
    <w:p w14:paraId="55C2961F"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getServletContext() method</w:t>
      </w:r>
      <w:r>
        <w:rPr>
          <w:rFonts w:ascii="Segoe UI" w:hAnsi="Segoe UI" w:cs="Segoe UI"/>
          <w:color w:val="000000"/>
        </w:rPr>
        <w:t> of GenericServlet class returns the object of ServletContext.</w:t>
      </w:r>
    </w:p>
    <w:p w14:paraId="2505F66F" w14:textId="77777777" w:rsidR="007702AE" w:rsidRDefault="007702A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lastRenderedPageBreak/>
        <w:t>Syntax of getServletContext() method</w:t>
      </w:r>
    </w:p>
    <w:p w14:paraId="70CBCBA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ServletContext getServletContext()  </w:t>
      </w:r>
    </w:p>
    <w:p w14:paraId="554FA805" w14:textId="77777777" w:rsidR="007702AE" w:rsidRDefault="007702A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Example of getServletContext() method</w:t>
      </w:r>
    </w:p>
    <w:p w14:paraId="6BED9B0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//We can get the ServletContext object from ServletConfig object</w:t>
      </w:r>
      <w:r>
        <w:rPr>
          <w:rFonts w:ascii="Segoe UI" w:hAnsi="Segoe UI" w:cs="Segoe UI"/>
          <w:color w:val="000000"/>
          <w:bdr w:val="none" w:sz="0" w:space="0" w:color="auto" w:frame="1"/>
        </w:rPr>
        <w:t>  </w:t>
      </w:r>
    </w:p>
    <w:p w14:paraId="1562871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application=getServletConfig().getServletContext();  </w:t>
      </w:r>
    </w:p>
    <w:p w14:paraId="7FE51B8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35ED1C8" w14:textId="77777777" w:rsidR="007702AE" w:rsidRDefault="007702AE"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//Another convenient way to get the ServletContext object</w:t>
      </w:r>
      <w:r>
        <w:rPr>
          <w:rFonts w:ascii="Segoe UI" w:hAnsi="Segoe UI" w:cs="Segoe UI"/>
          <w:color w:val="000000"/>
          <w:bdr w:val="none" w:sz="0" w:space="0" w:color="auto" w:frame="1"/>
        </w:rPr>
        <w:t>  </w:t>
      </w:r>
    </w:p>
    <w:p w14:paraId="37A2AC5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application=getServletContext();  </w:t>
      </w:r>
    </w:p>
    <w:p w14:paraId="76B95DEA" w14:textId="77777777" w:rsidR="007702AE" w:rsidRPr="00D460BB" w:rsidRDefault="00FE746B" w:rsidP="00D460BB">
      <w:pPr>
        <w:ind w:left="360"/>
        <w:rPr>
          <w:rFonts w:ascii="Times New Roman" w:hAnsi="Times New Roman" w:cs="Times New Roman"/>
        </w:rPr>
      </w:pPr>
      <w:r>
        <w:pict w14:anchorId="56068EB4">
          <v:rect id="_x0000_i1125" style="width:0;height:.75pt" o:hrstd="t" o:hrnoshade="t" o:hr="t" fillcolor="#d4d4d4" stroked="f"/>
        </w:pict>
      </w:r>
    </w:p>
    <w:p w14:paraId="4054C694"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Syntax to provide the initialization parameter in Context scope</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7DCA3FC9" w14:textId="77777777" w:rsidTr="007702AE">
        <w:trPr>
          <w:tblCellSpacing w:w="15" w:type="dxa"/>
        </w:trPr>
        <w:tc>
          <w:tcPr>
            <w:tcW w:w="0" w:type="auto"/>
            <w:shd w:val="clear" w:color="auto" w:fill="FFFFFF"/>
            <w:vAlign w:val="center"/>
            <w:hideMark/>
          </w:tcPr>
          <w:p w14:paraId="0F52FD40"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The </w:t>
            </w:r>
            <w:r w:rsidRPr="00D460BB">
              <w:rPr>
                <w:rStyle w:val="Strong"/>
                <w:rFonts w:ascii="Segoe UI" w:hAnsi="Segoe UI" w:cs="Segoe UI"/>
                <w:color w:val="333333"/>
              </w:rPr>
              <w:t>context-param</w:t>
            </w:r>
            <w:r w:rsidRPr="00D460BB">
              <w:rPr>
                <w:rFonts w:ascii="Segoe UI" w:hAnsi="Segoe UI" w:cs="Segoe UI"/>
                <w:color w:val="333333"/>
              </w:rPr>
              <w:t> element, subelement of web-app, is used to define the initialization parameter in the application scope. The param-name and param-value are the sub-elements of the context-param. The param-name element defines parameter name and and param-value defines its value.</w:t>
            </w:r>
          </w:p>
        </w:tc>
      </w:tr>
    </w:tbl>
    <w:p w14:paraId="52FE036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75D6146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30D8DEC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AE63C0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&lt;context-param&gt;  </w:t>
      </w:r>
    </w:p>
    <w:p w14:paraId="3D98941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&lt;param-name&gt;parametername&lt;/param-name&gt;  </w:t>
      </w:r>
    </w:p>
    <w:p w14:paraId="2175B96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&lt;param-value&gt;parametervalue&lt;/param-value&gt;  </w:t>
      </w:r>
    </w:p>
    <w:p w14:paraId="3C57759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&lt;/context-param&gt;  </w:t>
      </w:r>
    </w:p>
    <w:p w14:paraId="024730B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025D1C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45ED7039" w14:textId="77777777" w:rsidR="007702AE" w:rsidRPr="00D460BB" w:rsidRDefault="00FE746B" w:rsidP="00D460BB">
      <w:pPr>
        <w:ind w:left="360"/>
        <w:rPr>
          <w:rFonts w:ascii="Times New Roman" w:hAnsi="Times New Roman" w:cs="Times New Roman"/>
        </w:rPr>
      </w:pPr>
      <w:r>
        <w:pict w14:anchorId="549D6901">
          <v:rect id="_x0000_i1126" style="width:0;height:.75pt" o:hrstd="t" o:hrnoshade="t" o:hr="t" fillcolor="#d4d4d4" stroked="f"/>
        </w:pict>
      </w:r>
    </w:p>
    <w:p w14:paraId="40F71CA2"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ServletContext to get the initialization parameter</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4FF83544" w14:textId="77777777" w:rsidTr="007702AE">
        <w:trPr>
          <w:tblCellSpacing w:w="15" w:type="dxa"/>
        </w:trPr>
        <w:tc>
          <w:tcPr>
            <w:tcW w:w="0" w:type="auto"/>
            <w:shd w:val="clear" w:color="auto" w:fill="FFFFFF"/>
            <w:vAlign w:val="center"/>
            <w:hideMark/>
          </w:tcPr>
          <w:p w14:paraId="63124BF1"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In this example, we are getting the initialization parameter from the web.xml file and printing the value of the initialization parameter. Notice that the object of ServletContext represents the application scope. So if we change the value of the parameter from the web.xml file, all the servlet classes will get the changed value. So we don't need to modify the servlet. So it is better to have the common information for most of the servlets in the web.xml file by context-param element. Let's see the simple example:</w:t>
            </w:r>
          </w:p>
        </w:tc>
      </w:tr>
    </w:tbl>
    <w:p w14:paraId="00204DF2"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725AE10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2377B884"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42EE624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4E3C9B0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06142A9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EB2D4E5"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w:t>
      </w:r>
    </w:p>
    <w:p w14:paraId="3D9E409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req,HttpServletResponse res)  </w:t>
      </w:r>
    </w:p>
    <w:p w14:paraId="7B1FB950"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ServletException,IOException  </w:t>
      </w:r>
    </w:p>
    <w:p w14:paraId="0B152C9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65BB64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476CA87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PrintWriter pw=res.getWriter();  </w:t>
      </w:r>
    </w:p>
    <w:p w14:paraId="2E86F16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9E8146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//creating ServletContext object</w:t>
      </w:r>
      <w:r>
        <w:rPr>
          <w:rFonts w:ascii="Segoe UI" w:hAnsi="Segoe UI" w:cs="Segoe UI"/>
          <w:color w:val="000000"/>
          <w:bdr w:val="none" w:sz="0" w:space="0" w:color="auto" w:frame="1"/>
        </w:rPr>
        <w:t>  </w:t>
      </w:r>
    </w:p>
    <w:p w14:paraId="2762687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context=getServletContext();  </w:t>
      </w:r>
    </w:p>
    <w:p w14:paraId="054D680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59DB2FD" w14:textId="77777777" w:rsidR="007702AE" w:rsidRDefault="007702AE"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//Getting the value of the initialization parameter and printing it</w:t>
      </w:r>
      <w:r>
        <w:rPr>
          <w:rFonts w:ascii="Segoe UI" w:hAnsi="Segoe UI" w:cs="Segoe UI"/>
          <w:color w:val="000000"/>
          <w:bdr w:val="none" w:sz="0" w:space="0" w:color="auto" w:frame="1"/>
        </w:rPr>
        <w:t>  </w:t>
      </w:r>
    </w:p>
    <w:p w14:paraId="0DE8357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String driverName=context.getInitParameter(</w:t>
      </w:r>
      <w:r>
        <w:rPr>
          <w:rStyle w:val="string"/>
          <w:rFonts w:ascii="Segoe UI" w:hAnsi="Segoe UI" w:cs="Segoe UI"/>
          <w:color w:val="0000FF"/>
          <w:bdr w:val="none" w:sz="0" w:space="0" w:color="auto" w:frame="1"/>
        </w:rPr>
        <w:t>"dname"</w:t>
      </w:r>
      <w:r>
        <w:rPr>
          <w:rFonts w:ascii="Segoe UI" w:hAnsi="Segoe UI" w:cs="Segoe UI"/>
          <w:color w:val="000000"/>
          <w:bdr w:val="none" w:sz="0" w:space="0" w:color="auto" w:frame="1"/>
        </w:rPr>
        <w:t>);  </w:t>
      </w:r>
    </w:p>
    <w:p w14:paraId="2058718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pw.println(</w:t>
      </w:r>
      <w:r>
        <w:rPr>
          <w:rStyle w:val="string"/>
          <w:rFonts w:ascii="Segoe UI" w:hAnsi="Segoe UI" w:cs="Segoe UI"/>
          <w:color w:val="0000FF"/>
          <w:bdr w:val="none" w:sz="0" w:space="0" w:color="auto" w:frame="1"/>
        </w:rPr>
        <w:t>"driver name is="</w:t>
      </w:r>
      <w:r>
        <w:rPr>
          <w:rFonts w:ascii="Segoe UI" w:hAnsi="Segoe UI" w:cs="Segoe UI"/>
          <w:color w:val="000000"/>
          <w:bdr w:val="none" w:sz="0" w:space="0" w:color="auto" w:frame="1"/>
        </w:rPr>
        <w:t>+driverName);  </w:t>
      </w:r>
    </w:p>
    <w:p w14:paraId="7C08D4B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9D6181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pw.close();  </w:t>
      </w:r>
    </w:p>
    <w:p w14:paraId="25665A6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2A728F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1DB55C3" w14:textId="77777777" w:rsidR="007702AE" w:rsidRPr="00D460BB" w:rsidRDefault="007702AE" w:rsidP="00D460BB">
      <w:pPr>
        <w:spacing w:line="240" w:lineRule="auto"/>
        <w:ind w:left="360"/>
        <w:rPr>
          <w:rFonts w:ascii="Times New Roman" w:hAnsi="Times New Roman" w:cs="Times New Roman"/>
        </w:rPr>
      </w:pPr>
      <w:r w:rsidRPr="00D460BB">
        <w:rPr>
          <w:rStyle w:val="Strong"/>
          <w:rFonts w:ascii="Segoe UI" w:hAnsi="Segoe UI" w:cs="Segoe UI"/>
          <w:color w:val="333333"/>
          <w:shd w:val="clear" w:color="auto" w:fill="FFFFFF"/>
        </w:rPr>
        <w:t>web.xml</w:t>
      </w:r>
    </w:p>
    <w:p w14:paraId="1675DF0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42F8CF9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E402CAB"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5EFE760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63030FE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078632E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425C099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E96DE7"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192A14A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&lt;param-name&gt;dname&lt;/param-name&gt;  </w:t>
      </w:r>
    </w:p>
    <w:p w14:paraId="7E672D6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5746718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447D6A0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A58AA2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5683F1A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1ED9A36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&lt;url-pattern&gt;/context&lt;/url-pattern&gt;  </w:t>
      </w:r>
    </w:p>
    <w:p w14:paraId="1E5F62B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4C59EED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12BFC4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&lt;/web-app&gt;  </w:t>
      </w:r>
    </w:p>
    <w:p w14:paraId="7F7A11A5" w14:textId="77777777" w:rsidR="007702AE" w:rsidRPr="00D460BB" w:rsidRDefault="00FE746B" w:rsidP="00D460BB">
      <w:pPr>
        <w:spacing w:line="240" w:lineRule="auto"/>
        <w:ind w:left="360"/>
        <w:rPr>
          <w:rFonts w:ascii="Times New Roman" w:hAnsi="Times New Roman" w:cs="Times New Roman"/>
        </w:rPr>
      </w:pPr>
      <w:r>
        <w:pict w14:anchorId="35D22E7F">
          <v:rect id="_x0000_i1127" style="width:0;height:.75pt" o:hrstd="t" o:hrnoshade="t" o:hr="t" fillcolor="#d4d4d4" stroked="f"/>
        </w:pict>
      </w:r>
    </w:p>
    <w:p w14:paraId="0903EFB0"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ServletContext to get all the initialization parameters</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14846155" w14:textId="77777777" w:rsidTr="007702AE">
        <w:trPr>
          <w:tblCellSpacing w:w="15" w:type="dxa"/>
        </w:trPr>
        <w:tc>
          <w:tcPr>
            <w:tcW w:w="0" w:type="auto"/>
            <w:shd w:val="clear" w:color="auto" w:fill="FFFFFF"/>
            <w:vAlign w:val="center"/>
            <w:hideMark/>
          </w:tcPr>
          <w:p w14:paraId="770EF971"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In this example, we are getting all the initialization parameter from the web.xml file. For getting all the parameters, we have used the getInitParameterNames() method in the servlet class.</w:t>
            </w:r>
          </w:p>
        </w:tc>
      </w:tr>
    </w:tbl>
    <w:p w14:paraId="3596C854"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74901F2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5808C0F6"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62DF7F7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33292FB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E17C67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1256DF2"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w:t>
      </w:r>
    </w:p>
    <w:p w14:paraId="13F77E8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req,HttpServletResponse res)  </w:t>
      </w:r>
    </w:p>
    <w:p w14:paraId="18BEFCC9"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ServletException,IOException  </w:t>
      </w:r>
    </w:p>
    <w:p w14:paraId="71F458E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603D97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1CB9B0C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PrintWriter out=res.getWriter();  </w:t>
      </w:r>
    </w:p>
    <w:p w14:paraId="1ABF64E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B8F155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context=getServletContext();  </w:t>
      </w:r>
    </w:p>
    <w:p w14:paraId="7B326426"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Enumeration&lt;String&gt; e=context.getInitParameterNames();  </w:t>
      </w:r>
    </w:p>
    <w:p w14:paraId="5738F2D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EC86D9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String str=</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A20BA4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(e.hasMoreElements()){  </w:t>
      </w:r>
    </w:p>
    <w:p w14:paraId="44981F9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str=e.nextElement();  </w:t>
      </w:r>
    </w:p>
    <w:p w14:paraId="1B01F61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"&lt;br&gt; "</w:t>
      </w:r>
      <w:r>
        <w:rPr>
          <w:rFonts w:ascii="Segoe UI" w:hAnsi="Segoe UI" w:cs="Segoe UI"/>
          <w:color w:val="000000"/>
          <w:bdr w:val="none" w:sz="0" w:space="0" w:color="auto" w:frame="1"/>
        </w:rPr>
        <w:t>+context.getInitParameter(str));  </w:t>
      </w:r>
    </w:p>
    <w:p w14:paraId="3549EC2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FF659C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8E01D69" w14:textId="77777777" w:rsidR="007702AE" w:rsidRPr="00D460BB" w:rsidRDefault="007702AE" w:rsidP="00D460BB">
      <w:pPr>
        <w:ind w:left="360"/>
        <w:rPr>
          <w:rFonts w:ascii="Times New Roman" w:hAnsi="Times New Roman" w:cs="Times New Roman"/>
        </w:rPr>
      </w:pPr>
      <w:r w:rsidRPr="00D460BB">
        <w:rPr>
          <w:rStyle w:val="Strong"/>
          <w:rFonts w:ascii="Segoe UI" w:hAnsi="Segoe UI" w:cs="Segoe UI"/>
          <w:color w:val="333333"/>
          <w:shd w:val="clear" w:color="auto" w:fill="FFFFFF"/>
        </w:rPr>
        <w:t>web.xml</w:t>
      </w:r>
    </w:p>
    <w:p w14:paraId="28D51C7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12B0BF9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1B3DC7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0C1D0FA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51ED63E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1B1DD17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61FA499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59E684B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7B7D5BC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&lt;param-name&gt;dname&lt;/param-name&gt;  </w:t>
      </w:r>
    </w:p>
    <w:p w14:paraId="1336ED9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3D4461F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036FF4F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9164BB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6763F2C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&lt;param-name&gt;username&lt;/param-name&gt;  </w:t>
      </w:r>
    </w:p>
    <w:p w14:paraId="00660F8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&lt;param-value&gt;system&lt;/param-value&gt;  </w:t>
      </w:r>
    </w:p>
    <w:p w14:paraId="666E168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28629E7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A65512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4BE6576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&lt;param-name&gt;password&lt;/param-name&gt;  </w:t>
      </w:r>
    </w:p>
    <w:p w14:paraId="5EB3B9E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&lt;param-value&gt;oracle&lt;/param-value&gt;  </w:t>
      </w:r>
    </w:p>
    <w:p w14:paraId="2FF072B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366DCA7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CFD3E5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0A4CE31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42B113F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&lt;url-pattern&gt;/context&lt;/url-pattern&gt;  </w:t>
      </w:r>
    </w:p>
    <w:p w14:paraId="1E57DB6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2B899F4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9AFD62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481F089A" w14:textId="77777777" w:rsidR="007702AE" w:rsidRDefault="007702AE" w:rsidP="00D460BB"/>
    <w:p w14:paraId="146B19C3" w14:textId="77777777" w:rsidR="007702AE" w:rsidRDefault="007702AE" w:rsidP="00D460BB"/>
    <w:p w14:paraId="1C8532D9" w14:textId="77777777" w:rsidR="007702AE" w:rsidRPr="007702AE" w:rsidRDefault="007702AE" w:rsidP="00D460BB">
      <w:pPr>
        <w:pStyle w:val="Heading1"/>
        <w:ind w:left="360"/>
        <w:rPr>
          <w:rFonts w:eastAsia="Times New Roman"/>
          <w:u w:val="single"/>
          <w:lang w:eastAsia="en-IN"/>
        </w:rPr>
      </w:pPr>
      <w:r w:rsidRPr="007702AE">
        <w:rPr>
          <w:rFonts w:eastAsia="Times New Roman"/>
          <w:u w:val="single"/>
          <w:lang w:eastAsia="en-IN"/>
        </w:rPr>
        <w:t>ServletContext Example</w:t>
      </w:r>
    </w:p>
    <w:p w14:paraId="31CFE428" w14:textId="77777777" w:rsidR="007702AE" w:rsidRDefault="007702AE"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ServletContext Interface</w:t>
      </w:r>
    </w:p>
    <w:p w14:paraId="0F709359"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38" w:history="1">
        <w:r w:rsidR="007702AE">
          <w:rPr>
            <w:rStyle w:val="Hyperlink"/>
            <w:color w:val="008000"/>
            <w:sz w:val="23"/>
            <w:szCs w:val="23"/>
          </w:rPr>
          <w:t>ServletContext Interface</w:t>
        </w:r>
      </w:hyperlink>
    </w:p>
    <w:p w14:paraId="6CD17560"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39" w:anchor="contextusage" w:history="1">
        <w:r w:rsidR="007702AE">
          <w:rPr>
            <w:rStyle w:val="Hyperlink"/>
            <w:color w:val="008000"/>
            <w:sz w:val="23"/>
            <w:szCs w:val="23"/>
          </w:rPr>
          <w:t>Usage of ServletContext Interface</w:t>
        </w:r>
      </w:hyperlink>
    </w:p>
    <w:p w14:paraId="3A90DEFC"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40" w:anchor="contextmethods" w:history="1">
        <w:r w:rsidR="007702AE">
          <w:rPr>
            <w:rStyle w:val="Hyperlink"/>
            <w:color w:val="008000"/>
            <w:sz w:val="23"/>
            <w:szCs w:val="23"/>
          </w:rPr>
          <w:t>Methods of ServletContext interface</w:t>
        </w:r>
      </w:hyperlink>
    </w:p>
    <w:p w14:paraId="62C72DCE"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41" w:anchor="contextobject" w:history="1">
        <w:r w:rsidR="007702AE">
          <w:rPr>
            <w:rStyle w:val="Hyperlink"/>
            <w:color w:val="008000"/>
            <w:sz w:val="23"/>
            <w:szCs w:val="23"/>
          </w:rPr>
          <w:t>How to get the object of ServletContext</w:t>
        </w:r>
      </w:hyperlink>
    </w:p>
    <w:p w14:paraId="0E3523E3"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42" w:anchor="contextsyn" w:history="1">
        <w:r w:rsidR="007702AE">
          <w:rPr>
            <w:rStyle w:val="Hyperlink"/>
            <w:color w:val="008000"/>
            <w:sz w:val="23"/>
            <w:szCs w:val="23"/>
          </w:rPr>
          <w:t>Syntax to provide the initialization parameter in Context scope</w:t>
        </w:r>
      </w:hyperlink>
    </w:p>
    <w:p w14:paraId="27AE6C18"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43" w:anchor="contextex1" w:history="1">
        <w:r w:rsidR="007702AE">
          <w:rPr>
            <w:rStyle w:val="Hyperlink"/>
            <w:color w:val="008000"/>
            <w:sz w:val="23"/>
            <w:szCs w:val="23"/>
          </w:rPr>
          <w:t>Example of ServletContext to get initialization parameter</w:t>
        </w:r>
      </w:hyperlink>
    </w:p>
    <w:p w14:paraId="6975AA23" w14:textId="77777777" w:rsidR="007702AE"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44" w:anchor="contextex2" w:history="1">
        <w:r w:rsidR="007702AE">
          <w:rPr>
            <w:rStyle w:val="Hyperlink"/>
            <w:color w:val="008000"/>
            <w:sz w:val="23"/>
            <w:szCs w:val="23"/>
          </w:rPr>
          <w:t>Example of ServletContext to get all the initialization parameter</w:t>
        </w:r>
      </w:hyperlink>
    </w:p>
    <w:p w14:paraId="620CDD40"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An object of ServletContext is created by the web container at time of deploying the project. This object can be used to get configuration information from web.xml file. There is only one ServletContext object per web application.</w:t>
      </w:r>
    </w:p>
    <w:p w14:paraId="2290C69B"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If any information is shared to many servlet, it is better to provide it from the web.xml file using the </w:t>
      </w:r>
      <w:r>
        <w:rPr>
          <w:rStyle w:val="Strong"/>
          <w:rFonts w:ascii="Segoe UI" w:hAnsi="Segoe UI" w:cs="Segoe UI"/>
          <w:color w:val="333333"/>
        </w:rPr>
        <w:t>&lt;context-param&gt;</w:t>
      </w:r>
      <w:r>
        <w:rPr>
          <w:rFonts w:ascii="Segoe UI" w:hAnsi="Segoe UI" w:cs="Segoe UI"/>
          <w:color w:val="333333"/>
        </w:rPr>
        <w:t> element.</w:t>
      </w:r>
    </w:p>
    <w:p w14:paraId="271FE06F" w14:textId="77777777" w:rsidR="007702AE" w:rsidRDefault="007702AE"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Advantage of ServletContext</w:t>
      </w:r>
    </w:p>
    <w:p w14:paraId="0CF1B7AD" w14:textId="77777777" w:rsidR="007702AE" w:rsidRDefault="007702AE"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Easy to maintain</w:t>
      </w:r>
      <w:r>
        <w:rPr>
          <w:rFonts w:ascii="Segoe UI" w:hAnsi="Segoe UI" w:cs="Segoe UI"/>
          <w:color w:val="333333"/>
        </w:rPr>
        <w:t> if any information is shared to all the servlet, it is better to make it available for all the servlet. We provide this information from the web.xml file, so if the information is changed, we don't need to modify the servlet. Thus it removes maintenance problem.</w:t>
      </w:r>
    </w:p>
    <w:p w14:paraId="302027EA"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Usage of ServletContext Interface</w:t>
      </w:r>
    </w:p>
    <w:p w14:paraId="5CA7FB19" w14:textId="77777777" w:rsidR="007702AE" w:rsidRDefault="007702AE"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can be a lot of usage of ServletContext object. Some of them are as follows:</w:t>
      </w:r>
    </w:p>
    <w:p w14:paraId="3358C5AD"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object of ServletContext provides an interface between the container and servlet.</w:t>
      </w:r>
    </w:p>
    <w:p w14:paraId="6FA43E49"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ServletContext object can be used to get configuration information from the web.xml file.</w:t>
      </w:r>
    </w:p>
    <w:p w14:paraId="0AF65874"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ServletContext object can be used to set, get or remove attribute from the web.xml file.</w:t>
      </w:r>
    </w:p>
    <w:p w14:paraId="27AC1D34"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The ServletContext object can be used to provide inter-application communication.</w:t>
      </w:r>
    </w:p>
    <w:p w14:paraId="10E91D2C" w14:textId="1E69FC41" w:rsidR="007702AE" w:rsidRPr="00D460BB" w:rsidRDefault="007702AE" w:rsidP="00D460BB">
      <w:pPr>
        <w:spacing w:after="0" w:line="240" w:lineRule="auto"/>
        <w:ind w:left="360"/>
        <w:rPr>
          <w:ins w:id="4" w:author="Unknown"/>
          <w:rFonts w:ascii="Segoe UI" w:hAnsi="Segoe UI" w:cs="Segoe UI"/>
          <w:color w:val="333333"/>
          <w:shd w:val="clear" w:color="auto" w:fill="FFFFFF"/>
        </w:rPr>
      </w:pPr>
      <w:r>
        <w:rPr>
          <w:noProof/>
        </w:rPr>
        <w:drawing>
          <wp:inline distT="0" distB="0" distL="0" distR="0" wp14:anchorId="79A31C64" wp14:editId="6382725B">
            <wp:extent cx="5731510" cy="2073275"/>
            <wp:effectExtent l="0" t="0" r="2540" b="3175"/>
            <wp:docPr id="1075365958" name="Picture 53" descr="ServletContex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ServletContext interfac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31510" cy="2073275"/>
                    </a:xfrm>
                    <a:prstGeom prst="rect">
                      <a:avLst/>
                    </a:prstGeom>
                    <a:noFill/>
                    <a:ln>
                      <a:noFill/>
                    </a:ln>
                  </pic:spPr>
                </pic:pic>
              </a:graphicData>
            </a:graphic>
          </wp:inline>
        </w:drawing>
      </w:r>
      <w:r w:rsidRPr="00D460BB">
        <w:rPr>
          <w:rFonts w:ascii="Segoe UI" w:hAnsi="Segoe UI" w:cs="Segoe UI"/>
          <w:color w:val="333333"/>
          <w:shd w:val="clear" w:color="auto" w:fill="FFFFFF"/>
        </w:rPr>
        <w:t> </w:t>
      </w:r>
    </w:p>
    <w:p w14:paraId="5A10ED2F"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lastRenderedPageBreak/>
        <w:t>Commonly used methods of ServletContext interface</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61EBDAA8" w14:textId="77777777" w:rsidTr="007702AE">
        <w:trPr>
          <w:tblCellSpacing w:w="15" w:type="dxa"/>
        </w:trPr>
        <w:tc>
          <w:tcPr>
            <w:tcW w:w="0" w:type="auto"/>
            <w:shd w:val="clear" w:color="auto" w:fill="FFFFFF"/>
            <w:vAlign w:val="center"/>
            <w:hideMark/>
          </w:tcPr>
          <w:p w14:paraId="566819DC"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There is given some commonly used methods of ServletContext interface.</w:t>
            </w:r>
          </w:p>
          <w:p w14:paraId="72B4FB70"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getInitParameter(String name):</w:t>
            </w:r>
            <w:r>
              <w:rPr>
                <w:rFonts w:ascii="Segoe UI" w:hAnsi="Segoe UI" w:cs="Segoe UI"/>
                <w:color w:val="000000"/>
              </w:rPr>
              <w:t>Returns the parameter value for the specified parameter name.</w:t>
            </w:r>
          </w:p>
          <w:p w14:paraId="241EF4D2"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the names of the context's initialization parameters.</w:t>
            </w:r>
          </w:p>
          <w:p w14:paraId="52A2DCF4"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setAttribute(String name,Object object):</w:t>
            </w:r>
            <w:r>
              <w:rPr>
                <w:rFonts w:ascii="Segoe UI" w:hAnsi="Segoe UI" w:cs="Segoe UI"/>
                <w:color w:val="000000"/>
              </w:rPr>
              <w:t>sets the given object in the application scope.</w:t>
            </w:r>
          </w:p>
          <w:p w14:paraId="4D034D1D"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Object getAttribute(String name):</w:t>
            </w:r>
            <w:r>
              <w:rPr>
                <w:rFonts w:ascii="Segoe UI" w:hAnsi="Segoe UI" w:cs="Segoe UI"/>
                <w:color w:val="000000"/>
              </w:rPr>
              <w:t>Returns the attribute for the specified name.</w:t>
            </w:r>
          </w:p>
          <w:p w14:paraId="12B22E86"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Enumeration getInitParameterNames():</w:t>
            </w:r>
            <w:r>
              <w:rPr>
                <w:rFonts w:ascii="Segoe UI" w:hAnsi="Segoe UI" w:cs="Segoe UI"/>
                <w:color w:val="000000"/>
              </w:rPr>
              <w:t>Returns the names of the context's initialization parameters as an Enumeration of String objects.</w:t>
            </w:r>
          </w:p>
          <w:p w14:paraId="58AF8E1D" w14:textId="77777777" w:rsidR="007702AE" w:rsidRDefault="007702AE"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removeAttribute(String name):</w:t>
            </w:r>
            <w:r>
              <w:rPr>
                <w:rFonts w:ascii="Segoe UI" w:hAnsi="Segoe UI" w:cs="Segoe UI"/>
                <w:color w:val="000000"/>
              </w:rPr>
              <w:t>Removes the attribute with the given name from the servlet context.</w:t>
            </w:r>
          </w:p>
        </w:tc>
      </w:tr>
    </w:tbl>
    <w:p w14:paraId="30303CFE" w14:textId="77777777" w:rsidR="007702AE" w:rsidRPr="00D460BB" w:rsidRDefault="00FE746B" w:rsidP="00D460BB">
      <w:pPr>
        <w:spacing w:after="0" w:line="240" w:lineRule="auto"/>
        <w:ind w:left="360"/>
        <w:rPr>
          <w:rFonts w:ascii="Times New Roman" w:hAnsi="Times New Roman" w:cs="Times New Roman"/>
        </w:rPr>
      </w:pPr>
      <w:r>
        <w:pict w14:anchorId="01851BF2">
          <v:rect id="_x0000_i1128" style="width:0;height:.75pt" o:hrstd="t" o:hrnoshade="t" o:hr="t" fillcolor="#d4d4d4" stroked="f"/>
        </w:pict>
      </w:r>
    </w:p>
    <w:p w14:paraId="45A0AD92"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How to get the object of ServletContext interface</w:t>
      </w:r>
    </w:p>
    <w:p w14:paraId="402F96F3"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getServletContext() method</w:t>
      </w:r>
      <w:r>
        <w:rPr>
          <w:rFonts w:ascii="Segoe UI" w:hAnsi="Segoe UI" w:cs="Segoe UI"/>
          <w:color w:val="000000"/>
        </w:rPr>
        <w:t> of ServletConfig interface returns the object of ServletContext.</w:t>
      </w:r>
    </w:p>
    <w:p w14:paraId="7CBECB1B" w14:textId="77777777" w:rsidR="007702AE" w:rsidRDefault="007702AE"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getServletContext() method</w:t>
      </w:r>
      <w:r>
        <w:rPr>
          <w:rFonts w:ascii="Segoe UI" w:hAnsi="Segoe UI" w:cs="Segoe UI"/>
          <w:color w:val="000000"/>
        </w:rPr>
        <w:t> of GenericServlet class returns the object of ServletContext.</w:t>
      </w:r>
    </w:p>
    <w:p w14:paraId="3E82BB0D" w14:textId="77777777" w:rsidR="007702AE" w:rsidRDefault="007702A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Syntax of getServletContext() method</w:t>
      </w:r>
    </w:p>
    <w:p w14:paraId="384EBF7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ServletContext getServletContext()  </w:t>
      </w:r>
    </w:p>
    <w:p w14:paraId="4013CE42" w14:textId="77777777" w:rsidR="007702AE" w:rsidRDefault="007702AE"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Example of getServletContext() method</w:t>
      </w:r>
    </w:p>
    <w:p w14:paraId="52DCA34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//We can get the ServletContext object from ServletConfig object</w:t>
      </w:r>
      <w:r>
        <w:rPr>
          <w:rFonts w:ascii="Segoe UI" w:hAnsi="Segoe UI" w:cs="Segoe UI"/>
          <w:color w:val="000000"/>
          <w:bdr w:val="none" w:sz="0" w:space="0" w:color="auto" w:frame="1"/>
        </w:rPr>
        <w:t>  </w:t>
      </w:r>
    </w:p>
    <w:p w14:paraId="756FAFF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application=getServletConfig().getServletContext();  </w:t>
      </w:r>
    </w:p>
    <w:p w14:paraId="58BE1E7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0A2F088" w14:textId="77777777" w:rsidR="007702AE" w:rsidRDefault="007702AE"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//Another convenient way to get the ServletContext object</w:t>
      </w:r>
      <w:r>
        <w:rPr>
          <w:rFonts w:ascii="Segoe UI" w:hAnsi="Segoe UI" w:cs="Segoe UI"/>
          <w:color w:val="000000"/>
          <w:bdr w:val="none" w:sz="0" w:space="0" w:color="auto" w:frame="1"/>
        </w:rPr>
        <w:t>  </w:t>
      </w:r>
    </w:p>
    <w:p w14:paraId="55F2413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application=getServletContext();  </w:t>
      </w:r>
    </w:p>
    <w:p w14:paraId="49BC8A1C" w14:textId="77777777" w:rsidR="007702AE" w:rsidRPr="00D460BB" w:rsidRDefault="00FE746B" w:rsidP="00D460BB">
      <w:pPr>
        <w:ind w:left="360"/>
        <w:rPr>
          <w:rFonts w:ascii="Times New Roman" w:hAnsi="Times New Roman" w:cs="Times New Roman"/>
        </w:rPr>
      </w:pPr>
      <w:r>
        <w:pict w14:anchorId="6A8DD0E1">
          <v:rect id="_x0000_i1129" style="width:0;height:.75pt" o:hrstd="t" o:hrnoshade="t" o:hr="t" fillcolor="#d4d4d4" stroked="f"/>
        </w:pict>
      </w:r>
    </w:p>
    <w:p w14:paraId="610B37AD" w14:textId="77777777" w:rsidR="007702AE" w:rsidRDefault="007702AE"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Syntax to provide the initialization parameter in Context scope</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3D4C4020" w14:textId="77777777" w:rsidTr="007702AE">
        <w:trPr>
          <w:tblCellSpacing w:w="15" w:type="dxa"/>
        </w:trPr>
        <w:tc>
          <w:tcPr>
            <w:tcW w:w="0" w:type="auto"/>
            <w:shd w:val="clear" w:color="auto" w:fill="FFFFFF"/>
            <w:vAlign w:val="center"/>
            <w:hideMark/>
          </w:tcPr>
          <w:p w14:paraId="0663CA15"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The </w:t>
            </w:r>
            <w:r w:rsidRPr="00D460BB">
              <w:rPr>
                <w:rStyle w:val="Strong"/>
                <w:rFonts w:ascii="Segoe UI" w:hAnsi="Segoe UI" w:cs="Segoe UI"/>
                <w:color w:val="333333"/>
              </w:rPr>
              <w:t>context-param</w:t>
            </w:r>
            <w:r w:rsidRPr="00D460BB">
              <w:rPr>
                <w:rFonts w:ascii="Segoe UI" w:hAnsi="Segoe UI" w:cs="Segoe UI"/>
                <w:color w:val="333333"/>
              </w:rPr>
              <w:t> element, subelement of web-app, is used to define the initialization parameter in the application scope. The param-name and param-value are the sub-elements of the context-param. The param-name element defines parameter name and and param-value defines its value.</w:t>
            </w:r>
          </w:p>
        </w:tc>
      </w:tr>
    </w:tbl>
    <w:p w14:paraId="3144E3D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3AE49AC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F1178B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0C50CA7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&lt;context-param&gt;  </w:t>
      </w:r>
    </w:p>
    <w:p w14:paraId="127403E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&lt;param-name&gt;parametername&lt;/param-name&gt;  </w:t>
      </w:r>
    </w:p>
    <w:p w14:paraId="07C5C7F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&lt;param-value&gt;parametervalue&lt;/param-value&gt;  </w:t>
      </w:r>
    </w:p>
    <w:p w14:paraId="4995714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&lt;/context-param&gt;  </w:t>
      </w:r>
    </w:p>
    <w:p w14:paraId="05267D4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30A06B7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1546FB23" w14:textId="77777777" w:rsidR="007702AE" w:rsidRPr="00D460BB" w:rsidRDefault="00FE746B" w:rsidP="00D460BB">
      <w:pPr>
        <w:ind w:left="360"/>
        <w:rPr>
          <w:rFonts w:ascii="Times New Roman" w:hAnsi="Times New Roman" w:cs="Times New Roman"/>
        </w:rPr>
      </w:pPr>
      <w:r>
        <w:pict w14:anchorId="5D9329E5">
          <v:rect id="_x0000_i1130" style="width:0;height:.75pt" o:hrstd="t" o:hrnoshade="t" o:hr="t" fillcolor="#d4d4d4" stroked="f"/>
        </w:pict>
      </w:r>
    </w:p>
    <w:p w14:paraId="5F1D37D1"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ServletContext to get the initialization parameter</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54D4B453" w14:textId="77777777" w:rsidTr="007702AE">
        <w:trPr>
          <w:tblCellSpacing w:w="15" w:type="dxa"/>
        </w:trPr>
        <w:tc>
          <w:tcPr>
            <w:tcW w:w="0" w:type="auto"/>
            <w:shd w:val="clear" w:color="auto" w:fill="FFFFFF"/>
            <w:vAlign w:val="center"/>
            <w:hideMark/>
          </w:tcPr>
          <w:p w14:paraId="7EF33F6A"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In this example, we are getting the initialization parameter from the web.xml file and printing the value of the initialization parameter. Notice that the object of ServletContext represents the application scope. So if we change the value of the parameter from the web.xml file, all the servlet classes will get the changed value. So we don't need to modify the servlet. So it is better to have the common information for most of the servlets in the web.xml file by context-param element. Let's see the simple example:</w:t>
            </w:r>
          </w:p>
        </w:tc>
      </w:tr>
    </w:tbl>
    <w:p w14:paraId="7F16C6DD"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27D8100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26EB0328"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20E4D4A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05BDAF5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8FCF67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B894811"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w:t>
      </w:r>
    </w:p>
    <w:p w14:paraId="5C9E9D8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req,HttpServletResponse res)  </w:t>
      </w:r>
    </w:p>
    <w:p w14:paraId="4C0E0681"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ServletException,IOException  </w:t>
      </w:r>
    </w:p>
    <w:p w14:paraId="511C611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8C6CF6F"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0E10A1C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PrintWriter pw=res.getWriter();  </w:t>
      </w:r>
    </w:p>
    <w:p w14:paraId="2F1A271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95A0C6D"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//creating ServletContext object</w:t>
      </w:r>
      <w:r>
        <w:rPr>
          <w:rFonts w:ascii="Segoe UI" w:hAnsi="Segoe UI" w:cs="Segoe UI"/>
          <w:color w:val="000000"/>
          <w:bdr w:val="none" w:sz="0" w:space="0" w:color="auto" w:frame="1"/>
        </w:rPr>
        <w:t>  </w:t>
      </w:r>
    </w:p>
    <w:p w14:paraId="2E9B632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context=getServletContext();  </w:t>
      </w:r>
    </w:p>
    <w:p w14:paraId="1A369EF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C7C2EA3" w14:textId="77777777" w:rsidR="007702AE" w:rsidRDefault="007702AE"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//Getting the value of the initialization parameter and printing it</w:t>
      </w:r>
      <w:r>
        <w:rPr>
          <w:rFonts w:ascii="Segoe UI" w:hAnsi="Segoe UI" w:cs="Segoe UI"/>
          <w:color w:val="000000"/>
          <w:bdr w:val="none" w:sz="0" w:space="0" w:color="auto" w:frame="1"/>
        </w:rPr>
        <w:t>  </w:t>
      </w:r>
    </w:p>
    <w:p w14:paraId="0315E7B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String driverName=context.getInitParameter(</w:t>
      </w:r>
      <w:r>
        <w:rPr>
          <w:rStyle w:val="string"/>
          <w:rFonts w:ascii="Segoe UI" w:hAnsi="Segoe UI" w:cs="Segoe UI"/>
          <w:color w:val="0000FF"/>
          <w:bdr w:val="none" w:sz="0" w:space="0" w:color="auto" w:frame="1"/>
        </w:rPr>
        <w:t>"dname"</w:t>
      </w:r>
      <w:r>
        <w:rPr>
          <w:rFonts w:ascii="Segoe UI" w:hAnsi="Segoe UI" w:cs="Segoe UI"/>
          <w:color w:val="000000"/>
          <w:bdr w:val="none" w:sz="0" w:space="0" w:color="auto" w:frame="1"/>
        </w:rPr>
        <w:t>);  </w:t>
      </w:r>
    </w:p>
    <w:p w14:paraId="7A66989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pw.println(</w:t>
      </w:r>
      <w:r>
        <w:rPr>
          <w:rStyle w:val="string"/>
          <w:rFonts w:ascii="Segoe UI" w:hAnsi="Segoe UI" w:cs="Segoe UI"/>
          <w:color w:val="0000FF"/>
          <w:bdr w:val="none" w:sz="0" w:space="0" w:color="auto" w:frame="1"/>
        </w:rPr>
        <w:t>"driver name is="</w:t>
      </w:r>
      <w:r>
        <w:rPr>
          <w:rFonts w:ascii="Segoe UI" w:hAnsi="Segoe UI" w:cs="Segoe UI"/>
          <w:color w:val="000000"/>
          <w:bdr w:val="none" w:sz="0" w:space="0" w:color="auto" w:frame="1"/>
        </w:rPr>
        <w:t>+driverName);  </w:t>
      </w:r>
    </w:p>
    <w:p w14:paraId="4CF9B00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1E2EA2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pw.close();  </w:t>
      </w:r>
    </w:p>
    <w:p w14:paraId="193E1D2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EF06CF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890B10B" w14:textId="77777777" w:rsidR="007702AE" w:rsidRPr="00D460BB" w:rsidRDefault="007702AE" w:rsidP="00D460BB">
      <w:pPr>
        <w:spacing w:line="240" w:lineRule="auto"/>
        <w:ind w:left="360"/>
        <w:rPr>
          <w:rFonts w:ascii="Times New Roman" w:hAnsi="Times New Roman" w:cs="Times New Roman"/>
        </w:rPr>
      </w:pPr>
      <w:r w:rsidRPr="00D460BB">
        <w:rPr>
          <w:rStyle w:val="Strong"/>
          <w:rFonts w:ascii="Segoe UI" w:hAnsi="Segoe UI" w:cs="Segoe UI"/>
          <w:color w:val="333333"/>
          <w:shd w:val="clear" w:color="auto" w:fill="FFFFFF"/>
        </w:rPr>
        <w:t>web.xml</w:t>
      </w:r>
    </w:p>
    <w:p w14:paraId="11E4DC2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13DD650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F79C09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6CDE5524"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287542B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358C101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5952E88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CAF3B2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497D95F8"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&lt;param-name&gt;dname&lt;/param-name&gt;  </w:t>
      </w:r>
    </w:p>
    <w:p w14:paraId="71EF318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004BA0C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70637D4E"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3CB0E1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0FE7D6F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4C2F1A1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&lt;url-pattern&gt;/context&lt;/url-pattern&gt;  </w:t>
      </w:r>
    </w:p>
    <w:p w14:paraId="460A074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09C61DD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0737BE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3965FD21" w14:textId="77777777" w:rsidR="007702AE" w:rsidRPr="00D460BB" w:rsidRDefault="00FE746B" w:rsidP="00D460BB">
      <w:pPr>
        <w:spacing w:line="240" w:lineRule="auto"/>
        <w:ind w:left="360"/>
        <w:rPr>
          <w:rFonts w:ascii="Times New Roman" w:hAnsi="Times New Roman" w:cs="Times New Roman"/>
        </w:rPr>
      </w:pPr>
      <w:r>
        <w:pict w14:anchorId="71BB198B">
          <v:rect id="_x0000_i1131" style="width:0;height:.75pt" o:hrstd="t" o:hrnoshade="t" o:hr="t" fillcolor="#d4d4d4" stroked="f"/>
        </w:pict>
      </w:r>
    </w:p>
    <w:p w14:paraId="18ACA026" w14:textId="77777777" w:rsidR="007702AE" w:rsidRDefault="007702AE"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ServletContext to get all the initialization parameters</w:t>
      </w:r>
    </w:p>
    <w:tbl>
      <w:tblPr>
        <w:tblW w:w="11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710"/>
      </w:tblGrid>
      <w:tr w:rsidR="007702AE" w14:paraId="6130E181" w14:textId="77777777" w:rsidTr="007702AE">
        <w:trPr>
          <w:tblCellSpacing w:w="15" w:type="dxa"/>
        </w:trPr>
        <w:tc>
          <w:tcPr>
            <w:tcW w:w="0" w:type="auto"/>
            <w:shd w:val="clear" w:color="auto" w:fill="FFFFFF"/>
            <w:vAlign w:val="center"/>
            <w:hideMark/>
          </w:tcPr>
          <w:p w14:paraId="31889E62" w14:textId="77777777" w:rsidR="007702AE" w:rsidRPr="00D460BB" w:rsidRDefault="007702AE" w:rsidP="00D460BB">
            <w:pPr>
              <w:ind w:left="360"/>
              <w:jc w:val="both"/>
              <w:rPr>
                <w:rFonts w:ascii="Segoe UI" w:hAnsi="Segoe UI" w:cs="Segoe UI"/>
                <w:color w:val="333333"/>
                <w:sz w:val="24"/>
                <w:szCs w:val="24"/>
              </w:rPr>
            </w:pPr>
            <w:r w:rsidRPr="00D460BB">
              <w:rPr>
                <w:rFonts w:ascii="Segoe UI" w:hAnsi="Segoe UI" w:cs="Segoe UI"/>
                <w:color w:val="333333"/>
              </w:rPr>
              <w:t>In this example, we are getting all the initialization parameter from the web.xml file. For getting all the parameters, we have used the getInitParameterNames() method in the servlet class.</w:t>
            </w:r>
          </w:p>
        </w:tc>
      </w:tr>
    </w:tbl>
    <w:p w14:paraId="2B47EBC7" w14:textId="77777777" w:rsidR="007702AE" w:rsidRPr="00D460BB" w:rsidRDefault="007702AE" w:rsidP="00D460BB">
      <w:pPr>
        <w:ind w:left="360"/>
        <w:rPr>
          <w:rFonts w:ascii="Times New Roman" w:hAnsi="Times New Roman" w:cs="Times New Roman"/>
        </w:rPr>
      </w:pPr>
      <w:r w:rsidRPr="00D460BB">
        <w:rPr>
          <w:rFonts w:ascii="Segoe UI" w:hAnsi="Segoe UI" w:cs="Segoe UI"/>
          <w:color w:val="333333"/>
        </w:rPr>
        <w:br/>
      </w:r>
      <w:r w:rsidRPr="00D460BB">
        <w:rPr>
          <w:rStyle w:val="Strong"/>
          <w:rFonts w:ascii="Segoe UI" w:hAnsi="Segoe UI" w:cs="Segoe UI"/>
          <w:color w:val="333333"/>
          <w:shd w:val="clear" w:color="auto" w:fill="FFFFFF"/>
        </w:rPr>
        <w:t>DemoServlet.java</w:t>
      </w:r>
    </w:p>
    <w:p w14:paraId="012D09F0"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37E2EB18"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1761C65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1D020B7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27F69C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D095641"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w:t>
      </w:r>
    </w:p>
    <w:p w14:paraId="0A3EAB3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req,HttpServletResponse res)  </w:t>
      </w:r>
    </w:p>
    <w:p w14:paraId="213A5DC1" w14:textId="77777777" w:rsidR="007702AE" w:rsidRDefault="007702AE"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throws</w:t>
      </w:r>
      <w:r>
        <w:rPr>
          <w:rFonts w:ascii="Segoe UI" w:hAnsi="Segoe UI" w:cs="Segoe UI"/>
          <w:color w:val="000000"/>
          <w:bdr w:val="none" w:sz="0" w:space="0" w:color="auto" w:frame="1"/>
        </w:rPr>
        <w:t> ServletException,IOException  </w:t>
      </w:r>
    </w:p>
    <w:p w14:paraId="572B7E9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AA55482"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73A7C24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PrintWriter out=res.getWriter();  </w:t>
      </w:r>
    </w:p>
    <w:p w14:paraId="05D55A2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4F0C99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ServletContext context=getServletContext();  </w:t>
      </w:r>
    </w:p>
    <w:p w14:paraId="0473430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Enumeration&lt;String&gt; e=context.getInitParameterNames();  </w:t>
      </w:r>
    </w:p>
    <w:p w14:paraId="54DF702F"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ADF9298"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String str=</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E078AB1"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(e.hasMoreElements()){  </w:t>
      </w:r>
    </w:p>
    <w:p w14:paraId="526067F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str=e.nextElement();  </w:t>
      </w:r>
    </w:p>
    <w:p w14:paraId="57823DE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"&lt;br&gt; "</w:t>
      </w:r>
      <w:r>
        <w:rPr>
          <w:rFonts w:ascii="Segoe UI" w:hAnsi="Segoe UI" w:cs="Segoe UI"/>
          <w:color w:val="000000"/>
          <w:bdr w:val="none" w:sz="0" w:space="0" w:color="auto" w:frame="1"/>
        </w:rPr>
        <w:t>+context.getInitParameter(str));  </w:t>
      </w:r>
    </w:p>
    <w:p w14:paraId="3A8CF34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C5E8F8A"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2B56E4F" w14:textId="77777777" w:rsidR="007702AE" w:rsidRPr="00D460BB" w:rsidRDefault="007702AE" w:rsidP="00D460BB">
      <w:pPr>
        <w:ind w:left="360"/>
        <w:rPr>
          <w:rFonts w:ascii="Times New Roman" w:hAnsi="Times New Roman" w:cs="Times New Roman"/>
        </w:rPr>
      </w:pPr>
      <w:r w:rsidRPr="00D460BB">
        <w:rPr>
          <w:rStyle w:val="Strong"/>
          <w:rFonts w:ascii="Segoe UI" w:hAnsi="Segoe UI" w:cs="Segoe UI"/>
          <w:color w:val="333333"/>
          <w:shd w:val="clear" w:color="auto" w:fill="FFFFFF"/>
        </w:rPr>
        <w:t>web.xml</w:t>
      </w:r>
    </w:p>
    <w:p w14:paraId="6555A9F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226707DC"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5A53832"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0E69B5A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08697E5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&gt;DemoServlet&lt;/servlet-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5220807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43ECF2D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42C7F3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6A183BE9"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&lt;param-name&gt;dname&lt;/param-name&gt;  </w:t>
      </w:r>
    </w:p>
    <w:p w14:paraId="3EBF540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&lt;param-value&gt;sun.jdbc.odbc.JdbcOdbcDriver&lt;/param-value&gt;  </w:t>
      </w:r>
    </w:p>
    <w:p w14:paraId="4D06759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0BDA09C9"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6B61506"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5251591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&lt;param-name&gt;username&lt;/param-name&gt;  </w:t>
      </w:r>
    </w:p>
    <w:p w14:paraId="15D31C33"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&lt;param-value&gt;system&lt;/param-value&gt;  </w:t>
      </w:r>
    </w:p>
    <w:p w14:paraId="5EED9263"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5B15D334"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F5459AA"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1200BE8E"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&lt;param-name&gt;password&lt;/param-name&gt;  </w:t>
      </w:r>
    </w:p>
    <w:p w14:paraId="419B015D"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&lt;param-value&gt;oracle&lt;/param-value&gt;  </w:t>
      </w:r>
    </w:p>
    <w:p w14:paraId="729013F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&lt;/context-param&gt;  </w:t>
      </w:r>
    </w:p>
    <w:p w14:paraId="1C5ADA00"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646A01CC"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51D3DA1B"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&lt;servlet-name&gt;sonoojaiswal&lt;/servlet-name&gt;  </w:t>
      </w:r>
    </w:p>
    <w:p w14:paraId="47632655"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&lt;url-pattern&gt;/context&lt;/url-pattern&gt;  </w:t>
      </w:r>
    </w:p>
    <w:p w14:paraId="41C273A1"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5BDABEC7" w14:textId="77777777" w:rsidR="007702AE" w:rsidRDefault="007702AE"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1D5C995" w14:textId="77777777" w:rsidR="007702AE" w:rsidRDefault="007702AE"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76E6A40E" w14:textId="77777777" w:rsidR="007702AE" w:rsidRDefault="007702AE" w:rsidP="00D460BB"/>
    <w:p w14:paraId="614DFD76" w14:textId="77777777" w:rsidR="007702AE" w:rsidRDefault="007702AE" w:rsidP="00D460BB"/>
    <w:p w14:paraId="3E735063" w14:textId="77777777" w:rsidR="007702AE" w:rsidRDefault="007702AE" w:rsidP="00D460BB"/>
    <w:p w14:paraId="69586451" w14:textId="77777777" w:rsidR="007702AE" w:rsidRDefault="007702AE" w:rsidP="00D460BB"/>
    <w:p w14:paraId="28FFC5D9" w14:textId="77777777" w:rsidR="007702AE" w:rsidRPr="007702AE" w:rsidRDefault="007702AE" w:rsidP="00D460BB">
      <w:pPr>
        <w:pStyle w:val="Heading1"/>
        <w:ind w:left="360"/>
        <w:rPr>
          <w:rFonts w:eastAsia="Times New Roman"/>
          <w:u w:val="single"/>
          <w:lang w:eastAsia="en-IN"/>
        </w:rPr>
      </w:pPr>
      <w:r w:rsidRPr="007702AE">
        <w:rPr>
          <w:rFonts w:eastAsia="Times New Roman"/>
          <w:u w:val="single"/>
          <w:lang w:eastAsia="en-IN"/>
        </w:rPr>
        <w:t>How To Set, Get And Remove Example With Get Set Methods</w:t>
      </w:r>
    </w:p>
    <w:p w14:paraId="08ACAC86" w14:textId="77777777" w:rsidR="00CC1D73" w:rsidRDefault="00CC1D7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Getter and Setter Method in Java Example</w:t>
      </w:r>
    </w:p>
    <w:p w14:paraId="63635157"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Getter and setter methods are frequently used in Java programming. </w:t>
      </w:r>
      <w:r>
        <w:rPr>
          <w:rStyle w:val="Strong"/>
          <w:rFonts w:ascii="Segoe UI" w:eastAsiaTheme="majorEastAsia" w:hAnsi="Segoe UI" w:cs="Segoe UI"/>
          <w:color w:val="333333"/>
        </w:rPr>
        <w:t>Getter and setter methods in Java</w:t>
      </w:r>
      <w:r>
        <w:rPr>
          <w:rFonts w:ascii="Segoe UI" w:hAnsi="Segoe UI" w:cs="Segoe UI"/>
          <w:color w:val="333333"/>
        </w:rPr>
        <w:t> are widely used to access and manipulate the values of class fields. Usually, class fields are decorated with a private access specifier. Thus, to access them, public access specifiers are used with the getter and setter methods.</w:t>
      </w:r>
    </w:p>
    <w:p w14:paraId="74346D70" w14:textId="77777777" w:rsidR="00CC1D73" w:rsidRDefault="00CC1D73"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The Need of Getter and Setter Method</w:t>
      </w:r>
    </w:p>
    <w:p w14:paraId="1A57650A"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One may argue that declare the class fields as public and remove the getter and setter methods. However, such a coding style is bad, and one may put some absurd value on the class fields. Let's understand it with the help of an example.</w:t>
      </w:r>
    </w:p>
    <w:p w14:paraId="25CBF42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GetterSetterExample   </w:t>
      </w:r>
    </w:p>
    <w:p w14:paraId="1C61FC2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613D77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salary;  </w:t>
      </w:r>
    </w:p>
    <w:p w14:paraId="723D9B8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084D6A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storeSalaryDB(</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salary)  </w:t>
      </w:r>
    </w:p>
    <w:p w14:paraId="432C60B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88763B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code for storing the salary in the database</w:t>
      </w:r>
      <w:r>
        <w:rPr>
          <w:rFonts w:ascii="Segoe UI" w:hAnsi="Segoe UI" w:cs="Segoe UI"/>
          <w:color w:val="000000"/>
          <w:bdr w:val="none" w:sz="0" w:space="0" w:color="auto" w:frame="1"/>
        </w:rPr>
        <w:t>  </w:t>
      </w:r>
    </w:p>
    <w:p w14:paraId="1D081F8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BAEF1B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17BA14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5EE698D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4F82B34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42524C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GetterSetterExample 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GetterSetterExample();      </w:t>
      </w:r>
    </w:p>
    <w:p w14:paraId="7FFFD82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5143A6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obj.salary = -</w:t>
      </w:r>
      <w:r>
        <w:rPr>
          <w:rStyle w:val="number"/>
          <w:rFonts w:ascii="Segoe UI" w:hAnsi="Segoe UI" w:cs="Segoe UI"/>
          <w:color w:val="C00000"/>
          <w:bdr w:val="none" w:sz="0" w:space="0" w:color="auto" w:frame="1"/>
        </w:rPr>
        <w:t>50000</w:t>
      </w:r>
      <w:r>
        <w:rPr>
          <w:rFonts w:ascii="Segoe UI" w:hAnsi="Segoe UI" w:cs="Segoe UI"/>
          <w:color w:val="000000"/>
          <w:bdr w:val="none" w:sz="0" w:space="0" w:color="auto" w:frame="1"/>
        </w:rPr>
        <w:t>;  </w:t>
      </w:r>
    </w:p>
    <w:p w14:paraId="4411E43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D6D583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storing salary in database</w:t>
      </w:r>
      <w:r>
        <w:rPr>
          <w:rFonts w:ascii="Segoe UI" w:hAnsi="Segoe UI" w:cs="Segoe UI"/>
          <w:color w:val="000000"/>
          <w:bdr w:val="none" w:sz="0" w:space="0" w:color="auto" w:frame="1"/>
        </w:rPr>
        <w:t>  </w:t>
      </w:r>
    </w:p>
    <w:p w14:paraId="66DF0DD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obj.storeSalaryDB(salary);  </w:t>
      </w:r>
    </w:p>
    <w:p w14:paraId="162246A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BFC1BF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1CA13F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06CFC3E"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Observe that the code is storing a negative salary in the database that is wrong. An organization never credits a negative salary to the account of an employee. Assigning an absurd amount to the salary variable happened because it is declared with a public access specifier. The correct way to write the above code is:</w:t>
      </w:r>
    </w:p>
    <w:p w14:paraId="0015A6A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GetterSetterExample   </w:t>
      </w:r>
    </w:p>
    <w:p w14:paraId="59A6024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0B1E91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salary;  </w:t>
      </w:r>
    </w:p>
    <w:p w14:paraId="5448A8B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27C801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a setter method that assign a </w:t>
      </w:r>
      <w:r>
        <w:rPr>
          <w:rFonts w:ascii="Segoe UI" w:hAnsi="Segoe UI" w:cs="Segoe UI"/>
          <w:color w:val="000000"/>
          <w:bdr w:val="none" w:sz="0" w:space="0" w:color="auto" w:frame="1"/>
        </w:rPr>
        <w:t>  </w:t>
      </w:r>
    </w:p>
    <w:p w14:paraId="7D4BD55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value to the salary variable</w:t>
      </w:r>
      <w:r>
        <w:rPr>
          <w:rFonts w:ascii="Segoe UI" w:hAnsi="Segoe UI" w:cs="Segoe UI"/>
          <w:color w:val="000000"/>
          <w:bdr w:val="none" w:sz="0" w:space="0" w:color="auto" w:frame="1"/>
        </w:rPr>
        <w:t>  </w:t>
      </w:r>
    </w:p>
    <w:p w14:paraId="6145422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setSalary(</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  </w:t>
      </w:r>
    </w:p>
    <w:p w14:paraId="3907BC3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78CB7E7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 &lt;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p>
    <w:p w14:paraId="31BF6CD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7BED38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 = -s;  </w:t>
      </w:r>
    </w:p>
    <w:p w14:paraId="0EC521E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3BB2888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B2CE60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 = s;  </w:t>
      </w:r>
    </w:p>
    <w:p w14:paraId="1480A65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679C8E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91DC87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6A183E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a getter mehtod to retrieve </w:t>
      </w:r>
      <w:r>
        <w:rPr>
          <w:rFonts w:ascii="Segoe UI" w:hAnsi="Segoe UI" w:cs="Segoe UI"/>
          <w:color w:val="000000"/>
          <w:bdr w:val="none" w:sz="0" w:space="0" w:color="auto" w:frame="1"/>
        </w:rPr>
        <w:t>  </w:t>
      </w:r>
    </w:p>
    <w:p w14:paraId="2D4E37F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the salary</w:t>
      </w:r>
      <w:r>
        <w:rPr>
          <w:rFonts w:ascii="Segoe UI" w:hAnsi="Segoe UI" w:cs="Segoe UI"/>
          <w:color w:val="000000"/>
          <w:bdr w:val="none" w:sz="0" w:space="0" w:color="auto" w:frame="1"/>
        </w:rPr>
        <w:t>  </w:t>
      </w:r>
    </w:p>
    <w:p w14:paraId="2CC5F31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getSalary()  </w:t>
      </w:r>
    </w:p>
    <w:p w14:paraId="410BBCE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7A5BCEC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  </w:t>
      </w:r>
    </w:p>
    <w:p w14:paraId="2F196E3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7DA6ACA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E3AF0C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storeSalaryDB(</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salary)  </w:t>
      </w:r>
    </w:p>
    <w:p w14:paraId="3634591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14B7E6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code for storing the salary in the database</w:t>
      </w:r>
      <w:r>
        <w:rPr>
          <w:rFonts w:ascii="Segoe UI" w:hAnsi="Segoe UI" w:cs="Segoe UI"/>
          <w:color w:val="000000"/>
          <w:bdr w:val="none" w:sz="0" w:space="0" w:color="auto" w:frame="1"/>
        </w:rPr>
        <w:t>  </w:t>
      </w:r>
    </w:p>
    <w:p w14:paraId="183C4F1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"The "</w:t>
      </w:r>
      <w:r>
        <w:rPr>
          <w:rFonts w:ascii="Segoe UI" w:hAnsi="Segoe UI" w:cs="Segoe UI"/>
          <w:color w:val="000000"/>
          <w:bdr w:val="none" w:sz="0" w:space="0" w:color="auto" w:frame="1"/>
        </w:rPr>
        <w:t>)  </w:t>
      </w:r>
    </w:p>
    <w:p w14:paraId="5CB2145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36C4482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3107FC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4B036C1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5D572E1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748FD98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creating an object of the class GetterSetterExample        </w:t>
      </w:r>
      <w:r>
        <w:rPr>
          <w:rFonts w:ascii="Segoe UI" w:hAnsi="Segoe UI" w:cs="Segoe UI"/>
          <w:color w:val="000000"/>
          <w:bdr w:val="none" w:sz="0" w:space="0" w:color="auto" w:frame="1"/>
        </w:rPr>
        <w:t>  </w:t>
      </w:r>
    </w:p>
    <w:p w14:paraId="4D98300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GetterSetterExample 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GetterSetterExample();      </w:t>
      </w:r>
    </w:p>
    <w:p w14:paraId="6278959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70F185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obj.setSalary(-</w:t>
      </w:r>
      <w:r>
        <w:rPr>
          <w:rStyle w:val="number"/>
          <w:rFonts w:ascii="Segoe UI" w:hAnsi="Segoe UI" w:cs="Segoe UI"/>
          <w:color w:val="C00000"/>
          <w:bdr w:val="none" w:sz="0" w:space="0" w:color="auto" w:frame="1"/>
        </w:rPr>
        <w:t>50000</w:t>
      </w:r>
      <w:r>
        <w:rPr>
          <w:rFonts w:ascii="Segoe UI" w:hAnsi="Segoe UI" w:cs="Segoe UI"/>
          <w:color w:val="000000"/>
          <w:bdr w:val="none" w:sz="0" w:space="0" w:color="auto" w:frame="1"/>
        </w:rPr>
        <w:t>);  </w:t>
      </w:r>
    </w:p>
    <w:p w14:paraId="2925D00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AAB1B4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salary = obj.getSalary();  </w:t>
      </w:r>
    </w:p>
    <w:p w14:paraId="014322A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794432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storing salary in database</w:t>
      </w:r>
      <w:r>
        <w:rPr>
          <w:rFonts w:ascii="Segoe UI" w:hAnsi="Segoe UI" w:cs="Segoe UI"/>
          <w:color w:val="000000"/>
          <w:bdr w:val="none" w:sz="0" w:space="0" w:color="auto" w:frame="1"/>
        </w:rPr>
        <w:t>  </w:t>
      </w:r>
    </w:p>
    <w:p w14:paraId="5DE1A9C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obj.storeSalaryDB(salary);  </w:t>
      </w:r>
    </w:p>
    <w:p w14:paraId="353C195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DA5FEE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4315A0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458BF60"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Now, we can see better control over what we send to the database to store. Whenever the salary is negative, we are converting the salary into a positive value, and then we are sending it to the database to store. Thus, no matter what value we send to the setter method, the if-block of the setter method takes care of the absurd value and thus gives better control on the salary value.</w:t>
      </w:r>
    </w:p>
    <w:p w14:paraId="4BB29C1E" w14:textId="77777777" w:rsidR="00CC1D73" w:rsidRDefault="00CC1D73"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Getter Setter Java Program</w:t>
      </w:r>
    </w:p>
    <w:p w14:paraId="1E1C075D"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FileName:</w:t>
      </w:r>
      <w:r>
        <w:rPr>
          <w:rFonts w:ascii="Segoe UI" w:hAnsi="Segoe UI" w:cs="Segoe UI"/>
          <w:color w:val="333333"/>
        </w:rPr>
        <w:t> GetterSetterExample1.java</w:t>
      </w:r>
    </w:p>
    <w:p w14:paraId="345333C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76F7487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7A2F26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class member variable</w:t>
      </w:r>
      <w:r>
        <w:rPr>
          <w:rFonts w:ascii="Segoe UI" w:hAnsi="Segoe UI" w:cs="Segoe UI"/>
          <w:color w:val="000000"/>
          <w:bdr w:val="none" w:sz="0" w:space="0" w:color="auto" w:frame="1"/>
        </w:rPr>
        <w:t>  </w:t>
      </w:r>
    </w:p>
    <w:p w14:paraId="1139A9F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eId;  </w:t>
      </w:r>
    </w:p>
    <w:p w14:paraId="6C3B299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eName;  </w:t>
      </w:r>
    </w:p>
    <w:p w14:paraId="34B6BE0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eDesignation;  </w:t>
      </w:r>
    </w:p>
    <w:p w14:paraId="61A3D87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eCompany;  </w:t>
      </w:r>
    </w:p>
    <w:p w14:paraId="65B5597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9357E6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getEmpId()   </w:t>
      </w:r>
    </w:p>
    <w:p w14:paraId="143EDEE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AFB1C3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eId;  </w:t>
      </w:r>
    </w:p>
    <w:p w14:paraId="1E7635F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3800D8E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setEmpId(</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eId)   </w:t>
      </w:r>
    </w:p>
    <w:p w14:paraId="138D50F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F68A93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.eId = eId;  </w:t>
      </w:r>
    </w:p>
    <w:p w14:paraId="5D2F87E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37C9CB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getEmpName()   </w:t>
      </w:r>
    </w:p>
    <w:p w14:paraId="5E956B2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53D94D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eName;  </w:t>
      </w:r>
    </w:p>
    <w:p w14:paraId="46848AE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5D15E4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setEmpName(</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eName)   </w:t>
      </w:r>
    </w:p>
    <w:p w14:paraId="2C1A1FD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144130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Validating the employee's name and </w:t>
      </w:r>
      <w:r>
        <w:rPr>
          <w:rFonts w:ascii="Segoe UI" w:hAnsi="Segoe UI" w:cs="Segoe UI"/>
          <w:color w:val="000000"/>
          <w:bdr w:val="none" w:sz="0" w:space="0" w:color="auto" w:frame="1"/>
        </w:rPr>
        <w:t>  </w:t>
      </w:r>
    </w:p>
    <w:p w14:paraId="2B9A0B6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throwing an exception if the name is null or its length is less than or equal to 0.</w:t>
      </w:r>
      <w:r>
        <w:rPr>
          <w:rFonts w:ascii="Segoe UI" w:hAnsi="Segoe UI" w:cs="Segoe UI"/>
          <w:color w:val="000000"/>
          <w:bdr w:val="none" w:sz="0" w:space="0" w:color="auto" w:frame="1"/>
        </w:rPr>
        <w:t>  </w:t>
      </w:r>
    </w:p>
    <w:p w14:paraId="4FB3E91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(eName == </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  eName.length() &lt;=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4024D6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75FEDA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IllegalArgumentException();  </w:t>
      </w:r>
    </w:p>
    <w:p w14:paraId="262D61A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36084E2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.eName = eName;  </w:t>
      </w:r>
    </w:p>
    <w:p w14:paraId="77AA61F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E7D24F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getEmpDesignation()   </w:t>
      </w:r>
    </w:p>
    <w:p w14:paraId="0200B2E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FDB720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eDesignation;  </w:t>
      </w:r>
    </w:p>
    <w:p w14:paraId="50B3306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555659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setEmpDesignation(</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eDesignation)   </w:t>
      </w:r>
    </w:p>
    <w:p w14:paraId="3827413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4FD183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.eDesignation = eDesignation;  </w:t>
      </w:r>
    </w:p>
    <w:p w14:paraId="0C96FC4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758104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getEmpCompany()   </w:t>
      </w:r>
    </w:p>
    <w:p w14:paraId="28750BE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D5722F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eCompany;  </w:t>
      </w:r>
    </w:p>
    <w:p w14:paraId="02E458F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D358DF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A930F5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setEmpCompany(</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eCompany)   </w:t>
      </w:r>
    </w:p>
    <w:p w14:paraId="56C0AE0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38E111E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.eCompany = eCompany;  </w:t>
      </w:r>
    </w:p>
    <w:p w14:paraId="2D783F6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7924472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for printing the values</w:t>
      </w:r>
      <w:r>
        <w:rPr>
          <w:rFonts w:ascii="Segoe UI" w:hAnsi="Segoe UI" w:cs="Segoe UI"/>
          <w:color w:val="000000"/>
          <w:bdr w:val="none" w:sz="0" w:space="0" w:color="auto" w:frame="1"/>
        </w:rPr>
        <w:t>  </w:t>
      </w:r>
    </w:p>
    <w:p w14:paraId="7FC97D2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6FD2210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toString()   </w:t>
      </w:r>
    </w:p>
    <w:p w14:paraId="6B4A9CE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872382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str = </w:t>
      </w:r>
      <w:r>
        <w:rPr>
          <w:rStyle w:val="string"/>
          <w:rFonts w:ascii="Segoe UI" w:hAnsi="Segoe UI" w:cs="Segoe UI"/>
          <w:color w:val="0000FF"/>
          <w:bdr w:val="none" w:sz="0" w:space="0" w:color="auto" w:frame="1"/>
        </w:rPr>
        <w:t>"Employee: [id = "</w:t>
      </w:r>
      <w:r>
        <w:rPr>
          <w:rFonts w:ascii="Segoe UI" w:hAnsi="Segoe UI" w:cs="Segoe UI"/>
          <w:color w:val="000000"/>
          <w:bdr w:val="none" w:sz="0" w:space="0" w:color="auto" w:frame="1"/>
        </w:rPr>
        <w:t> + getEmpId() + </w:t>
      </w:r>
      <w:r>
        <w:rPr>
          <w:rStyle w:val="string"/>
          <w:rFonts w:ascii="Segoe UI" w:hAnsi="Segoe UI" w:cs="Segoe UI"/>
          <w:color w:val="0000FF"/>
          <w:bdr w:val="none" w:sz="0" w:space="0" w:color="auto" w:frame="1"/>
        </w:rPr>
        <w:t>", name = "</w:t>
      </w:r>
      <w:r>
        <w:rPr>
          <w:rFonts w:ascii="Segoe UI" w:hAnsi="Segoe UI" w:cs="Segoe UI"/>
          <w:color w:val="000000"/>
          <w:bdr w:val="none" w:sz="0" w:space="0" w:color="auto" w:frame="1"/>
        </w:rPr>
        <w:t> + getEmpName() + </w:t>
      </w:r>
      <w:r>
        <w:rPr>
          <w:rStyle w:val="string"/>
          <w:rFonts w:ascii="Segoe UI" w:hAnsi="Segoe UI" w:cs="Segoe UI"/>
          <w:color w:val="0000FF"/>
          <w:bdr w:val="none" w:sz="0" w:space="0" w:color="auto" w:frame="1"/>
        </w:rPr>
        <w:t>", designation = "</w:t>
      </w:r>
      <w:r>
        <w:rPr>
          <w:rFonts w:ascii="Segoe UI" w:hAnsi="Segoe UI" w:cs="Segoe UI"/>
          <w:color w:val="000000"/>
          <w:bdr w:val="none" w:sz="0" w:space="0" w:color="auto" w:frame="1"/>
        </w:rPr>
        <w:t> + getEmpDesignation() + </w:t>
      </w:r>
      <w:r>
        <w:rPr>
          <w:rStyle w:val="string"/>
          <w:rFonts w:ascii="Segoe UI" w:hAnsi="Segoe UI" w:cs="Segoe UI"/>
          <w:color w:val="0000FF"/>
          <w:bdr w:val="none" w:sz="0" w:space="0" w:color="auto" w:frame="1"/>
        </w:rPr>
        <w:t>", company = "</w:t>
      </w:r>
      <w:r>
        <w:rPr>
          <w:rFonts w:ascii="Segoe UI" w:hAnsi="Segoe UI" w:cs="Segoe UI"/>
          <w:color w:val="000000"/>
          <w:bdr w:val="none" w:sz="0" w:space="0" w:color="auto" w:frame="1"/>
        </w:rPr>
        <w:t> + getEmpCompany() + </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0E0780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str;  </w:t>
      </w:r>
    </w:p>
    <w:p w14:paraId="7E6A3C5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C991F6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957B2BA"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Main class.</w:t>
      </w:r>
      <w:r>
        <w:rPr>
          <w:rFonts w:ascii="Segoe UI" w:hAnsi="Segoe UI" w:cs="Segoe UI"/>
          <w:color w:val="000000"/>
          <w:bdr w:val="none" w:sz="0" w:space="0" w:color="auto" w:frame="1"/>
        </w:rPr>
        <w:t>  </w:t>
      </w:r>
    </w:p>
    <w:p w14:paraId="2470556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GetterSetterExample1   </w:t>
      </w:r>
    </w:p>
    <w:p w14:paraId="0488FD0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65EC5C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4CD59EB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3A37646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7A1439B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Creating an object of the Employee class</w:t>
      </w:r>
      <w:r>
        <w:rPr>
          <w:rFonts w:ascii="Segoe UI" w:hAnsi="Segoe UI" w:cs="Segoe UI"/>
          <w:color w:val="000000"/>
          <w:bdr w:val="none" w:sz="0" w:space="0" w:color="auto" w:frame="1"/>
        </w:rPr>
        <w:t>  </w:t>
      </w:r>
    </w:p>
    <w:p w14:paraId="74F6B09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Employee emp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  </w:t>
      </w:r>
    </w:p>
    <w:p w14:paraId="36E26B8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744C51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the employee details are getting set using the setter methods.</w:t>
      </w:r>
      <w:r>
        <w:rPr>
          <w:rFonts w:ascii="Segoe UI" w:hAnsi="Segoe UI" w:cs="Segoe UI"/>
          <w:color w:val="000000"/>
          <w:bdr w:val="none" w:sz="0" w:space="0" w:color="auto" w:frame="1"/>
        </w:rPr>
        <w:t>  </w:t>
      </w:r>
    </w:p>
    <w:p w14:paraId="14498DB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emp.setEmpId(</w:t>
      </w:r>
      <w:r>
        <w:rPr>
          <w:rStyle w:val="number"/>
          <w:rFonts w:ascii="Segoe UI" w:hAnsi="Segoe UI" w:cs="Segoe UI"/>
          <w:color w:val="C00000"/>
          <w:bdr w:val="none" w:sz="0" w:space="0" w:color="auto" w:frame="1"/>
        </w:rPr>
        <w:t>107</w:t>
      </w:r>
      <w:r>
        <w:rPr>
          <w:rFonts w:ascii="Segoe UI" w:hAnsi="Segoe UI" w:cs="Segoe UI"/>
          <w:color w:val="000000"/>
          <w:bdr w:val="none" w:sz="0" w:space="0" w:color="auto" w:frame="1"/>
        </w:rPr>
        <w:t>);  </w:t>
      </w:r>
    </w:p>
    <w:p w14:paraId="64CDC20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emp.setEmpName(</w:t>
      </w:r>
      <w:r>
        <w:rPr>
          <w:rStyle w:val="string"/>
          <w:rFonts w:ascii="Segoe UI" w:hAnsi="Segoe UI" w:cs="Segoe UI"/>
          <w:color w:val="0000FF"/>
          <w:bdr w:val="none" w:sz="0" w:space="0" w:color="auto" w:frame="1"/>
        </w:rPr>
        <w:t>"Kathy"</w:t>
      </w:r>
      <w:r>
        <w:rPr>
          <w:rFonts w:ascii="Segoe UI" w:hAnsi="Segoe UI" w:cs="Segoe UI"/>
          <w:color w:val="000000"/>
          <w:bdr w:val="none" w:sz="0" w:space="0" w:color="auto" w:frame="1"/>
        </w:rPr>
        <w:t>);  </w:t>
      </w:r>
    </w:p>
    <w:p w14:paraId="449A452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emp.setEmpDesignation(</w:t>
      </w:r>
      <w:r>
        <w:rPr>
          <w:rStyle w:val="string"/>
          <w:rFonts w:ascii="Segoe UI" w:hAnsi="Segoe UI" w:cs="Segoe UI"/>
          <w:color w:val="0000FF"/>
          <w:bdr w:val="none" w:sz="0" w:space="0" w:color="auto" w:frame="1"/>
        </w:rPr>
        <w:t>"Software Tester"</w:t>
      </w:r>
      <w:r>
        <w:rPr>
          <w:rFonts w:ascii="Segoe UI" w:hAnsi="Segoe UI" w:cs="Segoe UI"/>
          <w:color w:val="000000"/>
          <w:bdr w:val="none" w:sz="0" w:space="0" w:color="auto" w:frame="1"/>
        </w:rPr>
        <w:t>);  </w:t>
      </w:r>
    </w:p>
    <w:p w14:paraId="6D5B367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emp.setEmpCompany(</w:t>
      </w:r>
      <w:r>
        <w:rPr>
          <w:rStyle w:val="string"/>
          <w:rFonts w:ascii="Segoe UI" w:hAnsi="Segoe UI" w:cs="Segoe UI"/>
          <w:color w:val="0000FF"/>
          <w:bdr w:val="none" w:sz="0" w:space="0" w:color="auto" w:frame="1"/>
        </w:rPr>
        <w:t>"XYZ Corporation"</w:t>
      </w:r>
      <w:r>
        <w:rPr>
          <w:rFonts w:ascii="Segoe UI" w:hAnsi="Segoe UI" w:cs="Segoe UI"/>
          <w:color w:val="000000"/>
          <w:bdr w:val="none" w:sz="0" w:space="0" w:color="auto" w:frame="1"/>
        </w:rPr>
        <w:t>);  </w:t>
      </w:r>
    </w:p>
    <w:p w14:paraId="5F44680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E5728B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Displaying the details of the employee details using the </w:t>
      </w:r>
      <w:r>
        <w:rPr>
          <w:rFonts w:ascii="Segoe UI" w:hAnsi="Segoe UI" w:cs="Segoe UI"/>
          <w:color w:val="000000"/>
          <w:bdr w:val="none" w:sz="0" w:space="0" w:color="auto" w:frame="1"/>
        </w:rPr>
        <w:t>  </w:t>
      </w:r>
    </w:p>
    <w:p w14:paraId="50C19DF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'toString()' method, which uses the getter methods</w:t>
      </w:r>
      <w:r>
        <w:rPr>
          <w:rFonts w:ascii="Segoe UI" w:hAnsi="Segoe UI" w:cs="Segoe UI"/>
          <w:color w:val="000000"/>
          <w:bdr w:val="none" w:sz="0" w:space="0" w:color="auto" w:frame="1"/>
        </w:rPr>
        <w:t>  </w:t>
      </w:r>
    </w:p>
    <w:p w14:paraId="2ED6E4E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System.out.println(emp.toString());  </w:t>
      </w:r>
    </w:p>
    <w:p w14:paraId="051749C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976406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8921CA3"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lastRenderedPageBreak/>
        <w:t>Output:</w:t>
      </w:r>
    </w:p>
    <w:p w14:paraId="18619C44" w14:textId="77777777" w:rsidR="00CC1D73" w:rsidRDefault="00CC1D73" w:rsidP="00D460BB">
      <w:pPr>
        <w:pStyle w:val="HTMLPreformatted"/>
        <w:shd w:val="clear" w:color="auto" w:fill="EEEEEE"/>
        <w:ind w:left="360"/>
        <w:jc w:val="both"/>
        <w:rPr>
          <w:color w:val="535559"/>
        </w:rPr>
      </w:pPr>
      <w:r>
        <w:rPr>
          <w:color w:val="535559"/>
        </w:rPr>
        <w:t>Employee: [id = 107, name = Kathy, designation = Software Tester, company = XYZ Corporation]</w:t>
      </w:r>
    </w:p>
    <w:p w14:paraId="73B4AAB3" w14:textId="77777777" w:rsidR="00CC1D73" w:rsidRDefault="00CC1D73"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Bad Practices in Getter and Setter Methods</w:t>
      </w:r>
    </w:p>
    <w:p w14:paraId="75059899"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some common bad practices that people usually do when they deal with the getter and setter methods.</w:t>
      </w:r>
    </w:p>
    <w:p w14:paraId="72BC2448"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Bad Practice 1:</w:t>
      </w:r>
    </w:p>
    <w:p w14:paraId="36C8E45B"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Using getter and setter for the variable that is declared with low restricted scope.</w:t>
      </w:r>
    </w:p>
    <w:p w14:paraId="53ED36D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salary;  </w:t>
      </w:r>
    </w:p>
    <w:p w14:paraId="4E5D063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1C4ED8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setSalary(</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  </w:t>
      </w:r>
    </w:p>
    <w:p w14:paraId="5AD8798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3DBB201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salary = s;  </w:t>
      </w:r>
    </w:p>
    <w:p w14:paraId="4EC9CE7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F0398F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80FB90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getSalary()  </w:t>
      </w:r>
    </w:p>
    <w:p w14:paraId="4E3A536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E9F6F8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salary;  </w:t>
      </w:r>
    </w:p>
    <w:p w14:paraId="3586CD0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F74AC30"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It is evident that from the main method, one can directly access the variable salary, which is not only bad but also makes the presence of the getter and setter methods irrelevant.</w:t>
      </w:r>
    </w:p>
    <w:p w14:paraId="09FE5FB8"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Bad Practice 2:</w:t>
      </w:r>
    </w:p>
    <w:p w14:paraId="7EAAC4BF"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Using an object reference in the setter method. Consider the following program.</w:t>
      </w:r>
    </w:p>
    <w:p w14:paraId="67F4ED00"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FileName:</w:t>
      </w:r>
      <w:r>
        <w:rPr>
          <w:rFonts w:ascii="Segoe UI" w:hAnsi="Segoe UI" w:cs="Segoe UI"/>
          <w:color w:val="333333"/>
        </w:rPr>
        <w:t> GetterSetterExample2.java</w:t>
      </w:r>
    </w:p>
    <w:p w14:paraId="3A34FDC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ABC   </w:t>
      </w:r>
    </w:p>
    <w:p w14:paraId="1DF8A0E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64156B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val;  </w:t>
      </w:r>
    </w:p>
    <w:p w14:paraId="73A8AF6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95DE51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setVal(</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arr)   </w:t>
      </w:r>
    </w:p>
    <w:p w14:paraId="122AD27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FD8E5A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.val = arr; </w:t>
      </w:r>
      <w:r>
        <w:rPr>
          <w:rStyle w:val="comment"/>
          <w:rFonts w:ascii="Segoe UI" w:hAnsi="Segoe UI" w:cs="Segoe UI"/>
          <w:color w:val="008200"/>
          <w:bdr w:val="none" w:sz="0" w:space="0" w:color="auto" w:frame="1"/>
        </w:rPr>
        <w:t>// line 7</w:t>
      </w:r>
      <w:r>
        <w:rPr>
          <w:rFonts w:ascii="Segoe UI" w:hAnsi="Segoe UI" w:cs="Segoe UI"/>
          <w:color w:val="000000"/>
          <w:bdr w:val="none" w:sz="0" w:space="0" w:color="auto" w:frame="1"/>
        </w:rPr>
        <w:t>  </w:t>
      </w:r>
    </w:p>
    <w:p w14:paraId="0EEF7AB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443445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3A1046F"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for displaying the value</w:t>
      </w:r>
      <w:r>
        <w:rPr>
          <w:rFonts w:ascii="Segoe UI" w:hAnsi="Segoe UI" w:cs="Segoe UI"/>
          <w:color w:val="000000"/>
          <w:bdr w:val="none" w:sz="0" w:space="0" w:color="auto" w:frame="1"/>
        </w:rPr>
        <w:t>  </w:t>
      </w:r>
    </w:p>
    <w:p w14:paraId="0333FFD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present in the val array</w:t>
      </w:r>
      <w:r>
        <w:rPr>
          <w:rFonts w:ascii="Segoe UI" w:hAnsi="Segoe UI" w:cs="Segoe UI"/>
          <w:color w:val="000000"/>
          <w:bdr w:val="none" w:sz="0" w:space="0" w:color="auto" w:frame="1"/>
        </w:rPr>
        <w:t>  </w:t>
      </w:r>
    </w:p>
    <w:p w14:paraId="7CEA11E6"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14:paraId="3ABD930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5BD4DE1"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size =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.val).length;  </w:t>
      </w:r>
    </w:p>
    <w:p w14:paraId="1A61734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79029A9"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 &lt; size; i++)  </w:t>
      </w:r>
    </w:p>
    <w:p w14:paraId="609AFB1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49F216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.val[i] + </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57D259C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BCAA81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8A060A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BA9247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2E8A06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15D771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9AE7CA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Main class</w:t>
      </w:r>
      <w:r>
        <w:rPr>
          <w:rFonts w:ascii="Segoe UI" w:hAnsi="Segoe UI" w:cs="Segoe UI"/>
          <w:color w:val="000000"/>
          <w:bdr w:val="none" w:sz="0" w:space="0" w:color="auto" w:frame="1"/>
        </w:rPr>
        <w:t>  </w:t>
      </w:r>
    </w:p>
    <w:p w14:paraId="75F00D11"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GetterSetterExample2  </w:t>
      </w:r>
    </w:p>
    <w:p w14:paraId="15324A8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562C2FD"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78DF2D7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24E0FC7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643066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instantiating the class ABC</w:t>
      </w:r>
      <w:r>
        <w:rPr>
          <w:rFonts w:ascii="Segoe UI" w:hAnsi="Segoe UI" w:cs="Segoe UI"/>
          <w:color w:val="000000"/>
          <w:bdr w:val="none" w:sz="0" w:space="0" w:color="auto" w:frame="1"/>
        </w:rPr>
        <w:t>  </w:t>
      </w:r>
    </w:p>
    <w:p w14:paraId="345A543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ABC 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ABC();  </w:t>
      </w:r>
    </w:p>
    <w:p w14:paraId="085DD34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27EB943"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mainArr[] =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78</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229605D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06B2CBF"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invoking the setter method</w:t>
      </w:r>
      <w:r>
        <w:rPr>
          <w:rFonts w:ascii="Segoe UI" w:hAnsi="Segoe UI" w:cs="Segoe UI"/>
          <w:color w:val="000000"/>
          <w:bdr w:val="none" w:sz="0" w:space="0" w:color="auto" w:frame="1"/>
        </w:rPr>
        <w:t>  </w:t>
      </w:r>
    </w:p>
    <w:p w14:paraId="5AA0903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obj.setVal(mainArr);  </w:t>
      </w:r>
    </w:p>
    <w:p w14:paraId="5CC8D54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FAA31E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invoking the display method</w:t>
      </w:r>
      <w:r>
        <w:rPr>
          <w:rFonts w:ascii="Segoe UI" w:hAnsi="Segoe UI" w:cs="Segoe UI"/>
          <w:color w:val="000000"/>
          <w:bdr w:val="none" w:sz="0" w:space="0" w:color="auto" w:frame="1"/>
        </w:rPr>
        <w:t>  </w:t>
      </w:r>
    </w:p>
    <w:p w14:paraId="5F4A089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obj.display();  </w:t>
      </w:r>
    </w:p>
    <w:p w14:paraId="3639861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7DA0163"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updating the value at the 0th index</w:t>
      </w:r>
      <w:r>
        <w:rPr>
          <w:rFonts w:ascii="Segoe UI" w:hAnsi="Segoe UI" w:cs="Segoe UI"/>
          <w:color w:val="000000"/>
          <w:bdr w:val="none" w:sz="0" w:space="0" w:color="auto" w:frame="1"/>
        </w:rPr>
        <w:t>  </w:t>
      </w:r>
    </w:p>
    <w:p w14:paraId="6174156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mainArr[</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D669DA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24BA420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  </w:t>
      </w:r>
    </w:p>
    <w:p w14:paraId="188472F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C3A645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obj.display();  </w:t>
      </w:r>
    </w:p>
    <w:p w14:paraId="572725F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3E7FA2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5737A76"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Output:</w:t>
      </w:r>
    </w:p>
    <w:p w14:paraId="7A2DDCBA" w14:textId="77777777" w:rsidR="00CC1D73" w:rsidRDefault="00CC1D73" w:rsidP="00D460BB">
      <w:pPr>
        <w:pStyle w:val="HTMLPreformatted"/>
        <w:shd w:val="clear" w:color="auto" w:fill="EEEEEE"/>
        <w:ind w:left="360"/>
        <w:jc w:val="both"/>
        <w:rPr>
          <w:color w:val="535559"/>
        </w:rPr>
      </w:pPr>
      <w:r>
        <w:rPr>
          <w:color w:val="535559"/>
        </w:rPr>
        <w:t xml:space="preserve">3 4 6 8 78 9 </w:t>
      </w:r>
    </w:p>
    <w:p w14:paraId="4C79BFEF" w14:textId="77777777" w:rsidR="00CC1D73" w:rsidRDefault="00CC1D73" w:rsidP="00D460BB">
      <w:pPr>
        <w:pStyle w:val="HTMLPreformatted"/>
        <w:shd w:val="clear" w:color="auto" w:fill="EEEEEE"/>
        <w:ind w:left="360"/>
        <w:jc w:val="both"/>
        <w:rPr>
          <w:color w:val="535559"/>
        </w:rPr>
      </w:pPr>
      <w:r>
        <w:rPr>
          <w:color w:val="535559"/>
        </w:rPr>
        <w:t>-1 4 6 8 78 9</w:t>
      </w:r>
    </w:p>
    <w:p w14:paraId="75C5111B"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Explanation:</w:t>
      </w:r>
    </w:p>
    <w:p w14:paraId="242E3E7C"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References are a bit tricky to deal with! In the above code, at line 43, the value got updated at the 0th index for array mainArr[]. However, it also got reflected in the array val[]. It should not happen as val[] array is declared private; hence, it is expected that any code outside of the class ABC should not modify it. However, because of the references, everything is messed up. The setter method setVal() expecting a reference of an int array, and at line 7, the reference of the int arr[] is getting copied to val[]. Note that the reference variable arr[] is storing the reference of the array mainArr[]. Thus, we can say val[] is storing the reference of the mainArr[].</w:t>
      </w:r>
    </w:p>
    <w:p w14:paraId="1D1FD053"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Therefore, whatever we change in the mainArr[] also gets reflected in the val[] array, which violates the purpose of the setter method. Also, there is no meaning in adding the private access specifier to the val[] array; because one can change the value of the val[] array in the main method, which is evident by looking at the output.</w:t>
      </w:r>
    </w:p>
    <w:p w14:paraId="6887B93F"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A better way of writing the above code is:</w:t>
      </w:r>
    </w:p>
    <w:p w14:paraId="39DA8F76"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FileName:</w:t>
      </w:r>
      <w:r>
        <w:rPr>
          <w:rFonts w:ascii="Segoe UI" w:hAnsi="Segoe UI" w:cs="Segoe UI"/>
          <w:color w:val="333333"/>
        </w:rPr>
        <w:t> GetterSetterExample3.java</w:t>
      </w:r>
    </w:p>
    <w:p w14:paraId="763804F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ABC   </w:t>
      </w:r>
    </w:p>
    <w:p w14:paraId="5E22D4D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94B172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val;  </w:t>
      </w:r>
    </w:p>
    <w:p w14:paraId="50C56E4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12515C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setVal(</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arr)   </w:t>
      </w:r>
    </w:p>
    <w:p w14:paraId="46C147A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FE70C7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size = arr.length;  </w:t>
      </w:r>
    </w:p>
    <w:p w14:paraId="5DD6048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6796E7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lastRenderedPageBreak/>
        <w:t>// allocating the memory as </w:t>
      </w:r>
      <w:r>
        <w:rPr>
          <w:rFonts w:ascii="Segoe UI" w:hAnsi="Segoe UI" w:cs="Segoe UI"/>
          <w:color w:val="000000"/>
          <w:bdr w:val="none" w:sz="0" w:space="0" w:color="auto" w:frame="1"/>
        </w:rPr>
        <w:t>  </w:t>
      </w:r>
    </w:p>
    <w:p w14:paraId="2B8F8B85"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per the array arr size</w:t>
      </w:r>
      <w:r>
        <w:rPr>
          <w:rFonts w:ascii="Segoe UI" w:hAnsi="Segoe UI" w:cs="Segoe UI"/>
          <w:color w:val="000000"/>
          <w:bdr w:val="none" w:sz="0" w:space="0" w:color="auto" w:frame="1"/>
        </w:rPr>
        <w:t>  </w:t>
      </w:r>
    </w:p>
    <w:p w14:paraId="3CE8417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val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[size]; </w:t>
      </w:r>
      <w:r>
        <w:rPr>
          <w:rStyle w:val="comment"/>
          <w:rFonts w:ascii="Segoe UI" w:hAnsi="Segoe UI" w:cs="Segoe UI"/>
          <w:color w:val="008200"/>
          <w:bdr w:val="none" w:sz="0" w:space="0" w:color="auto" w:frame="1"/>
        </w:rPr>
        <w:t>// line 11</w:t>
      </w:r>
      <w:r>
        <w:rPr>
          <w:rFonts w:ascii="Segoe UI" w:hAnsi="Segoe UI" w:cs="Segoe UI"/>
          <w:color w:val="000000"/>
          <w:bdr w:val="none" w:sz="0" w:space="0" w:color="auto" w:frame="1"/>
        </w:rPr>
        <w:t>  </w:t>
      </w:r>
    </w:p>
    <w:p w14:paraId="3524250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6AD839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 &lt; size; i++)  </w:t>
      </w:r>
    </w:p>
    <w:p w14:paraId="099E0FF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FD78E5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copying the value one by one</w:t>
      </w:r>
      <w:r>
        <w:rPr>
          <w:rFonts w:ascii="Segoe UI" w:hAnsi="Segoe UI" w:cs="Segoe UI"/>
          <w:color w:val="000000"/>
          <w:bdr w:val="none" w:sz="0" w:space="0" w:color="auto" w:frame="1"/>
        </w:rPr>
        <w:t>  </w:t>
      </w:r>
    </w:p>
    <w:p w14:paraId="5B7B5825"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into the val array</w:t>
      </w:r>
      <w:r>
        <w:rPr>
          <w:rFonts w:ascii="Segoe UI" w:hAnsi="Segoe UI" w:cs="Segoe UI"/>
          <w:color w:val="000000"/>
          <w:bdr w:val="none" w:sz="0" w:space="0" w:color="auto" w:frame="1"/>
        </w:rPr>
        <w:t>  </w:t>
      </w:r>
    </w:p>
    <w:p w14:paraId="25F16F6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.val[i] = arr[i]; </w:t>
      </w:r>
      <w:r>
        <w:rPr>
          <w:rStyle w:val="comment"/>
          <w:rFonts w:ascii="Segoe UI" w:hAnsi="Segoe UI" w:cs="Segoe UI"/>
          <w:color w:val="008200"/>
          <w:bdr w:val="none" w:sz="0" w:space="0" w:color="auto" w:frame="1"/>
        </w:rPr>
        <w:t>// line 17</w:t>
      </w:r>
      <w:r>
        <w:rPr>
          <w:rFonts w:ascii="Segoe UI" w:hAnsi="Segoe UI" w:cs="Segoe UI"/>
          <w:color w:val="000000"/>
          <w:bdr w:val="none" w:sz="0" w:space="0" w:color="auto" w:frame="1"/>
        </w:rPr>
        <w:t>  </w:t>
      </w:r>
    </w:p>
    <w:p w14:paraId="3A4C058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17D0BF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5401F1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7F505C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for displaying the value</w:t>
      </w:r>
      <w:r>
        <w:rPr>
          <w:rFonts w:ascii="Segoe UI" w:hAnsi="Segoe UI" w:cs="Segoe UI"/>
          <w:color w:val="000000"/>
          <w:bdr w:val="none" w:sz="0" w:space="0" w:color="auto" w:frame="1"/>
        </w:rPr>
        <w:t>  </w:t>
      </w:r>
    </w:p>
    <w:p w14:paraId="5DEB7005"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present in the val array</w:t>
      </w:r>
      <w:r>
        <w:rPr>
          <w:rFonts w:ascii="Segoe UI" w:hAnsi="Segoe UI" w:cs="Segoe UI"/>
          <w:color w:val="000000"/>
          <w:bdr w:val="none" w:sz="0" w:space="0" w:color="auto" w:frame="1"/>
        </w:rPr>
        <w:t>  </w:t>
      </w:r>
    </w:p>
    <w:p w14:paraId="2C3549A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14:paraId="135783B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F6469C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size =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.val).length;  </w:t>
      </w:r>
    </w:p>
    <w:p w14:paraId="6A3AEBE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17808D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 &lt; size; i++)  </w:t>
      </w:r>
    </w:p>
    <w:p w14:paraId="24F8858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D27B9C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.val[i] + </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280FCFE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1A8AB0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EB56BD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0F77B4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140A25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79FC34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Main class.</w:t>
      </w:r>
      <w:r>
        <w:rPr>
          <w:rFonts w:ascii="Segoe UI" w:hAnsi="Segoe UI" w:cs="Segoe UI"/>
          <w:color w:val="000000"/>
          <w:bdr w:val="none" w:sz="0" w:space="0" w:color="auto" w:frame="1"/>
        </w:rPr>
        <w:t>  </w:t>
      </w:r>
    </w:p>
    <w:p w14:paraId="77129FE7"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GetterSetterExample3  </w:t>
      </w:r>
    </w:p>
    <w:p w14:paraId="208D547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8EDE9F0"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0A34897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1C893AB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79E850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instantiating the class ABC</w:t>
      </w:r>
      <w:r>
        <w:rPr>
          <w:rFonts w:ascii="Segoe UI" w:hAnsi="Segoe UI" w:cs="Segoe UI"/>
          <w:color w:val="000000"/>
          <w:bdr w:val="none" w:sz="0" w:space="0" w:color="auto" w:frame="1"/>
        </w:rPr>
        <w:t>  </w:t>
      </w:r>
    </w:p>
    <w:p w14:paraId="7763264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ABC 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ABC();  </w:t>
      </w:r>
    </w:p>
    <w:p w14:paraId="31BF5FF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5D20E68"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mainArr[] =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78</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367F66A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092CBD8"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lastRenderedPageBreak/>
        <w:t>// invoking the setter method</w:t>
      </w:r>
      <w:r>
        <w:rPr>
          <w:rFonts w:ascii="Segoe UI" w:hAnsi="Segoe UI" w:cs="Segoe UI"/>
          <w:color w:val="000000"/>
          <w:bdr w:val="none" w:sz="0" w:space="0" w:color="auto" w:frame="1"/>
        </w:rPr>
        <w:t>  </w:t>
      </w:r>
    </w:p>
    <w:p w14:paraId="2AA304D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obj.setVal(mainArr);  </w:t>
      </w:r>
    </w:p>
    <w:p w14:paraId="4AFEABF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717EB1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invoking the display method</w:t>
      </w:r>
      <w:r>
        <w:rPr>
          <w:rFonts w:ascii="Segoe UI" w:hAnsi="Segoe UI" w:cs="Segoe UI"/>
          <w:color w:val="000000"/>
          <w:bdr w:val="none" w:sz="0" w:space="0" w:color="auto" w:frame="1"/>
        </w:rPr>
        <w:t>  </w:t>
      </w:r>
    </w:p>
    <w:p w14:paraId="5BA37CD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obj.display();  </w:t>
      </w:r>
    </w:p>
    <w:p w14:paraId="29F944F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AD83B35"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updating the value at the 0th index</w:t>
      </w:r>
      <w:r>
        <w:rPr>
          <w:rFonts w:ascii="Segoe UI" w:hAnsi="Segoe UI" w:cs="Segoe UI"/>
          <w:color w:val="000000"/>
          <w:bdr w:val="none" w:sz="0" w:space="0" w:color="auto" w:frame="1"/>
        </w:rPr>
        <w:t>  </w:t>
      </w:r>
    </w:p>
    <w:p w14:paraId="34643AE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mainArr[</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line 53</w:t>
      </w:r>
      <w:r>
        <w:rPr>
          <w:rFonts w:ascii="Segoe UI" w:hAnsi="Segoe UI" w:cs="Segoe UI"/>
          <w:color w:val="000000"/>
          <w:bdr w:val="none" w:sz="0" w:space="0" w:color="auto" w:frame="1"/>
        </w:rPr>
        <w:t>  </w:t>
      </w:r>
    </w:p>
    <w:p w14:paraId="04351AF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4586E8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  </w:t>
      </w:r>
    </w:p>
    <w:p w14:paraId="4F94904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170A55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invoking the display method again</w:t>
      </w:r>
      <w:r>
        <w:rPr>
          <w:rFonts w:ascii="Segoe UI" w:hAnsi="Segoe UI" w:cs="Segoe UI"/>
          <w:color w:val="000000"/>
          <w:bdr w:val="none" w:sz="0" w:space="0" w:color="auto" w:frame="1"/>
        </w:rPr>
        <w:t>  </w:t>
      </w:r>
    </w:p>
    <w:p w14:paraId="29843D3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obj.display();  </w:t>
      </w:r>
    </w:p>
    <w:p w14:paraId="512C764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1C2C78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86D6D4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906BBA0"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Output:</w:t>
      </w:r>
    </w:p>
    <w:p w14:paraId="5258B9BF" w14:textId="77777777" w:rsidR="00CC1D73" w:rsidRDefault="00CC1D73" w:rsidP="00D460BB">
      <w:pPr>
        <w:pStyle w:val="HTMLPreformatted"/>
        <w:shd w:val="clear" w:color="auto" w:fill="EEEEEE"/>
        <w:ind w:left="360"/>
        <w:jc w:val="both"/>
        <w:rPr>
          <w:color w:val="535559"/>
        </w:rPr>
      </w:pPr>
      <w:r>
        <w:rPr>
          <w:color w:val="535559"/>
        </w:rPr>
        <w:t xml:space="preserve">3 4 6 8 78 9 </w:t>
      </w:r>
    </w:p>
    <w:p w14:paraId="30DABF50" w14:textId="77777777" w:rsidR="00CC1D73" w:rsidRDefault="00CC1D73" w:rsidP="00D460BB">
      <w:pPr>
        <w:pStyle w:val="HTMLPreformatted"/>
        <w:shd w:val="clear" w:color="auto" w:fill="EEEEEE"/>
        <w:ind w:left="360"/>
        <w:jc w:val="both"/>
        <w:rPr>
          <w:color w:val="535559"/>
        </w:rPr>
      </w:pPr>
      <w:r>
        <w:rPr>
          <w:color w:val="535559"/>
        </w:rPr>
        <w:t xml:space="preserve">3 4 6 8 78 9 </w:t>
      </w:r>
    </w:p>
    <w:p w14:paraId="52EA1B41"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Explanation:</w:t>
      </w:r>
    </w:p>
    <w:p w14:paraId="7A24797B"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the above code, we are doing the deep copy of elements of the array arr[]. In line 11, we are creating an entirely new array. Thus, the val[] is not referring to the arr[]. Also, in line 17, only values of the element are getting copied. Therefore, when we change the value of the 0th element at line 53, the change is not reflected in the val[]. Thus, the above code respects the encapsulation of the private member variable val[].</w:t>
      </w:r>
    </w:p>
    <w:p w14:paraId="645560F6"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Bad Practice 3:</w:t>
      </w:r>
    </w:p>
    <w:p w14:paraId="3A75B22E"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Returning an object reference in the getter method. Observe the following program.</w:t>
      </w:r>
    </w:p>
    <w:p w14:paraId="50416F5E"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FileName:</w:t>
      </w:r>
      <w:r>
        <w:rPr>
          <w:rFonts w:ascii="Segoe UI" w:hAnsi="Segoe UI" w:cs="Segoe UI"/>
          <w:color w:val="333333"/>
        </w:rPr>
        <w:t> GetterSetterExample4.java</w:t>
      </w:r>
    </w:p>
    <w:p w14:paraId="795A4F1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ABC   </w:t>
      </w:r>
    </w:p>
    <w:p w14:paraId="189A60A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579F0C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val = {</w:t>
      </w:r>
      <w:r>
        <w:rPr>
          <w:rStyle w:val="number"/>
          <w:rFonts w:ascii="Segoe UI" w:hAnsi="Segoe UI" w:cs="Segoe UI"/>
          <w:color w:val="C00000"/>
          <w:bdr w:val="none" w:sz="0" w:space="0" w:color="auto" w:frame="1"/>
        </w:rPr>
        <w:t>67</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43</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68</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12</w:t>
      </w:r>
      <w:r>
        <w:rPr>
          <w:rFonts w:ascii="Segoe UI" w:hAnsi="Segoe UI" w:cs="Segoe UI"/>
          <w:color w:val="000000"/>
          <w:bdr w:val="none" w:sz="0" w:space="0" w:color="auto" w:frame="1"/>
        </w:rPr>
        <w:t>};  </w:t>
      </w:r>
    </w:p>
    <w:p w14:paraId="6217F36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4BE1142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the getter method</w:t>
      </w:r>
      <w:r>
        <w:rPr>
          <w:rFonts w:ascii="Segoe UI" w:hAnsi="Segoe UI" w:cs="Segoe UI"/>
          <w:color w:val="000000"/>
          <w:bdr w:val="none" w:sz="0" w:space="0" w:color="auto" w:frame="1"/>
        </w:rPr>
        <w:t>  </w:t>
      </w:r>
    </w:p>
    <w:p w14:paraId="14CFDBD1"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getVal()  </w:t>
      </w:r>
    </w:p>
    <w:p w14:paraId="05308FC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307CD1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returning the reference </w:t>
      </w:r>
      <w:r>
        <w:rPr>
          <w:rFonts w:ascii="Segoe UI" w:hAnsi="Segoe UI" w:cs="Segoe UI"/>
          <w:color w:val="000000"/>
          <w:bdr w:val="none" w:sz="0" w:space="0" w:color="auto" w:frame="1"/>
        </w:rPr>
        <w:t>  </w:t>
      </w:r>
    </w:p>
    <w:p w14:paraId="4D54778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val; </w:t>
      </w:r>
      <w:r>
        <w:rPr>
          <w:rStyle w:val="comment"/>
          <w:rFonts w:ascii="Segoe UI" w:hAnsi="Segoe UI" w:cs="Segoe UI"/>
          <w:color w:val="008200"/>
          <w:bdr w:val="none" w:sz="0" w:space="0" w:color="auto" w:frame="1"/>
        </w:rPr>
        <w:t>// line 9</w:t>
      </w:r>
      <w:r>
        <w:rPr>
          <w:rFonts w:ascii="Segoe UI" w:hAnsi="Segoe UI" w:cs="Segoe UI"/>
          <w:color w:val="000000"/>
          <w:bdr w:val="none" w:sz="0" w:space="0" w:color="auto" w:frame="1"/>
        </w:rPr>
        <w:t>  </w:t>
      </w:r>
    </w:p>
    <w:p w14:paraId="3C7A2D0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61EBEE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48EC829"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for displaying the value</w:t>
      </w:r>
      <w:r>
        <w:rPr>
          <w:rFonts w:ascii="Segoe UI" w:hAnsi="Segoe UI" w:cs="Segoe UI"/>
          <w:color w:val="000000"/>
          <w:bdr w:val="none" w:sz="0" w:space="0" w:color="auto" w:frame="1"/>
        </w:rPr>
        <w:t>  </w:t>
      </w:r>
    </w:p>
    <w:p w14:paraId="04A1ACB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present in the val array</w:t>
      </w:r>
      <w:r>
        <w:rPr>
          <w:rFonts w:ascii="Segoe UI" w:hAnsi="Segoe UI" w:cs="Segoe UI"/>
          <w:color w:val="000000"/>
          <w:bdr w:val="none" w:sz="0" w:space="0" w:color="auto" w:frame="1"/>
        </w:rPr>
        <w:t>  </w:t>
      </w:r>
    </w:p>
    <w:p w14:paraId="496C419F"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14:paraId="591E59B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C656D7D"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size =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.val).length;  </w:t>
      </w:r>
    </w:p>
    <w:p w14:paraId="5A265FB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D3249A5"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 &lt; size; i++)  </w:t>
      </w:r>
    </w:p>
    <w:p w14:paraId="5D3FFCD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AD3529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.val[i] + </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181360B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A711BE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047355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6D64A0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5E3FA2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600F97E"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Main class.</w:t>
      </w:r>
      <w:r>
        <w:rPr>
          <w:rFonts w:ascii="Segoe UI" w:hAnsi="Segoe UI" w:cs="Segoe UI"/>
          <w:color w:val="000000"/>
          <w:bdr w:val="none" w:sz="0" w:space="0" w:color="auto" w:frame="1"/>
        </w:rPr>
        <w:t>  </w:t>
      </w:r>
    </w:p>
    <w:p w14:paraId="7E70479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GetterSetterExample4  </w:t>
      </w:r>
    </w:p>
    <w:p w14:paraId="3478410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4629DA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5646E4C9"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78C3DA0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C90CED6"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instantiating the class ABC</w:t>
      </w:r>
      <w:r>
        <w:rPr>
          <w:rFonts w:ascii="Segoe UI" w:hAnsi="Segoe UI" w:cs="Segoe UI"/>
          <w:color w:val="000000"/>
          <w:bdr w:val="none" w:sz="0" w:space="0" w:color="auto" w:frame="1"/>
        </w:rPr>
        <w:t>  </w:t>
      </w:r>
    </w:p>
    <w:p w14:paraId="2A5B9E8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ABC 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ABC();  </w:t>
      </w:r>
    </w:p>
    <w:p w14:paraId="17DCFF5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43BF70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invoking the getter method </w:t>
      </w:r>
      <w:r>
        <w:rPr>
          <w:rFonts w:ascii="Segoe UI" w:hAnsi="Segoe UI" w:cs="Segoe UI"/>
          <w:color w:val="000000"/>
          <w:bdr w:val="none" w:sz="0" w:space="0" w:color="auto" w:frame="1"/>
        </w:rPr>
        <w:t>  </w:t>
      </w:r>
    </w:p>
    <w:p w14:paraId="5B80CC9D"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and storing the result</w:t>
      </w:r>
      <w:r>
        <w:rPr>
          <w:rFonts w:ascii="Segoe UI" w:hAnsi="Segoe UI" w:cs="Segoe UI"/>
          <w:color w:val="000000"/>
          <w:bdr w:val="none" w:sz="0" w:space="0" w:color="auto" w:frame="1"/>
        </w:rPr>
        <w:t>  </w:t>
      </w:r>
    </w:p>
    <w:p w14:paraId="773693A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arr[] = obj.getVal();  </w:t>
      </w:r>
    </w:p>
    <w:p w14:paraId="03CB47B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88BB7A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invoking the display method</w:t>
      </w:r>
      <w:r>
        <w:rPr>
          <w:rFonts w:ascii="Segoe UI" w:hAnsi="Segoe UI" w:cs="Segoe UI"/>
          <w:color w:val="000000"/>
          <w:bdr w:val="none" w:sz="0" w:space="0" w:color="auto" w:frame="1"/>
        </w:rPr>
        <w:t>  </w:t>
      </w:r>
    </w:p>
    <w:p w14:paraId="1311A95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obj.display();  </w:t>
      </w:r>
    </w:p>
    <w:p w14:paraId="279AF58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7ECA2457"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updating the value at the 0th index</w:t>
      </w:r>
      <w:r>
        <w:rPr>
          <w:rFonts w:ascii="Segoe UI" w:hAnsi="Segoe UI" w:cs="Segoe UI"/>
          <w:color w:val="000000"/>
          <w:bdr w:val="none" w:sz="0" w:space="0" w:color="auto" w:frame="1"/>
        </w:rPr>
        <w:t>  </w:t>
      </w:r>
    </w:p>
    <w:p w14:paraId="2BE117D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arr[</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line 42</w:t>
      </w:r>
      <w:r>
        <w:rPr>
          <w:rFonts w:ascii="Segoe UI" w:hAnsi="Segoe UI" w:cs="Segoe UI"/>
          <w:color w:val="000000"/>
          <w:bdr w:val="none" w:sz="0" w:space="0" w:color="auto" w:frame="1"/>
        </w:rPr>
        <w:t>  </w:t>
      </w:r>
    </w:p>
    <w:p w14:paraId="755B6A4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F09900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  </w:t>
      </w:r>
    </w:p>
    <w:p w14:paraId="3CE6E27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08AB01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invoking the display method again</w:t>
      </w:r>
      <w:r>
        <w:rPr>
          <w:rFonts w:ascii="Segoe UI" w:hAnsi="Segoe UI" w:cs="Segoe UI"/>
          <w:color w:val="000000"/>
          <w:bdr w:val="none" w:sz="0" w:space="0" w:color="auto" w:frame="1"/>
        </w:rPr>
        <w:t>  </w:t>
      </w:r>
    </w:p>
    <w:p w14:paraId="6393544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obj.display();  </w:t>
      </w:r>
    </w:p>
    <w:p w14:paraId="2614F86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D8AF0E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6485AB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71C01F1"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Output:</w:t>
      </w:r>
    </w:p>
    <w:p w14:paraId="08837AC2" w14:textId="77777777" w:rsidR="00CC1D73" w:rsidRDefault="00CC1D73" w:rsidP="00D460BB">
      <w:pPr>
        <w:pStyle w:val="HTMLPreformatted"/>
        <w:shd w:val="clear" w:color="auto" w:fill="EEEEEE"/>
        <w:ind w:left="360"/>
        <w:jc w:val="both"/>
        <w:rPr>
          <w:color w:val="535559"/>
        </w:rPr>
      </w:pPr>
      <w:r>
        <w:rPr>
          <w:color w:val="535559"/>
        </w:rPr>
        <w:t xml:space="preserve">67 43 68 112 70 12 </w:t>
      </w:r>
    </w:p>
    <w:p w14:paraId="37090FDC" w14:textId="77777777" w:rsidR="00CC1D73" w:rsidRDefault="00CC1D73" w:rsidP="00D460BB">
      <w:pPr>
        <w:pStyle w:val="HTMLPreformatted"/>
        <w:shd w:val="clear" w:color="auto" w:fill="EEEEEE"/>
        <w:ind w:left="360"/>
        <w:jc w:val="both"/>
        <w:rPr>
          <w:color w:val="535559"/>
        </w:rPr>
      </w:pPr>
      <w:r>
        <w:rPr>
          <w:color w:val="535559"/>
        </w:rPr>
        <w:t>-1 43 68 112 70 12</w:t>
      </w:r>
    </w:p>
    <w:p w14:paraId="71B24B47"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Explanation:</w:t>
      </w:r>
    </w:p>
    <w:p w14:paraId="5FFED342"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The above code is not handling the references properly. The getter method is returning the reference of the array. The arr[] is storing the reference of the array val[], which is declared private in the class ABC. Because of exposing the reference to the outer world, arr[] can manipulate the val[], and thus, the encapsulation of the class ABC is breached. The proper way to handle the above is:</w:t>
      </w:r>
    </w:p>
    <w:p w14:paraId="4DFB7D8B"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FileName:</w:t>
      </w:r>
      <w:r>
        <w:rPr>
          <w:rFonts w:ascii="Segoe UI" w:hAnsi="Segoe UI" w:cs="Segoe UI"/>
          <w:color w:val="333333"/>
        </w:rPr>
        <w:t> GetterSetterExample5.java</w:t>
      </w:r>
    </w:p>
    <w:p w14:paraId="440C0CE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ABC   </w:t>
      </w:r>
    </w:p>
    <w:p w14:paraId="1D5881E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77BDE9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val = {</w:t>
      </w:r>
      <w:r>
        <w:rPr>
          <w:rStyle w:val="number"/>
          <w:rFonts w:ascii="Segoe UI" w:hAnsi="Segoe UI" w:cs="Segoe UI"/>
          <w:color w:val="C00000"/>
          <w:bdr w:val="none" w:sz="0" w:space="0" w:color="auto" w:frame="1"/>
        </w:rPr>
        <w:t>67</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43</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68</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12</w:t>
      </w:r>
      <w:r>
        <w:rPr>
          <w:rFonts w:ascii="Segoe UI" w:hAnsi="Segoe UI" w:cs="Segoe UI"/>
          <w:color w:val="000000"/>
          <w:bdr w:val="none" w:sz="0" w:space="0" w:color="auto" w:frame="1"/>
        </w:rPr>
        <w:t>};  </w:t>
      </w:r>
    </w:p>
    <w:p w14:paraId="1617541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802059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the getter method</w:t>
      </w:r>
      <w:r>
        <w:rPr>
          <w:rFonts w:ascii="Segoe UI" w:hAnsi="Segoe UI" w:cs="Segoe UI"/>
          <w:color w:val="000000"/>
          <w:bdr w:val="none" w:sz="0" w:space="0" w:color="auto" w:frame="1"/>
        </w:rPr>
        <w:t>  </w:t>
      </w:r>
    </w:p>
    <w:p w14:paraId="209E63A1"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getVal()  </w:t>
      </w:r>
    </w:p>
    <w:p w14:paraId="7760DA2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99EBD2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9CB3BB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size = val.length;  </w:t>
      </w:r>
    </w:p>
    <w:p w14:paraId="44BDA37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A34952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creating a new array</w:t>
      </w:r>
      <w:r>
        <w:rPr>
          <w:rFonts w:ascii="Segoe UI" w:hAnsi="Segoe UI" w:cs="Segoe UI"/>
          <w:color w:val="000000"/>
          <w:bdr w:val="none" w:sz="0" w:space="0" w:color="auto" w:frame="1"/>
        </w:rPr>
        <w:t>  </w:t>
      </w:r>
    </w:p>
    <w:p w14:paraId="0E4A9DE3"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temp[]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[size];  </w:t>
      </w:r>
    </w:p>
    <w:p w14:paraId="5F97C11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BD76EF6"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lastRenderedPageBreak/>
        <w:t>// copying the content of the array to temp array</w:t>
      </w:r>
      <w:r>
        <w:rPr>
          <w:rFonts w:ascii="Segoe UI" w:hAnsi="Segoe UI" w:cs="Segoe UI"/>
          <w:color w:val="000000"/>
          <w:bdr w:val="none" w:sz="0" w:space="0" w:color="auto" w:frame="1"/>
        </w:rPr>
        <w:t>  </w:t>
      </w:r>
    </w:p>
    <w:p w14:paraId="72C8CAE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 &lt; size; i++)  </w:t>
      </w:r>
    </w:p>
    <w:p w14:paraId="1C1BE8B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5BB795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temp[i] = val[i];  </w:t>
      </w:r>
    </w:p>
    <w:p w14:paraId="342AD5A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A54040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42B1A2B"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temp;  </w:t>
      </w:r>
    </w:p>
    <w:p w14:paraId="7497C21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CFE618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5F011B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for displaying the value</w:t>
      </w:r>
      <w:r>
        <w:rPr>
          <w:rFonts w:ascii="Segoe UI" w:hAnsi="Segoe UI" w:cs="Segoe UI"/>
          <w:color w:val="000000"/>
          <w:bdr w:val="none" w:sz="0" w:space="0" w:color="auto" w:frame="1"/>
        </w:rPr>
        <w:t>  </w:t>
      </w:r>
    </w:p>
    <w:p w14:paraId="25E58B8E"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present in the val array</w:t>
      </w:r>
      <w:r>
        <w:rPr>
          <w:rFonts w:ascii="Segoe UI" w:hAnsi="Segoe UI" w:cs="Segoe UI"/>
          <w:color w:val="000000"/>
          <w:bdr w:val="none" w:sz="0" w:space="0" w:color="auto" w:frame="1"/>
        </w:rPr>
        <w:t>  </w:t>
      </w:r>
    </w:p>
    <w:p w14:paraId="72277EC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14:paraId="7037A15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13542A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size =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.val).length;  </w:t>
      </w:r>
    </w:p>
    <w:p w14:paraId="1349BAA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E89AFC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 &lt; size; i++)  </w:t>
      </w:r>
    </w:p>
    <w:p w14:paraId="5328E70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333651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.val[i] + </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45BAC92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9C398D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FCA2D8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A41058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B7D1CE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9CB7BA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Main class.</w:t>
      </w:r>
      <w:r>
        <w:rPr>
          <w:rFonts w:ascii="Segoe UI" w:hAnsi="Segoe UI" w:cs="Segoe UI"/>
          <w:color w:val="000000"/>
          <w:bdr w:val="none" w:sz="0" w:space="0" w:color="auto" w:frame="1"/>
        </w:rPr>
        <w:t>  </w:t>
      </w:r>
    </w:p>
    <w:p w14:paraId="2E528690"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GetterSetterExample5  </w:t>
      </w:r>
    </w:p>
    <w:p w14:paraId="2F01093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5CA968F"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57FECC2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64EAFD0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5FB232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instantiating the class ABC</w:t>
      </w:r>
      <w:r>
        <w:rPr>
          <w:rFonts w:ascii="Segoe UI" w:hAnsi="Segoe UI" w:cs="Segoe UI"/>
          <w:color w:val="000000"/>
          <w:bdr w:val="none" w:sz="0" w:space="0" w:color="auto" w:frame="1"/>
        </w:rPr>
        <w:t>  </w:t>
      </w:r>
    </w:p>
    <w:p w14:paraId="2E8189C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ABC 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ABC();  </w:t>
      </w:r>
    </w:p>
    <w:p w14:paraId="3A8F90F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0B9A010"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invoking the getter method </w:t>
      </w:r>
      <w:r>
        <w:rPr>
          <w:rFonts w:ascii="Segoe UI" w:hAnsi="Segoe UI" w:cs="Segoe UI"/>
          <w:color w:val="000000"/>
          <w:bdr w:val="none" w:sz="0" w:space="0" w:color="auto" w:frame="1"/>
        </w:rPr>
        <w:t>  </w:t>
      </w:r>
    </w:p>
    <w:p w14:paraId="5C3E461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and storing the result</w:t>
      </w:r>
      <w:r>
        <w:rPr>
          <w:rFonts w:ascii="Segoe UI" w:hAnsi="Segoe UI" w:cs="Segoe UI"/>
          <w:color w:val="000000"/>
          <w:bdr w:val="none" w:sz="0" w:space="0" w:color="auto" w:frame="1"/>
        </w:rPr>
        <w:t>  </w:t>
      </w:r>
    </w:p>
    <w:p w14:paraId="5C142770"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arr[] = obj.getVal();  </w:t>
      </w:r>
    </w:p>
    <w:p w14:paraId="0C39E54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invoking the display method</w:t>
      </w:r>
      <w:r>
        <w:rPr>
          <w:rFonts w:ascii="Segoe UI" w:hAnsi="Segoe UI" w:cs="Segoe UI"/>
          <w:color w:val="000000"/>
          <w:bdr w:val="none" w:sz="0" w:space="0" w:color="auto" w:frame="1"/>
        </w:rPr>
        <w:t>  </w:t>
      </w:r>
    </w:p>
    <w:p w14:paraId="241DBCB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obj.display();  </w:t>
      </w:r>
    </w:p>
    <w:p w14:paraId="23DDB63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lastRenderedPageBreak/>
        <w:t>// updating the value at the 0th index</w:t>
      </w:r>
      <w:r>
        <w:rPr>
          <w:rFonts w:ascii="Segoe UI" w:hAnsi="Segoe UI" w:cs="Segoe UI"/>
          <w:color w:val="000000"/>
          <w:bdr w:val="none" w:sz="0" w:space="0" w:color="auto" w:frame="1"/>
        </w:rPr>
        <w:t>  </w:t>
      </w:r>
    </w:p>
    <w:p w14:paraId="0BA4078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arr[</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line 54</w:t>
      </w:r>
      <w:r>
        <w:rPr>
          <w:rFonts w:ascii="Segoe UI" w:hAnsi="Segoe UI" w:cs="Segoe UI"/>
          <w:color w:val="000000"/>
          <w:bdr w:val="none" w:sz="0" w:space="0" w:color="auto" w:frame="1"/>
        </w:rPr>
        <w:t>  </w:t>
      </w:r>
    </w:p>
    <w:p w14:paraId="2EC11AE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  </w:t>
      </w:r>
    </w:p>
    <w:p w14:paraId="4131385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obj.display();  </w:t>
      </w:r>
    </w:p>
    <w:p w14:paraId="184ABB6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603D31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BC67C3D"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Output:</w:t>
      </w:r>
    </w:p>
    <w:p w14:paraId="68990A4C" w14:textId="77777777" w:rsidR="00CC1D73" w:rsidRDefault="00CC1D73" w:rsidP="00D460BB">
      <w:pPr>
        <w:pStyle w:val="HTMLPreformatted"/>
        <w:shd w:val="clear" w:color="auto" w:fill="EEEEEE"/>
        <w:ind w:left="360"/>
        <w:jc w:val="both"/>
        <w:rPr>
          <w:color w:val="535559"/>
        </w:rPr>
      </w:pPr>
      <w:r>
        <w:rPr>
          <w:color w:val="535559"/>
        </w:rPr>
        <w:t xml:space="preserve">67 43 68 112 70 12 </w:t>
      </w:r>
    </w:p>
    <w:p w14:paraId="522CF327" w14:textId="77777777" w:rsidR="00CC1D73" w:rsidRDefault="00CC1D73" w:rsidP="00D460BB">
      <w:pPr>
        <w:pStyle w:val="HTMLPreformatted"/>
        <w:shd w:val="clear" w:color="auto" w:fill="EEEEEE"/>
        <w:ind w:left="360"/>
        <w:jc w:val="both"/>
        <w:rPr>
          <w:color w:val="535559"/>
        </w:rPr>
      </w:pPr>
      <w:r>
        <w:rPr>
          <w:color w:val="535559"/>
        </w:rPr>
        <w:t>67 43 68 112 70 12</w:t>
      </w:r>
    </w:p>
    <w:p w14:paraId="21790E70"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Explanation:</w:t>
      </w:r>
      <w:r>
        <w:rPr>
          <w:rFonts w:ascii="Segoe UI" w:hAnsi="Segoe UI" w:cs="Segoe UI"/>
          <w:color w:val="333333"/>
        </w:rPr>
        <w:t> In the above code, the reference of the private array is not sent to the outside world. In the getter method, a new array is created whose reference is sent to the main method. Therefore, when the value at the 0th index gets changed at line 54, that change impacts the temp[] array, not the private array val[]. Thus, the encapsulation of the class ABC is maintained, as the reference of the array val[] is not exposed to the outside world.</w:t>
      </w:r>
    </w:p>
    <w:p w14:paraId="03FB42A2"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FileName:</w:t>
      </w:r>
      <w:r>
        <w:rPr>
          <w:rFonts w:ascii="Segoe UI" w:hAnsi="Segoe UI" w:cs="Segoe UI"/>
          <w:color w:val="333333"/>
        </w:rPr>
        <w:t> GetterSetterExample6.java</w:t>
      </w:r>
    </w:p>
    <w:p w14:paraId="5938030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ABC   </w:t>
      </w:r>
    </w:p>
    <w:p w14:paraId="54D872D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EBA796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str = </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22D008F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1F5779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a setter method</w:t>
      </w:r>
      <w:r>
        <w:rPr>
          <w:rFonts w:ascii="Segoe UI" w:hAnsi="Segoe UI" w:cs="Segoe UI"/>
          <w:color w:val="000000"/>
          <w:bdr w:val="none" w:sz="0" w:space="0" w:color="auto" w:frame="1"/>
        </w:rPr>
        <w:t>  </w:t>
      </w:r>
    </w:p>
    <w:p w14:paraId="60FA106E"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setVal(String s)   </w:t>
      </w:r>
    </w:p>
    <w:p w14:paraId="745542B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5ED893B"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reference is getting copied</w:t>
      </w:r>
      <w:r>
        <w:rPr>
          <w:rFonts w:ascii="Segoe UI" w:hAnsi="Segoe UI" w:cs="Segoe UI"/>
          <w:color w:val="000000"/>
          <w:bdr w:val="none" w:sz="0" w:space="0" w:color="auto" w:frame="1"/>
        </w:rPr>
        <w:t>  </w:t>
      </w:r>
    </w:p>
    <w:p w14:paraId="04B63DA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.str = s;  </w:t>
      </w:r>
    </w:p>
    <w:p w14:paraId="5E670ED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2B2627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07961AE"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for displaying the string</w:t>
      </w:r>
      <w:r>
        <w:rPr>
          <w:rFonts w:ascii="Segoe UI" w:hAnsi="Segoe UI" w:cs="Segoe UI"/>
          <w:color w:val="000000"/>
          <w:bdr w:val="none" w:sz="0" w:space="0" w:color="auto" w:frame="1"/>
        </w:rPr>
        <w:t>  </w:t>
      </w:r>
    </w:p>
    <w:p w14:paraId="4BA504E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14:paraId="14B9468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2D40BC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System.out.println( </w:t>
      </w:r>
      <w:r>
        <w:rPr>
          <w:rStyle w:val="string"/>
          <w:rFonts w:ascii="Segoe UI" w:hAnsi="Segoe UI" w:cs="Segoe UI"/>
          <w:color w:val="0000FF"/>
          <w:bdr w:val="none" w:sz="0" w:space="0" w:color="auto" w:frame="1"/>
        </w:rPr>
        <w:t>"The String is: "</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.str);  </w:t>
      </w:r>
    </w:p>
    <w:p w14:paraId="3BD49D7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6AAE08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475BC7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3CC1E5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Main class.</w:t>
      </w:r>
      <w:r>
        <w:rPr>
          <w:rFonts w:ascii="Segoe UI" w:hAnsi="Segoe UI" w:cs="Segoe UI"/>
          <w:color w:val="000000"/>
          <w:bdr w:val="none" w:sz="0" w:space="0" w:color="auto" w:frame="1"/>
        </w:rPr>
        <w:t>  </w:t>
      </w:r>
    </w:p>
    <w:p w14:paraId="78B5964C"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GetterSetterExample6  </w:t>
      </w:r>
    </w:p>
    <w:p w14:paraId="6953CA9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E8FA266"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77560EF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3B886FB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C31DD6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creating an object of the class ABC</w:t>
      </w:r>
      <w:r>
        <w:rPr>
          <w:rFonts w:ascii="Segoe UI" w:hAnsi="Segoe UI" w:cs="Segoe UI"/>
          <w:color w:val="000000"/>
          <w:bdr w:val="none" w:sz="0" w:space="0" w:color="auto" w:frame="1"/>
        </w:rPr>
        <w:t>  </w:t>
      </w:r>
    </w:p>
    <w:p w14:paraId="200774D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ABC 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ABC();  </w:t>
      </w:r>
    </w:p>
    <w:p w14:paraId="5919129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1EC4D6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1625AF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input string</w:t>
      </w:r>
      <w:r>
        <w:rPr>
          <w:rFonts w:ascii="Segoe UI" w:hAnsi="Segoe UI" w:cs="Segoe UI"/>
          <w:color w:val="000000"/>
          <w:bdr w:val="none" w:sz="0" w:space="0" w:color="auto" w:frame="1"/>
        </w:rPr>
        <w:t>  </w:t>
      </w:r>
    </w:p>
    <w:p w14:paraId="454944F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String inputStr = </w:t>
      </w:r>
      <w:r>
        <w:rPr>
          <w:rStyle w:val="string"/>
          <w:rFonts w:ascii="Segoe UI" w:hAnsi="Segoe UI" w:cs="Segoe UI"/>
          <w:color w:val="0000FF"/>
          <w:bdr w:val="none" w:sz="0" w:space="0" w:color="auto" w:frame="1"/>
        </w:rPr>
        <w:t>"Hello India!"</w:t>
      </w:r>
      <w:r>
        <w:rPr>
          <w:rFonts w:ascii="Segoe UI" w:hAnsi="Segoe UI" w:cs="Segoe UI"/>
          <w:color w:val="000000"/>
          <w:bdr w:val="none" w:sz="0" w:space="0" w:color="auto" w:frame="1"/>
        </w:rPr>
        <w:t>;  </w:t>
      </w:r>
    </w:p>
    <w:p w14:paraId="26E7CC9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5A179CE"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invoking the setter method</w:t>
      </w:r>
      <w:r>
        <w:rPr>
          <w:rFonts w:ascii="Segoe UI" w:hAnsi="Segoe UI" w:cs="Segoe UI"/>
          <w:color w:val="000000"/>
          <w:bdr w:val="none" w:sz="0" w:space="0" w:color="auto" w:frame="1"/>
        </w:rPr>
        <w:t>  </w:t>
      </w:r>
    </w:p>
    <w:p w14:paraId="3ECA945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obj.setVal(inputStr);  </w:t>
      </w:r>
    </w:p>
    <w:p w14:paraId="7CAA033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14AD3A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obj.display();  </w:t>
      </w:r>
    </w:p>
    <w:p w14:paraId="4EA6E38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373391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manipulation is not allowed!</w:t>
      </w:r>
      <w:r>
        <w:rPr>
          <w:rFonts w:ascii="Segoe UI" w:hAnsi="Segoe UI" w:cs="Segoe UI"/>
          <w:color w:val="000000"/>
          <w:bdr w:val="none" w:sz="0" w:space="0" w:color="auto" w:frame="1"/>
        </w:rPr>
        <w:t>  </w:t>
      </w:r>
    </w:p>
    <w:p w14:paraId="2661DDAE" w14:textId="77777777" w:rsidR="00CC1D73" w:rsidRDefault="00CC1D73" w:rsidP="00D460BB">
      <w:pPr>
        <w:spacing w:after="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 it leads to the creation of the new string</w:t>
      </w:r>
      <w:r>
        <w:rPr>
          <w:rFonts w:ascii="Segoe UI" w:hAnsi="Segoe UI" w:cs="Segoe UI"/>
          <w:color w:val="000000"/>
          <w:bdr w:val="none" w:sz="0" w:space="0" w:color="auto" w:frame="1"/>
        </w:rPr>
        <w:t>  </w:t>
      </w:r>
    </w:p>
    <w:p w14:paraId="13822A3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inputStr = </w:t>
      </w:r>
      <w:r>
        <w:rPr>
          <w:rStyle w:val="string"/>
          <w:rFonts w:ascii="Segoe UI" w:hAnsi="Segoe UI" w:cs="Segoe UI"/>
          <w:color w:val="0000FF"/>
          <w:bdr w:val="none" w:sz="0" w:space="0" w:color="auto" w:frame="1"/>
        </w:rPr>
        <w:t>"Hello World!"</w:t>
      </w:r>
      <w:r>
        <w:rPr>
          <w:rFonts w:ascii="Segoe UI" w:hAnsi="Segoe UI" w:cs="Segoe UI"/>
          <w:color w:val="000000"/>
          <w:bdr w:val="none" w:sz="0" w:space="0" w:color="auto" w:frame="1"/>
        </w:rPr>
        <w:t>;  </w:t>
      </w:r>
    </w:p>
    <w:p w14:paraId="039A36D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E363B5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obj.display();  </w:t>
      </w:r>
    </w:p>
    <w:p w14:paraId="118FF1D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A3CBE0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7523FD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967471C"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Output:</w:t>
      </w:r>
    </w:p>
    <w:p w14:paraId="6A1FE59F" w14:textId="77777777" w:rsidR="00CC1D73" w:rsidRDefault="00CC1D73" w:rsidP="00D460BB">
      <w:pPr>
        <w:pStyle w:val="HTMLPreformatted"/>
        <w:shd w:val="clear" w:color="auto" w:fill="EEEEEE"/>
        <w:ind w:left="360"/>
        <w:jc w:val="both"/>
        <w:rPr>
          <w:color w:val="535559"/>
        </w:rPr>
      </w:pPr>
      <w:r>
        <w:rPr>
          <w:color w:val="535559"/>
        </w:rPr>
        <w:t>The String is: Hello India!</w:t>
      </w:r>
    </w:p>
    <w:p w14:paraId="64B8E68B" w14:textId="77777777" w:rsidR="00CC1D73" w:rsidRDefault="00CC1D73" w:rsidP="00D460BB">
      <w:pPr>
        <w:pStyle w:val="HTMLPreformatted"/>
        <w:shd w:val="clear" w:color="auto" w:fill="EEEEEE"/>
        <w:ind w:left="360"/>
        <w:jc w:val="both"/>
        <w:rPr>
          <w:color w:val="535559"/>
        </w:rPr>
      </w:pPr>
      <w:r>
        <w:rPr>
          <w:color w:val="535559"/>
        </w:rPr>
        <w:t>The String is: Hello India!</w:t>
      </w:r>
    </w:p>
    <w:p w14:paraId="426E3044" w14:textId="77777777" w:rsidR="007702AE" w:rsidRDefault="007702AE" w:rsidP="00D460BB"/>
    <w:p w14:paraId="05785E16" w14:textId="77777777" w:rsidR="00CC1D73" w:rsidRDefault="00CC1D73" w:rsidP="00D460BB"/>
    <w:p w14:paraId="7330B79C" w14:textId="77777777" w:rsidR="00CC1D73" w:rsidRPr="00CC1D73" w:rsidRDefault="00CC1D73" w:rsidP="00D460BB">
      <w:pPr>
        <w:pStyle w:val="Heading1"/>
        <w:ind w:left="360"/>
        <w:rPr>
          <w:rFonts w:eastAsia="Times New Roman"/>
          <w:u w:val="single"/>
          <w:lang w:eastAsia="en-IN"/>
        </w:rPr>
      </w:pPr>
      <w:r w:rsidRPr="00CC1D73">
        <w:rPr>
          <w:rFonts w:eastAsia="Times New Roman"/>
          <w:u w:val="single"/>
          <w:lang w:eastAsia="en-IN"/>
        </w:rPr>
        <w:t>Session Tracking</w:t>
      </w:r>
    </w:p>
    <w:p w14:paraId="1D456086" w14:textId="77777777" w:rsidR="00CC1D73" w:rsidRDefault="00CC1D73" w:rsidP="00D460BB"/>
    <w:p w14:paraId="43FF03C4" w14:textId="77777777" w:rsidR="00CC1D73" w:rsidRDefault="00CC1D7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Session Tracking in Servlets</w:t>
      </w:r>
    </w:p>
    <w:p w14:paraId="29405FC7"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45" w:anchor="session1" w:history="1">
        <w:r w:rsidR="00CC1D73">
          <w:rPr>
            <w:rStyle w:val="Hyperlink"/>
            <w:color w:val="008000"/>
            <w:sz w:val="23"/>
            <w:szCs w:val="23"/>
          </w:rPr>
          <w:t>Session Tracking</w:t>
        </w:r>
      </w:hyperlink>
    </w:p>
    <w:p w14:paraId="25A72C83"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46" w:anchor="session1tech" w:history="1">
        <w:r w:rsidR="00CC1D73">
          <w:rPr>
            <w:rStyle w:val="Hyperlink"/>
            <w:color w:val="008000"/>
            <w:sz w:val="23"/>
            <w:szCs w:val="23"/>
          </w:rPr>
          <w:t>Session Tracking Techniques</w:t>
        </w:r>
      </w:hyperlink>
    </w:p>
    <w:p w14:paraId="1963618D"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Session</w:t>
      </w:r>
      <w:r>
        <w:rPr>
          <w:rFonts w:ascii="Segoe UI" w:hAnsi="Segoe UI" w:cs="Segoe UI"/>
          <w:color w:val="333333"/>
        </w:rPr>
        <w:t> simply means a particular interval of time.</w:t>
      </w:r>
    </w:p>
    <w:p w14:paraId="14A22E66"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b/>
          <w:bCs/>
          <w:color w:val="333333"/>
        </w:rPr>
        <w:t>Session Tracking</w:t>
      </w:r>
      <w:r>
        <w:rPr>
          <w:rFonts w:ascii="Segoe UI" w:hAnsi="Segoe UI" w:cs="Segoe UI"/>
          <w:color w:val="333333"/>
        </w:rPr>
        <w:t> is a way to maintain state (data) of an user. It is also known as </w:t>
      </w:r>
      <w:r>
        <w:rPr>
          <w:rFonts w:ascii="Segoe UI" w:hAnsi="Segoe UI" w:cs="Segoe UI"/>
          <w:b/>
          <w:bCs/>
          <w:color w:val="333333"/>
        </w:rPr>
        <w:t>session management</w:t>
      </w:r>
      <w:r>
        <w:rPr>
          <w:rFonts w:ascii="Segoe UI" w:hAnsi="Segoe UI" w:cs="Segoe UI"/>
          <w:color w:val="333333"/>
        </w:rPr>
        <w:t> in servlet.</w:t>
      </w:r>
    </w:p>
    <w:p w14:paraId="2CDAC02B"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Http protocol is a stateless so we need to maintain state using session tracking techniques. Each time user requests to the server, server treats the request as the new request. So we need to maintain the state of an user to recognize to particular user.</w:t>
      </w:r>
    </w:p>
    <w:p w14:paraId="5F0B058A"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HTTP is stateless that means each request is considered as the new request. It is shown in the figure given below:</w:t>
      </w:r>
    </w:p>
    <w:p w14:paraId="44E069C1" w14:textId="1581BF6C" w:rsidR="00CC1D73" w:rsidRPr="00D460BB" w:rsidRDefault="00CC1D73" w:rsidP="00D460BB">
      <w:pPr>
        <w:ind w:left="360"/>
        <w:rPr>
          <w:rFonts w:ascii="Times New Roman" w:hAnsi="Times New Roman" w:cs="Times New Roman"/>
        </w:rPr>
      </w:pPr>
      <w:r>
        <w:rPr>
          <w:noProof/>
        </w:rPr>
        <w:drawing>
          <wp:inline distT="0" distB="0" distL="0" distR="0" wp14:anchorId="4CC51358" wp14:editId="42F03DDA">
            <wp:extent cx="3818890" cy="2297430"/>
            <wp:effectExtent l="0" t="0" r="0" b="7620"/>
            <wp:docPr id="1194844049" name="Picture 54" descr="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session tracki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818890" cy="2297430"/>
                    </a:xfrm>
                    <a:prstGeom prst="rect">
                      <a:avLst/>
                    </a:prstGeom>
                    <a:noFill/>
                    <a:ln>
                      <a:noFill/>
                    </a:ln>
                  </pic:spPr>
                </pic:pic>
              </a:graphicData>
            </a:graphic>
          </wp:inline>
        </w:drawing>
      </w:r>
    </w:p>
    <w:p w14:paraId="7045FD28"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Why use Session Tracking?</w:t>
      </w:r>
    </w:p>
    <w:p w14:paraId="480DE4E3"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b/>
          <w:bCs/>
          <w:color w:val="333333"/>
        </w:rPr>
        <w:t>To recognize the user</w:t>
      </w:r>
      <w:r>
        <w:rPr>
          <w:rFonts w:ascii="Segoe UI" w:hAnsi="Segoe UI" w:cs="Segoe UI"/>
          <w:color w:val="333333"/>
        </w:rPr>
        <w:t> It is used to recognize the particular user.</w:t>
      </w:r>
    </w:p>
    <w:p w14:paraId="5812ADF5" w14:textId="77777777" w:rsidR="00CC1D73" w:rsidRPr="00D460BB" w:rsidRDefault="00FE746B" w:rsidP="00D460BB">
      <w:pPr>
        <w:ind w:left="360"/>
        <w:rPr>
          <w:rFonts w:ascii="Times New Roman" w:hAnsi="Times New Roman" w:cs="Times New Roman"/>
        </w:rPr>
      </w:pPr>
      <w:r>
        <w:pict w14:anchorId="3F83F29B">
          <v:rect id="_x0000_i1132" style="width:0;height:.75pt" o:hrstd="t" o:hrnoshade="t" o:hr="t" fillcolor="#d4d4d4" stroked="f"/>
        </w:pict>
      </w:r>
    </w:p>
    <w:p w14:paraId="5FA87382"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Session Tracking Techniques</w:t>
      </w:r>
    </w:p>
    <w:p w14:paraId="5C642475"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four techniques used in Session tracking:</w:t>
      </w:r>
    </w:p>
    <w:p w14:paraId="08D77B5E"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Cookies</w:t>
      </w:r>
    </w:p>
    <w:p w14:paraId="4DA476FA"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Hidden Form Field</w:t>
      </w:r>
    </w:p>
    <w:p w14:paraId="397526A5"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URL Rewriting</w:t>
      </w:r>
    </w:p>
    <w:p w14:paraId="5E5848E7"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HttpSession</w:t>
      </w:r>
    </w:p>
    <w:p w14:paraId="3033B4B6" w14:textId="77777777" w:rsidR="007702AE" w:rsidRDefault="007702AE" w:rsidP="00D460BB"/>
    <w:p w14:paraId="28E26BF0" w14:textId="77777777" w:rsidR="00CC1D73" w:rsidRDefault="00CC1D73" w:rsidP="00D460BB"/>
    <w:p w14:paraId="4D2E2C6C" w14:textId="36782F2C" w:rsidR="00CC1D73" w:rsidRDefault="00CC1D73" w:rsidP="00D460BB">
      <w:pPr>
        <w:pStyle w:val="Heading1"/>
        <w:ind w:left="360"/>
        <w:rPr>
          <w:u w:val="single"/>
          <w:shd w:val="clear" w:color="auto" w:fill="FFFFFF"/>
        </w:rPr>
      </w:pPr>
      <w:r w:rsidRPr="00CC1D73">
        <w:rPr>
          <w:u w:val="single"/>
          <w:shd w:val="clear" w:color="auto" w:fill="FFFFFF"/>
        </w:rPr>
        <w:t>Cookies Class N Their Methods</w:t>
      </w:r>
    </w:p>
    <w:p w14:paraId="0F38CD38" w14:textId="77777777" w:rsidR="00CC1D73" w:rsidRDefault="00CC1D73" w:rsidP="00D460BB"/>
    <w:p w14:paraId="628CF09F" w14:textId="77777777" w:rsidR="00CC1D73" w:rsidRDefault="00CC1D7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Cookies in Servlet</w:t>
      </w:r>
    </w:p>
    <w:p w14:paraId="53F7DEF3"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A </w:t>
      </w:r>
      <w:r>
        <w:rPr>
          <w:rFonts w:ascii="Segoe UI" w:hAnsi="Segoe UI" w:cs="Segoe UI"/>
          <w:b/>
          <w:bCs/>
          <w:color w:val="333333"/>
        </w:rPr>
        <w:t>cookie</w:t>
      </w:r>
      <w:r>
        <w:rPr>
          <w:rFonts w:ascii="Segoe UI" w:hAnsi="Segoe UI" w:cs="Segoe UI"/>
          <w:color w:val="333333"/>
        </w:rPr>
        <w:t> is a small piece of information that is persisted between the multiple client requests.</w:t>
      </w:r>
    </w:p>
    <w:p w14:paraId="6730EC4A"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A cookie has a name, a single value, and optional attributes such as a comment, path and domain qualifiers, a maximum age, and a version number.</w:t>
      </w:r>
    </w:p>
    <w:p w14:paraId="5AE5AED2" w14:textId="77777777" w:rsidR="00CC1D73" w:rsidRPr="00D460BB" w:rsidRDefault="00FE746B" w:rsidP="00D460BB">
      <w:pPr>
        <w:ind w:left="360"/>
        <w:rPr>
          <w:rFonts w:ascii="Times New Roman" w:hAnsi="Times New Roman" w:cs="Times New Roman"/>
        </w:rPr>
      </w:pPr>
      <w:r>
        <w:pict w14:anchorId="4C26D5AD">
          <v:rect id="_x0000_i1133" style="width:0;height:.75pt" o:hrstd="t" o:hrnoshade="t" o:hr="t" fillcolor="#d4d4d4" stroked="f"/>
        </w:pict>
      </w:r>
    </w:p>
    <w:p w14:paraId="38708342" w14:textId="77777777" w:rsidR="00CC1D73" w:rsidRDefault="00CC1D73"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How Cookie works</w:t>
      </w:r>
    </w:p>
    <w:p w14:paraId="4F685411"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By default, each request is considered as a new request. In cookies technique, we add cookie with response from the servlet. So cookie is stored in the cache of the browser. After that if request is sent by the user, cookie is added with request by default. Thus, we recognize the user as the old user.</w:t>
      </w:r>
    </w:p>
    <w:p w14:paraId="706DE8E3" w14:textId="7EA6C71D" w:rsidR="00CC1D73" w:rsidRPr="00D460BB" w:rsidRDefault="00CC1D73" w:rsidP="00D460BB">
      <w:pPr>
        <w:ind w:left="360"/>
        <w:rPr>
          <w:rFonts w:ascii="Times New Roman" w:hAnsi="Times New Roman" w:cs="Times New Roman"/>
        </w:rPr>
      </w:pPr>
      <w:r>
        <w:rPr>
          <w:noProof/>
        </w:rPr>
        <w:drawing>
          <wp:inline distT="0" distB="0" distL="0" distR="0" wp14:anchorId="08E02F68" wp14:editId="14759A22">
            <wp:extent cx="4594860" cy="1467485"/>
            <wp:effectExtent l="0" t="0" r="0" b="0"/>
            <wp:docPr id="166906405" name="Picture 59"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ookies in servlet"/>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594860" cy="1467485"/>
                    </a:xfrm>
                    <a:prstGeom prst="rect">
                      <a:avLst/>
                    </a:prstGeom>
                    <a:noFill/>
                    <a:ln>
                      <a:noFill/>
                    </a:ln>
                  </pic:spPr>
                </pic:pic>
              </a:graphicData>
            </a:graphic>
          </wp:inline>
        </w:drawing>
      </w:r>
    </w:p>
    <w:p w14:paraId="438C4F11" w14:textId="77777777" w:rsidR="00CC1D73" w:rsidRDefault="00FE746B" w:rsidP="00D460BB">
      <w:pPr>
        <w:ind w:left="360"/>
      </w:pPr>
      <w:r>
        <w:pict w14:anchorId="1B876F4B">
          <v:rect id="_x0000_i1134" style="width:0;height:.75pt" o:hrstd="t" o:hrnoshade="t" o:hr="t" fillcolor="#d4d4d4" stroked="f"/>
        </w:pict>
      </w:r>
    </w:p>
    <w:p w14:paraId="78C209BA" w14:textId="77777777" w:rsidR="00CC1D73" w:rsidRDefault="00CC1D73"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Types of Cookie</w:t>
      </w:r>
    </w:p>
    <w:p w14:paraId="46FC1A82"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2 types of cookies in servlets.</w:t>
      </w:r>
    </w:p>
    <w:p w14:paraId="5091C378"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Non-persistent cookie</w:t>
      </w:r>
    </w:p>
    <w:p w14:paraId="0304AF0F"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Persistent cookie</w:t>
      </w:r>
    </w:p>
    <w:p w14:paraId="65BC8B78"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lastRenderedPageBreak/>
        <w:t>Non-persistent cookie</w:t>
      </w:r>
    </w:p>
    <w:p w14:paraId="0D3F5D35"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It is </w:t>
      </w:r>
      <w:r>
        <w:rPr>
          <w:rFonts w:ascii="Segoe UI" w:hAnsi="Segoe UI" w:cs="Segoe UI"/>
          <w:b/>
          <w:bCs/>
          <w:color w:val="333333"/>
        </w:rPr>
        <w:t>valid for single session</w:t>
      </w:r>
      <w:r>
        <w:rPr>
          <w:rFonts w:ascii="Segoe UI" w:hAnsi="Segoe UI" w:cs="Segoe UI"/>
          <w:color w:val="333333"/>
        </w:rPr>
        <w:t> only. It is removed each time when user closes the browser.</w:t>
      </w:r>
    </w:p>
    <w:p w14:paraId="52E75FDE"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Persistent cookie</w:t>
      </w:r>
    </w:p>
    <w:p w14:paraId="1155A889"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It is </w:t>
      </w:r>
      <w:r>
        <w:rPr>
          <w:rFonts w:ascii="Segoe UI" w:hAnsi="Segoe UI" w:cs="Segoe UI"/>
          <w:b/>
          <w:bCs/>
          <w:color w:val="333333"/>
        </w:rPr>
        <w:t>valid for multiple session</w:t>
      </w:r>
      <w:r>
        <w:rPr>
          <w:rFonts w:ascii="Segoe UI" w:hAnsi="Segoe UI" w:cs="Segoe UI"/>
          <w:color w:val="333333"/>
        </w:rPr>
        <w:t> . It is not removed each time when user closes the browser. It is removed only if user logout or signout.</w:t>
      </w:r>
    </w:p>
    <w:p w14:paraId="1E2F3DEE" w14:textId="77777777" w:rsidR="00CC1D73" w:rsidRPr="00D460BB" w:rsidRDefault="00FE746B" w:rsidP="00D460BB">
      <w:pPr>
        <w:ind w:left="360"/>
        <w:rPr>
          <w:rFonts w:ascii="Times New Roman" w:hAnsi="Times New Roman" w:cs="Times New Roman"/>
        </w:rPr>
      </w:pPr>
      <w:r>
        <w:pict w14:anchorId="35C540CD">
          <v:rect id="_x0000_i1135" style="width:0;height:.75pt" o:hrstd="t" o:hrnoshade="t" o:hr="t" fillcolor="#d4d4d4" stroked="f"/>
        </w:pict>
      </w:r>
    </w:p>
    <w:p w14:paraId="156782BE" w14:textId="77777777" w:rsidR="00CC1D73" w:rsidRDefault="00CC1D73"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Advantage of Cookies</w:t>
      </w:r>
    </w:p>
    <w:p w14:paraId="3F0F7E1A"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Simplest technique of maintaining the state.</w:t>
      </w:r>
    </w:p>
    <w:p w14:paraId="5065856F"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Cookies are maintained at client side.</w:t>
      </w:r>
    </w:p>
    <w:p w14:paraId="61BCD2EE" w14:textId="77777777" w:rsidR="00CC1D73" w:rsidRDefault="00CC1D73"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Disadvantage of Cookies</w:t>
      </w:r>
    </w:p>
    <w:p w14:paraId="23F4EBF9"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It will not work if cookie is disabled from the browser.</w:t>
      </w:r>
    </w:p>
    <w:p w14:paraId="060D7E6F"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Only textual information can be set in Cookie object.</w:t>
      </w:r>
    </w:p>
    <w:p w14:paraId="4EB82D08" w14:textId="77777777" w:rsidR="00CC1D73" w:rsidRDefault="00CC1D73"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t>Note: Gmail uses cookie technique for login. If you disable the cookie, gmail won't work.</w:t>
      </w:r>
    </w:p>
    <w:p w14:paraId="0AA47B67" w14:textId="77777777" w:rsidR="00CC1D73" w:rsidRPr="00D460BB" w:rsidRDefault="00FE746B" w:rsidP="00D460BB">
      <w:pPr>
        <w:ind w:left="360"/>
        <w:rPr>
          <w:rFonts w:ascii="Times New Roman" w:hAnsi="Times New Roman" w:cs="Times New Roman"/>
          <w:sz w:val="24"/>
          <w:szCs w:val="24"/>
        </w:rPr>
      </w:pPr>
      <w:r>
        <w:pict w14:anchorId="6B53C6EC">
          <v:rect id="_x0000_i1136" style="width:0;height:.75pt" o:hrstd="t" o:hrnoshade="t" o:hr="t" fillcolor="#d4d4d4" stroked="f"/>
        </w:pict>
      </w:r>
    </w:p>
    <w:p w14:paraId="631EDCAE" w14:textId="77777777" w:rsidR="00CC1D73" w:rsidRDefault="00CC1D73"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Cookie class</w:t>
      </w:r>
    </w:p>
    <w:p w14:paraId="3204FD3E"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javax.servlet.http.Cookie</w:t>
      </w:r>
      <w:r>
        <w:rPr>
          <w:rFonts w:ascii="Segoe UI" w:hAnsi="Segoe UI" w:cs="Segoe UI"/>
          <w:color w:val="333333"/>
        </w:rPr>
        <w:t> class provides the functionality of using cookies. It provides a lot of useful methods for cookies.</w:t>
      </w:r>
    </w:p>
    <w:p w14:paraId="0473FAEF"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Constructor of Cookie class</w:t>
      </w:r>
    </w:p>
    <w:tbl>
      <w:tblPr>
        <w:tblW w:w="11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12"/>
        <w:gridCol w:w="6998"/>
      </w:tblGrid>
      <w:tr w:rsidR="00CC1D73" w14:paraId="4B34149C" w14:textId="77777777" w:rsidTr="00CC1D73">
        <w:tc>
          <w:tcPr>
            <w:tcW w:w="0" w:type="auto"/>
            <w:shd w:val="clear" w:color="auto" w:fill="C7CCBE"/>
            <w:tcMar>
              <w:top w:w="180" w:type="dxa"/>
              <w:left w:w="180" w:type="dxa"/>
              <w:bottom w:w="180" w:type="dxa"/>
              <w:right w:w="180" w:type="dxa"/>
            </w:tcMar>
            <w:hideMark/>
          </w:tcPr>
          <w:p w14:paraId="706E5A45" w14:textId="77777777" w:rsidR="00CC1D73" w:rsidRPr="00D460BB" w:rsidRDefault="00CC1D73" w:rsidP="00D460BB">
            <w:pPr>
              <w:ind w:left="360"/>
              <w:rPr>
                <w:rFonts w:ascii="Times New Roman" w:hAnsi="Times New Roman" w:cs="Times New Roman"/>
                <w:b/>
                <w:bCs/>
                <w:color w:val="000000"/>
                <w:sz w:val="26"/>
                <w:szCs w:val="26"/>
              </w:rPr>
            </w:pPr>
            <w:r w:rsidRPr="00D460BB">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5489F2CA" w14:textId="77777777" w:rsidR="00CC1D73" w:rsidRPr="00D460BB" w:rsidRDefault="00CC1D73" w:rsidP="00D460BB">
            <w:pPr>
              <w:ind w:left="360"/>
              <w:rPr>
                <w:b/>
                <w:bCs/>
                <w:color w:val="000000"/>
                <w:sz w:val="26"/>
                <w:szCs w:val="26"/>
              </w:rPr>
            </w:pPr>
            <w:r w:rsidRPr="00D460BB">
              <w:rPr>
                <w:b/>
                <w:bCs/>
                <w:color w:val="000000"/>
                <w:sz w:val="26"/>
                <w:szCs w:val="26"/>
              </w:rPr>
              <w:t>Description</w:t>
            </w:r>
          </w:p>
        </w:tc>
      </w:tr>
      <w:tr w:rsidR="00CC1D73" w14:paraId="30B09089" w14:textId="77777777" w:rsidTr="00CC1D7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078DB9" w14:textId="77777777" w:rsidR="00CC1D73" w:rsidRPr="00D460BB" w:rsidRDefault="00CC1D73" w:rsidP="00D460BB">
            <w:pPr>
              <w:ind w:left="360"/>
              <w:jc w:val="both"/>
              <w:rPr>
                <w:rFonts w:ascii="Segoe UI" w:hAnsi="Segoe UI" w:cs="Segoe UI"/>
                <w:color w:val="333333"/>
                <w:sz w:val="24"/>
                <w:szCs w:val="24"/>
              </w:rPr>
            </w:pPr>
            <w:r w:rsidRPr="00D460BB">
              <w:rPr>
                <w:rFonts w:ascii="Segoe UI" w:hAnsi="Segoe UI" w:cs="Segoe UI"/>
                <w:color w:val="333333"/>
              </w:rPr>
              <w:t>Cookie()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D4BF02" w14:textId="77777777" w:rsidR="00CC1D73" w:rsidRPr="00D460BB" w:rsidRDefault="00CC1D73" w:rsidP="00D460BB">
            <w:pPr>
              <w:ind w:left="360"/>
              <w:jc w:val="both"/>
              <w:rPr>
                <w:rFonts w:ascii="Segoe UI" w:hAnsi="Segoe UI" w:cs="Segoe UI"/>
                <w:color w:val="333333"/>
              </w:rPr>
            </w:pPr>
            <w:r w:rsidRPr="00D460BB">
              <w:rPr>
                <w:rFonts w:ascii="Segoe UI" w:hAnsi="Segoe UI" w:cs="Segoe UI"/>
                <w:color w:val="333333"/>
              </w:rPr>
              <w:t>constructs a cookie.</w:t>
            </w:r>
          </w:p>
        </w:tc>
      </w:tr>
      <w:tr w:rsidR="00CC1D73" w14:paraId="1655564B" w14:textId="77777777" w:rsidTr="00CC1D7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A5A553" w14:textId="77777777" w:rsidR="00CC1D73" w:rsidRPr="00D460BB" w:rsidRDefault="00CC1D73" w:rsidP="00D460BB">
            <w:pPr>
              <w:ind w:left="360"/>
              <w:jc w:val="both"/>
              <w:rPr>
                <w:rFonts w:ascii="Segoe UI" w:hAnsi="Segoe UI" w:cs="Segoe UI"/>
                <w:color w:val="333333"/>
              </w:rPr>
            </w:pPr>
            <w:r w:rsidRPr="00D460BB">
              <w:rPr>
                <w:rFonts w:ascii="Segoe UI" w:hAnsi="Segoe UI" w:cs="Segoe UI"/>
                <w:color w:val="333333"/>
              </w:rPr>
              <w:t>Cookie(String name, String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C4148D" w14:textId="77777777" w:rsidR="00CC1D73" w:rsidRPr="00D460BB" w:rsidRDefault="00CC1D73" w:rsidP="00D460BB">
            <w:pPr>
              <w:ind w:left="360"/>
              <w:jc w:val="both"/>
              <w:rPr>
                <w:rFonts w:ascii="Segoe UI" w:hAnsi="Segoe UI" w:cs="Segoe UI"/>
                <w:color w:val="333333"/>
              </w:rPr>
            </w:pPr>
            <w:r w:rsidRPr="00D460BB">
              <w:rPr>
                <w:rFonts w:ascii="Segoe UI" w:hAnsi="Segoe UI" w:cs="Segoe UI"/>
                <w:color w:val="333333"/>
              </w:rPr>
              <w:t>constructs a cookie with a specified name and value.</w:t>
            </w:r>
          </w:p>
        </w:tc>
      </w:tr>
    </w:tbl>
    <w:p w14:paraId="62DC3E01"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Useful Methods of Cookie class</w:t>
      </w:r>
    </w:p>
    <w:p w14:paraId="3643A67F"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given some commonly used methods of the Cookie class.</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60"/>
        <w:gridCol w:w="6426"/>
      </w:tblGrid>
      <w:tr w:rsidR="00CC1D73" w14:paraId="40AE8202" w14:textId="77777777" w:rsidTr="00822CE7">
        <w:tc>
          <w:tcPr>
            <w:tcW w:w="1577" w:type="pct"/>
            <w:shd w:val="clear" w:color="auto" w:fill="C7CCBE"/>
            <w:tcMar>
              <w:top w:w="180" w:type="dxa"/>
              <w:left w:w="180" w:type="dxa"/>
              <w:bottom w:w="180" w:type="dxa"/>
              <w:right w:w="180" w:type="dxa"/>
            </w:tcMar>
            <w:hideMark/>
          </w:tcPr>
          <w:p w14:paraId="5C5732D2" w14:textId="77777777" w:rsidR="00CC1D73" w:rsidRPr="00D460BB" w:rsidRDefault="00CC1D73" w:rsidP="00D460BB">
            <w:pPr>
              <w:ind w:left="360"/>
              <w:rPr>
                <w:rFonts w:ascii="Times New Roman" w:hAnsi="Times New Roman" w:cs="Times New Roman"/>
                <w:b/>
                <w:bCs/>
                <w:color w:val="000000"/>
                <w:sz w:val="26"/>
                <w:szCs w:val="26"/>
              </w:rPr>
            </w:pPr>
            <w:r w:rsidRPr="00D460BB">
              <w:rPr>
                <w:b/>
                <w:bCs/>
                <w:color w:val="000000"/>
                <w:sz w:val="26"/>
                <w:szCs w:val="26"/>
              </w:rPr>
              <w:lastRenderedPageBreak/>
              <w:t>Method</w:t>
            </w:r>
          </w:p>
        </w:tc>
        <w:tc>
          <w:tcPr>
            <w:tcW w:w="3423" w:type="pct"/>
            <w:shd w:val="clear" w:color="auto" w:fill="C7CCBE"/>
            <w:tcMar>
              <w:top w:w="180" w:type="dxa"/>
              <w:left w:w="180" w:type="dxa"/>
              <w:bottom w:w="180" w:type="dxa"/>
              <w:right w:w="180" w:type="dxa"/>
            </w:tcMar>
            <w:hideMark/>
          </w:tcPr>
          <w:p w14:paraId="18459695" w14:textId="77777777" w:rsidR="00CC1D73" w:rsidRPr="00D460BB" w:rsidRDefault="00CC1D73" w:rsidP="00D460BB">
            <w:pPr>
              <w:ind w:left="360"/>
              <w:rPr>
                <w:b/>
                <w:bCs/>
                <w:color w:val="000000"/>
                <w:sz w:val="26"/>
                <w:szCs w:val="26"/>
              </w:rPr>
            </w:pPr>
            <w:r w:rsidRPr="00D460BB">
              <w:rPr>
                <w:b/>
                <w:bCs/>
                <w:color w:val="000000"/>
                <w:sz w:val="26"/>
                <w:szCs w:val="26"/>
              </w:rPr>
              <w:t>Description</w:t>
            </w:r>
          </w:p>
        </w:tc>
      </w:tr>
      <w:tr w:rsidR="00CC1D73" w14:paraId="3668E5E6" w14:textId="77777777" w:rsidTr="00822CE7">
        <w:tc>
          <w:tcPr>
            <w:tcW w:w="15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BE6331" w14:textId="77777777" w:rsidR="00CC1D73" w:rsidRPr="00D460BB" w:rsidRDefault="00CC1D73" w:rsidP="00D460BB">
            <w:pPr>
              <w:ind w:left="360"/>
              <w:jc w:val="both"/>
              <w:rPr>
                <w:rFonts w:ascii="Segoe UI" w:hAnsi="Segoe UI" w:cs="Segoe UI"/>
                <w:color w:val="333333"/>
                <w:sz w:val="24"/>
                <w:szCs w:val="24"/>
              </w:rPr>
            </w:pPr>
            <w:r w:rsidRPr="00D460BB">
              <w:rPr>
                <w:rFonts w:ascii="Segoe UI" w:hAnsi="Segoe UI" w:cs="Segoe UI"/>
                <w:color w:val="333333"/>
              </w:rPr>
              <w:t>public void setMaxAge(int expiry)</w:t>
            </w:r>
          </w:p>
        </w:tc>
        <w:tc>
          <w:tcPr>
            <w:tcW w:w="342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F007D1" w14:textId="77777777" w:rsidR="00CC1D73" w:rsidRPr="00D460BB" w:rsidRDefault="00CC1D73" w:rsidP="00D460BB">
            <w:pPr>
              <w:ind w:left="360"/>
              <w:jc w:val="both"/>
              <w:rPr>
                <w:rFonts w:ascii="Segoe UI" w:hAnsi="Segoe UI" w:cs="Segoe UI"/>
                <w:color w:val="333333"/>
              </w:rPr>
            </w:pPr>
            <w:r w:rsidRPr="00D460BB">
              <w:rPr>
                <w:rFonts w:ascii="Segoe UI" w:hAnsi="Segoe UI" w:cs="Segoe UI"/>
                <w:color w:val="333333"/>
              </w:rPr>
              <w:t>Sets the maximum age of the cookie in seconds.</w:t>
            </w:r>
          </w:p>
        </w:tc>
      </w:tr>
      <w:tr w:rsidR="00CC1D73" w14:paraId="4FC66371" w14:textId="77777777" w:rsidTr="00822CE7">
        <w:tc>
          <w:tcPr>
            <w:tcW w:w="157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48749B" w14:textId="77777777" w:rsidR="00CC1D73" w:rsidRPr="00D460BB" w:rsidRDefault="00CC1D73" w:rsidP="00D460BB">
            <w:pPr>
              <w:ind w:left="360"/>
              <w:jc w:val="both"/>
              <w:rPr>
                <w:rFonts w:ascii="Segoe UI" w:hAnsi="Segoe UI" w:cs="Segoe UI"/>
                <w:color w:val="333333"/>
              </w:rPr>
            </w:pPr>
            <w:r w:rsidRPr="00D460BB">
              <w:rPr>
                <w:rFonts w:ascii="Segoe UI" w:hAnsi="Segoe UI" w:cs="Segoe UI"/>
                <w:color w:val="333333"/>
              </w:rPr>
              <w:t>public String getName()</w:t>
            </w:r>
          </w:p>
        </w:tc>
        <w:tc>
          <w:tcPr>
            <w:tcW w:w="342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AE462A" w14:textId="77777777" w:rsidR="00CC1D73" w:rsidRPr="00D460BB" w:rsidRDefault="00CC1D73" w:rsidP="00D460BB">
            <w:pPr>
              <w:ind w:left="360"/>
              <w:jc w:val="both"/>
              <w:rPr>
                <w:rFonts w:ascii="Segoe UI" w:hAnsi="Segoe UI" w:cs="Segoe UI"/>
                <w:color w:val="333333"/>
              </w:rPr>
            </w:pPr>
            <w:r w:rsidRPr="00D460BB">
              <w:rPr>
                <w:rFonts w:ascii="Segoe UI" w:hAnsi="Segoe UI" w:cs="Segoe UI"/>
                <w:color w:val="333333"/>
              </w:rPr>
              <w:t>Returns the name of the cookie. The name cannot be changed after creation.</w:t>
            </w:r>
          </w:p>
        </w:tc>
      </w:tr>
      <w:tr w:rsidR="00CC1D73" w14:paraId="3FFD6221" w14:textId="77777777" w:rsidTr="00822CE7">
        <w:tc>
          <w:tcPr>
            <w:tcW w:w="15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E1CA02" w14:textId="77777777" w:rsidR="00CC1D73" w:rsidRPr="00D460BB" w:rsidRDefault="00CC1D73" w:rsidP="00D460BB">
            <w:pPr>
              <w:ind w:left="360"/>
              <w:jc w:val="both"/>
              <w:rPr>
                <w:rFonts w:ascii="Segoe UI" w:hAnsi="Segoe UI" w:cs="Segoe UI"/>
                <w:color w:val="333333"/>
              </w:rPr>
            </w:pPr>
            <w:r w:rsidRPr="00D460BB">
              <w:rPr>
                <w:rFonts w:ascii="Segoe UI" w:hAnsi="Segoe UI" w:cs="Segoe UI"/>
                <w:color w:val="333333"/>
              </w:rPr>
              <w:t>public String getValue()</w:t>
            </w:r>
          </w:p>
        </w:tc>
        <w:tc>
          <w:tcPr>
            <w:tcW w:w="342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F6E0A" w14:textId="77777777" w:rsidR="00CC1D73" w:rsidRPr="00D460BB" w:rsidRDefault="00CC1D73" w:rsidP="00D460BB">
            <w:pPr>
              <w:ind w:left="360"/>
              <w:jc w:val="both"/>
              <w:rPr>
                <w:rFonts w:ascii="Segoe UI" w:hAnsi="Segoe UI" w:cs="Segoe UI"/>
                <w:color w:val="333333"/>
              </w:rPr>
            </w:pPr>
            <w:r w:rsidRPr="00D460BB">
              <w:rPr>
                <w:rFonts w:ascii="Segoe UI" w:hAnsi="Segoe UI" w:cs="Segoe UI"/>
                <w:color w:val="333333"/>
              </w:rPr>
              <w:t>Returns the value of the cookie.</w:t>
            </w:r>
          </w:p>
        </w:tc>
      </w:tr>
      <w:tr w:rsidR="00CC1D73" w14:paraId="5E2B539A" w14:textId="77777777" w:rsidTr="00822CE7">
        <w:tc>
          <w:tcPr>
            <w:tcW w:w="157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AA666C" w14:textId="77777777" w:rsidR="00CC1D73" w:rsidRPr="00D460BB" w:rsidRDefault="00CC1D73" w:rsidP="00D460BB">
            <w:pPr>
              <w:ind w:left="360"/>
              <w:jc w:val="both"/>
              <w:rPr>
                <w:rFonts w:ascii="Segoe UI" w:hAnsi="Segoe UI" w:cs="Segoe UI"/>
                <w:color w:val="333333"/>
              </w:rPr>
            </w:pPr>
            <w:r w:rsidRPr="00D460BB">
              <w:rPr>
                <w:rFonts w:ascii="Segoe UI" w:hAnsi="Segoe UI" w:cs="Segoe UI"/>
                <w:color w:val="333333"/>
              </w:rPr>
              <w:t>public void setName(String name)</w:t>
            </w:r>
          </w:p>
        </w:tc>
        <w:tc>
          <w:tcPr>
            <w:tcW w:w="342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2846A8" w14:textId="77777777" w:rsidR="00CC1D73" w:rsidRPr="00D460BB" w:rsidRDefault="00CC1D73" w:rsidP="00D460BB">
            <w:pPr>
              <w:ind w:left="360"/>
              <w:jc w:val="both"/>
              <w:rPr>
                <w:rFonts w:ascii="Segoe UI" w:hAnsi="Segoe UI" w:cs="Segoe UI"/>
                <w:color w:val="333333"/>
              </w:rPr>
            </w:pPr>
            <w:r w:rsidRPr="00D460BB">
              <w:rPr>
                <w:rFonts w:ascii="Segoe UI" w:hAnsi="Segoe UI" w:cs="Segoe UI"/>
                <w:color w:val="333333"/>
              </w:rPr>
              <w:t>changes the name of the cookie.</w:t>
            </w:r>
          </w:p>
        </w:tc>
      </w:tr>
      <w:tr w:rsidR="00CC1D73" w14:paraId="33391A3A" w14:textId="77777777" w:rsidTr="00822CE7">
        <w:tc>
          <w:tcPr>
            <w:tcW w:w="15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331A1B" w14:textId="77777777" w:rsidR="00CC1D73" w:rsidRPr="00D460BB" w:rsidRDefault="00CC1D73" w:rsidP="00D460BB">
            <w:pPr>
              <w:ind w:left="360"/>
              <w:jc w:val="both"/>
              <w:rPr>
                <w:rFonts w:ascii="Segoe UI" w:hAnsi="Segoe UI" w:cs="Segoe UI"/>
                <w:color w:val="333333"/>
              </w:rPr>
            </w:pPr>
            <w:r w:rsidRPr="00D460BB">
              <w:rPr>
                <w:rFonts w:ascii="Segoe UI" w:hAnsi="Segoe UI" w:cs="Segoe UI"/>
                <w:color w:val="333333"/>
              </w:rPr>
              <w:t>public void setValue(String value)</w:t>
            </w:r>
          </w:p>
        </w:tc>
        <w:tc>
          <w:tcPr>
            <w:tcW w:w="342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7D6284" w14:textId="77777777" w:rsidR="00CC1D73" w:rsidRPr="00D460BB" w:rsidRDefault="00CC1D73" w:rsidP="00D460BB">
            <w:pPr>
              <w:ind w:left="360"/>
              <w:jc w:val="both"/>
              <w:rPr>
                <w:rFonts w:ascii="Segoe UI" w:hAnsi="Segoe UI" w:cs="Segoe UI"/>
                <w:color w:val="333333"/>
              </w:rPr>
            </w:pPr>
            <w:r w:rsidRPr="00D460BB">
              <w:rPr>
                <w:rFonts w:ascii="Segoe UI" w:hAnsi="Segoe UI" w:cs="Segoe UI"/>
                <w:color w:val="333333"/>
              </w:rPr>
              <w:t>changes the value of the cookie.</w:t>
            </w:r>
          </w:p>
        </w:tc>
      </w:tr>
    </w:tbl>
    <w:p w14:paraId="30AFE65B" w14:textId="77777777" w:rsidR="00CC1D73" w:rsidRPr="00D460BB" w:rsidRDefault="00FE746B" w:rsidP="00D460BB">
      <w:pPr>
        <w:ind w:left="360"/>
        <w:rPr>
          <w:rFonts w:ascii="Times New Roman" w:hAnsi="Times New Roman" w:cs="Times New Roman"/>
        </w:rPr>
      </w:pPr>
      <w:r>
        <w:pict w14:anchorId="08032C65">
          <v:rect id="_x0000_i1137" style="width:0;height:.75pt" o:hrstd="t" o:hrnoshade="t" o:hr="t" fillcolor="#d4d4d4" stroked="f"/>
        </w:pict>
      </w:r>
    </w:p>
    <w:p w14:paraId="67250F3E"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Other methods required for using Cookies</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6"/>
      </w:tblGrid>
      <w:tr w:rsidR="00CC1D73" w14:paraId="1D2589E0" w14:textId="77777777" w:rsidTr="00A321E8">
        <w:trPr>
          <w:tblCellSpacing w:w="15" w:type="dxa"/>
        </w:trPr>
        <w:tc>
          <w:tcPr>
            <w:tcW w:w="4974" w:type="pct"/>
            <w:shd w:val="clear" w:color="auto" w:fill="FFFFFF"/>
            <w:vAlign w:val="center"/>
            <w:hideMark/>
          </w:tcPr>
          <w:p w14:paraId="13C6A3BB" w14:textId="77777777" w:rsidR="00CC1D73" w:rsidRPr="00D460BB" w:rsidRDefault="00CC1D73" w:rsidP="00D460BB">
            <w:pPr>
              <w:ind w:left="360"/>
              <w:jc w:val="both"/>
              <w:rPr>
                <w:rFonts w:ascii="Segoe UI" w:hAnsi="Segoe UI" w:cs="Segoe UI"/>
                <w:color w:val="333333"/>
                <w:sz w:val="24"/>
                <w:szCs w:val="24"/>
              </w:rPr>
            </w:pPr>
            <w:r w:rsidRPr="00D460BB">
              <w:rPr>
                <w:rFonts w:ascii="Segoe UI" w:hAnsi="Segoe UI" w:cs="Segoe UI"/>
                <w:color w:val="333333"/>
              </w:rPr>
              <w:t>For adding cookie or getting the value from the cookie, we need some methods provided by other interfaces. They are:</w:t>
            </w:r>
          </w:p>
          <w:p w14:paraId="4683E71E" w14:textId="77777777" w:rsidR="00CC1D73" w:rsidRDefault="00CC1D73" w:rsidP="00D460BB">
            <w:pPr>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addCookie(Cookie ck):</w:t>
            </w:r>
            <w:r>
              <w:rPr>
                <w:rFonts w:ascii="Segoe UI" w:hAnsi="Segoe UI" w:cs="Segoe UI"/>
                <w:color w:val="000000"/>
              </w:rPr>
              <w:t>method of HttpServletResponse interface is used to add cookie in response object.</w:t>
            </w:r>
          </w:p>
          <w:p w14:paraId="4D464DDA" w14:textId="77777777" w:rsidR="00CC1D73" w:rsidRPr="00D460BB" w:rsidRDefault="00CC1D73" w:rsidP="00D460BB">
            <w:pPr>
              <w:spacing w:before="60" w:after="100" w:afterAutospacing="1" w:line="375" w:lineRule="atLeast"/>
              <w:ind w:left="360"/>
              <w:jc w:val="both"/>
              <w:rPr>
                <w:rFonts w:ascii="Segoe UI" w:hAnsi="Segoe UI" w:cs="Segoe UI"/>
                <w:color w:val="000000"/>
              </w:rPr>
            </w:pPr>
            <w:r w:rsidRPr="00D460BB">
              <w:rPr>
                <w:rStyle w:val="Strong"/>
                <w:rFonts w:ascii="Segoe UI" w:hAnsi="Segoe UI" w:cs="Segoe UI"/>
                <w:color w:val="000000"/>
              </w:rPr>
              <w:t>public Cookie[] getCookies():</w:t>
            </w:r>
            <w:r w:rsidRPr="00D460BB">
              <w:rPr>
                <w:rFonts w:ascii="Segoe UI" w:hAnsi="Segoe UI" w:cs="Segoe UI"/>
                <w:color w:val="000000"/>
              </w:rPr>
              <w:t>method of HttpServletRequest interface is used to return all the cookies from the browser.</w:t>
            </w:r>
          </w:p>
        </w:tc>
      </w:tr>
      <w:tr w:rsidR="00A321E8" w14:paraId="11C9E829" w14:textId="77777777" w:rsidTr="00A321E8">
        <w:trPr>
          <w:tblCellSpacing w:w="15" w:type="dxa"/>
        </w:trPr>
        <w:tc>
          <w:tcPr>
            <w:tcW w:w="4974" w:type="pct"/>
            <w:shd w:val="clear" w:color="auto" w:fill="FFFFFF"/>
            <w:vAlign w:val="center"/>
          </w:tcPr>
          <w:p w14:paraId="26A1370E" w14:textId="77777777" w:rsidR="00A321E8" w:rsidRPr="00D460BB" w:rsidRDefault="00A321E8" w:rsidP="00D460BB">
            <w:pPr>
              <w:ind w:left="360"/>
              <w:jc w:val="both"/>
              <w:rPr>
                <w:rFonts w:ascii="Segoe UI" w:hAnsi="Segoe UI" w:cs="Segoe UI"/>
                <w:color w:val="333333"/>
              </w:rPr>
            </w:pPr>
          </w:p>
        </w:tc>
      </w:tr>
      <w:tr w:rsidR="00A321E8" w14:paraId="2962E99E" w14:textId="77777777" w:rsidTr="00A321E8">
        <w:trPr>
          <w:tblCellSpacing w:w="15" w:type="dxa"/>
        </w:trPr>
        <w:tc>
          <w:tcPr>
            <w:tcW w:w="4974" w:type="pct"/>
            <w:shd w:val="clear" w:color="auto" w:fill="FFFFFF"/>
            <w:vAlign w:val="center"/>
          </w:tcPr>
          <w:p w14:paraId="5BAD7B60" w14:textId="7976CA7F" w:rsidR="00A321E8" w:rsidRPr="00D460BB" w:rsidRDefault="00A321E8" w:rsidP="00D460BB">
            <w:pPr>
              <w:ind w:left="3960"/>
              <w:jc w:val="both"/>
              <w:rPr>
                <w:rFonts w:ascii="Segoe UI" w:hAnsi="Segoe UI" w:cs="Segoe UI"/>
                <w:color w:val="333333"/>
              </w:rPr>
            </w:pPr>
          </w:p>
        </w:tc>
      </w:tr>
    </w:tbl>
    <w:p w14:paraId="44271C82" w14:textId="77777777" w:rsidR="00CC1D73" w:rsidRPr="00D460BB" w:rsidRDefault="00FE746B" w:rsidP="00D460BB">
      <w:pPr>
        <w:spacing w:after="0" w:line="240" w:lineRule="auto"/>
        <w:ind w:left="360"/>
        <w:rPr>
          <w:rFonts w:ascii="Times New Roman" w:hAnsi="Times New Roman" w:cs="Times New Roman"/>
        </w:rPr>
      </w:pPr>
      <w:r>
        <w:pict w14:anchorId="7CCADE74">
          <v:rect id="_x0000_i1138" style="width:0;height:.75pt" o:hrstd="t" o:hrnoshade="t" o:hr="t" fillcolor="#d4d4d4" stroked="f"/>
        </w:pict>
      </w:r>
    </w:p>
    <w:p w14:paraId="2B7D81AB" w14:textId="77777777" w:rsidR="00CC1D73" w:rsidRDefault="00CC1D73"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How to create Cookie?</w:t>
      </w:r>
    </w:p>
    <w:p w14:paraId="08E439D1"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the simple code to create cookie.</w:t>
      </w:r>
    </w:p>
    <w:p w14:paraId="368ABF5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Cookie ck=</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Cookie(</w:t>
      </w:r>
      <w:r>
        <w:rPr>
          <w:rStyle w:val="string"/>
          <w:rFonts w:ascii="Segoe UI" w:hAnsi="Segoe UI" w:cs="Segoe UI"/>
          <w:color w:val="0000FF"/>
          <w:bdr w:val="none" w:sz="0" w:space="0" w:color="auto" w:frame="1"/>
        </w:rPr>
        <w:t>"user"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"sonoo jaiswal"</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cookie object</w:t>
      </w:r>
      <w:r>
        <w:rPr>
          <w:rFonts w:ascii="Segoe UI" w:hAnsi="Segoe UI" w:cs="Segoe UI"/>
          <w:color w:val="000000"/>
          <w:bdr w:val="none" w:sz="0" w:space="0" w:color="auto" w:frame="1"/>
        </w:rPr>
        <w:t>  </w:t>
      </w:r>
    </w:p>
    <w:p w14:paraId="03DB8A8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response.addCookie(ck);</w:t>
      </w:r>
      <w:r>
        <w:rPr>
          <w:rStyle w:val="comment"/>
          <w:rFonts w:ascii="Segoe UI" w:hAnsi="Segoe UI" w:cs="Segoe UI"/>
          <w:color w:val="008200"/>
          <w:bdr w:val="none" w:sz="0" w:space="0" w:color="auto" w:frame="1"/>
        </w:rPr>
        <w:t>//adding cookie in the response</w:t>
      </w:r>
      <w:r>
        <w:rPr>
          <w:rFonts w:ascii="Segoe UI" w:hAnsi="Segoe UI" w:cs="Segoe UI"/>
          <w:color w:val="000000"/>
          <w:bdr w:val="none" w:sz="0" w:space="0" w:color="auto" w:frame="1"/>
        </w:rPr>
        <w:t>  </w:t>
      </w:r>
    </w:p>
    <w:p w14:paraId="185F3F88" w14:textId="77777777" w:rsidR="00CC1D73" w:rsidRPr="00D460BB" w:rsidRDefault="00FE746B" w:rsidP="00D460BB">
      <w:pPr>
        <w:spacing w:line="240" w:lineRule="auto"/>
        <w:ind w:left="360"/>
        <w:rPr>
          <w:rFonts w:ascii="Times New Roman" w:hAnsi="Times New Roman" w:cs="Times New Roman"/>
        </w:rPr>
      </w:pPr>
      <w:r>
        <w:pict w14:anchorId="0DC4F816">
          <v:rect id="_x0000_i1139" style="width:0;height:.75pt" o:hrstd="t" o:hrnoshade="t" o:hr="t" fillcolor="#d4d4d4" stroked="f"/>
        </w:pict>
      </w:r>
    </w:p>
    <w:p w14:paraId="4ABCCD3C" w14:textId="569FF1C4" w:rsidR="00A321E8" w:rsidRDefault="00A321E8" w:rsidP="00D460BB">
      <w:pPr>
        <w:pStyle w:val="Heading3"/>
        <w:shd w:val="clear" w:color="auto" w:fill="FFFFFF"/>
        <w:spacing w:line="312" w:lineRule="atLeast"/>
        <w:jc w:val="both"/>
        <w:rPr>
          <w:rFonts w:ascii="Helvetica" w:hAnsi="Helvetica" w:cs="Helvetica"/>
          <w:b/>
          <w:bCs/>
          <w:color w:val="610B38"/>
          <w:sz w:val="38"/>
          <w:szCs w:val="38"/>
        </w:rPr>
      </w:pPr>
    </w:p>
    <w:p w14:paraId="36A25739" w14:textId="77777777" w:rsidR="00A321E8" w:rsidRDefault="00A321E8" w:rsidP="00D460BB">
      <w:pPr>
        <w:pStyle w:val="Heading3"/>
        <w:shd w:val="clear" w:color="auto" w:fill="FFFFFF"/>
        <w:spacing w:line="312" w:lineRule="atLeast"/>
        <w:jc w:val="both"/>
        <w:rPr>
          <w:rFonts w:ascii="Helvetica" w:hAnsi="Helvetica" w:cs="Helvetica"/>
          <w:b/>
          <w:bCs/>
          <w:color w:val="610B38"/>
          <w:sz w:val="38"/>
          <w:szCs w:val="38"/>
        </w:rPr>
      </w:pPr>
    </w:p>
    <w:p w14:paraId="191504FF" w14:textId="481A5E59" w:rsidR="00CC1D73" w:rsidRDefault="00CC1D73"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How to delete Cookie?</w:t>
      </w:r>
    </w:p>
    <w:p w14:paraId="566D7424"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the simple code to delete cookie. It is mainly used to logout or signout the user.</w:t>
      </w:r>
    </w:p>
    <w:p w14:paraId="400D6A2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Cookie ck=</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Cookie(</w:t>
      </w:r>
      <w:r>
        <w:rPr>
          <w:rStyle w:val="string"/>
          <w:rFonts w:ascii="Segoe UI" w:hAnsi="Segoe UI" w:cs="Segoe UI"/>
          <w:color w:val="0000FF"/>
          <w:bdr w:val="none" w:sz="0" w:space="0" w:color="auto" w:frame="1"/>
        </w:rPr>
        <w:t>"user"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//deleting value of cookie</w:t>
      </w:r>
      <w:r>
        <w:rPr>
          <w:rFonts w:ascii="Segoe UI" w:hAnsi="Segoe UI" w:cs="Segoe UI"/>
          <w:color w:val="000000"/>
          <w:bdr w:val="none" w:sz="0" w:space="0" w:color="auto" w:frame="1"/>
        </w:rPr>
        <w:t>  </w:t>
      </w:r>
    </w:p>
    <w:p w14:paraId="5DAF767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ck.setMaxAge(</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//changing the maximum age to 0 seconds</w:t>
      </w:r>
      <w:r>
        <w:rPr>
          <w:rFonts w:ascii="Segoe UI" w:hAnsi="Segoe UI" w:cs="Segoe UI"/>
          <w:color w:val="000000"/>
          <w:bdr w:val="none" w:sz="0" w:space="0" w:color="auto" w:frame="1"/>
        </w:rPr>
        <w:t>  </w:t>
      </w:r>
    </w:p>
    <w:p w14:paraId="2F61D5C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response.addCookie(ck);</w:t>
      </w:r>
      <w:r>
        <w:rPr>
          <w:rStyle w:val="comment"/>
          <w:rFonts w:ascii="Segoe UI" w:hAnsi="Segoe UI" w:cs="Segoe UI"/>
          <w:color w:val="008200"/>
          <w:bdr w:val="none" w:sz="0" w:space="0" w:color="auto" w:frame="1"/>
        </w:rPr>
        <w:t>//adding cookie in the response</w:t>
      </w:r>
      <w:r>
        <w:rPr>
          <w:rFonts w:ascii="Segoe UI" w:hAnsi="Segoe UI" w:cs="Segoe UI"/>
          <w:color w:val="000000"/>
          <w:bdr w:val="none" w:sz="0" w:space="0" w:color="auto" w:frame="1"/>
        </w:rPr>
        <w:t>  </w:t>
      </w:r>
    </w:p>
    <w:p w14:paraId="575325DB" w14:textId="77777777" w:rsidR="00CC1D73" w:rsidRPr="00D460BB" w:rsidRDefault="00FE746B" w:rsidP="00D460BB">
      <w:pPr>
        <w:ind w:left="360"/>
        <w:rPr>
          <w:rFonts w:ascii="Times New Roman" w:hAnsi="Times New Roman" w:cs="Times New Roman"/>
        </w:rPr>
      </w:pPr>
      <w:r>
        <w:pict w14:anchorId="586E25DA">
          <v:rect id="_x0000_i1140" style="width:0;height:.75pt" o:hrstd="t" o:hrnoshade="t" o:hr="t" fillcolor="#d4d4d4" stroked="f"/>
        </w:pict>
      </w:r>
    </w:p>
    <w:p w14:paraId="2BE03859" w14:textId="77777777" w:rsidR="00CC1D73" w:rsidRDefault="00CC1D73"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How to get Cookies?</w:t>
      </w:r>
    </w:p>
    <w:p w14:paraId="53DE767D"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the simple code to get all the cookies.</w:t>
      </w:r>
    </w:p>
    <w:p w14:paraId="1874702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Cookie ck[]=request.getCookies();  </w:t>
      </w:r>
    </w:p>
    <w:p w14:paraId="46005539"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;i&lt;ck.length;i++){  </w:t>
      </w:r>
    </w:p>
    <w:p w14:paraId="15D2549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"&lt;br&gt;"</w:t>
      </w:r>
      <w:r>
        <w:rPr>
          <w:rFonts w:ascii="Segoe UI" w:hAnsi="Segoe UI" w:cs="Segoe UI"/>
          <w:color w:val="000000"/>
          <w:bdr w:val="none" w:sz="0" w:space="0" w:color="auto" w:frame="1"/>
        </w:rPr>
        <w:t>+ck[i].getName()+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+ck[i].getValue());</w:t>
      </w:r>
      <w:r>
        <w:rPr>
          <w:rStyle w:val="comment"/>
          <w:rFonts w:ascii="Segoe UI" w:hAnsi="Segoe UI" w:cs="Segoe UI"/>
          <w:color w:val="008200"/>
          <w:bdr w:val="none" w:sz="0" w:space="0" w:color="auto" w:frame="1"/>
        </w:rPr>
        <w:t>//printing name and value of cookie</w:t>
      </w:r>
      <w:r>
        <w:rPr>
          <w:rFonts w:ascii="Segoe UI" w:hAnsi="Segoe UI" w:cs="Segoe UI"/>
          <w:color w:val="000000"/>
          <w:bdr w:val="none" w:sz="0" w:space="0" w:color="auto" w:frame="1"/>
        </w:rPr>
        <w:t>  </w:t>
      </w:r>
    </w:p>
    <w:p w14:paraId="4104A38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A02A7D1" w14:textId="77777777" w:rsidR="00CC1D73" w:rsidRPr="00D460BB" w:rsidRDefault="00FE746B" w:rsidP="00D460BB">
      <w:pPr>
        <w:spacing w:line="240" w:lineRule="auto"/>
        <w:ind w:left="360"/>
        <w:rPr>
          <w:rFonts w:ascii="Times New Roman" w:hAnsi="Times New Roman" w:cs="Times New Roman"/>
        </w:rPr>
      </w:pPr>
      <w:r>
        <w:pict w14:anchorId="14AF0F70">
          <v:rect id="_x0000_i1141" style="width:0;height:.75pt" o:hrstd="t" o:hrnoshade="t" o:hr="t" fillcolor="#d4d4d4" stroked="f"/>
        </w:pict>
      </w:r>
    </w:p>
    <w:p w14:paraId="02ECF018" w14:textId="77777777" w:rsidR="00CC1D73" w:rsidRDefault="00CC1D73" w:rsidP="00D460BB">
      <w:pPr>
        <w:pStyle w:val="Heading3"/>
        <w:shd w:val="clear" w:color="auto" w:fill="FFFFFF"/>
        <w:spacing w:line="312" w:lineRule="atLeast"/>
        <w:ind w:left="360"/>
        <w:jc w:val="both"/>
        <w:rPr>
          <w:rFonts w:ascii="Helvetica" w:hAnsi="Helvetica" w:cs="Helvetica"/>
          <w:color w:val="610B38"/>
          <w:sz w:val="38"/>
          <w:szCs w:val="38"/>
        </w:rPr>
      </w:pPr>
      <w:bookmarkStart w:id="5" w:name="session1ex"/>
      <w:bookmarkEnd w:id="5"/>
      <w:r>
        <w:rPr>
          <w:rFonts w:ascii="Helvetica" w:hAnsi="Helvetica" w:cs="Helvetica"/>
          <w:b/>
          <w:bCs/>
          <w:color w:val="610B38"/>
          <w:sz w:val="38"/>
          <w:szCs w:val="38"/>
        </w:rPr>
        <w:t>Simple example of Servlet Cookies</w:t>
      </w:r>
    </w:p>
    <w:p w14:paraId="56C38329"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storing the name of the user in the cookie object and accessing it in another servlet. As we know well that session corresponds to the particular user. So if you access it from too many browsers with different values, you will get the different value.</w:t>
      </w:r>
    </w:p>
    <w:p w14:paraId="258BAFD0" w14:textId="1E233CE6" w:rsidR="00CC1D73" w:rsidRPr="00D460BB" w:rsidRDefault="00CC1D73" w:rsidP="00D460BB">
      <w:pPr>
        <w:ind w:left="360"/>
        <w:rPr>
          <w:rFonts w:ascii="Times New Roman" w:hAnsi="Times New Roman" w:cs="Times New Roman"/>
        </w:rPr>
      </w:pPr>
      <w:r>
        <w:rPr>
          <w:noProof/>
        </w:rPr>
        <w:lastRenderedPageBreak/>
        <w:drawing>
          <wp:inline distT="0" distB="0" distL="0" distR="0" wp14:anchorId="1AEFFD1A" wp14:editId="6537862C">
            <wp:extent cx="5731510" cy="2758440"/>
            <wp:effectExtent l="0" t="0" r="2540" b="3810"/>
            <wp:docPr id="563447355" name="Picture 58"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ookies in session tracki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7AE488F7"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index.html</w:t>
      </w:r>
    </w:p>
    <w:p w14:paraId="1D3123D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&lt;form action=</w:t>
      </w:r>
      <w:r>
        <w:rPr>
          <w:rStyle w:val="string"/>
          <w:rFonts w:ascii="Segoe UI" w:hAnsi="Segoe UI" w:cs="Segoe UI"/>
          <w:color w:val="0000FF"/>
          <w:bdr w:val="none" w:sz="0" w:space="0" w:color="auto" w:frame="1"/>
        </w:rPr>
        <w:t>"servlet1"</w:t>
      </w:r>
      <w:r>
        <w:rPr>
          <w:rFonts w:ascii="Segoe UI" w:hAnsi="Segoe UI" w:cs="Segoe UI"/>
          <w:color w:val="000000"/>
          <w:bdr w:val="none" w:sz="0" w:space="0" w:color="auto" w:frame="1"/>
        </w:rPr>
        <w:t> method=</w:t>
      </w:r>
      <w:r>
        <w:rPr>
          <w:rStyle w:val="string"/>
          <w:rFonts w:ascii="Segoe UI" w:hAnsi="Segoe UI" w:cs="Segoe UI"/>
          <w:color w:val="0000FF"/>
          <w:bdr w:val="none" w:sz="0" w:space="0" w:color="auto" w:frame="1"/>
        </w:rPr>
        <w:t>"post"</w:t>
      </w:r>
      <w:r>
        <w:rPr>
          <w:rFonts w:ascii="Segoe UI" w:hAnsi="Segoe UI" w:cs="Segoe UI"/>
          <w:color w:val="000000"/>
          <w:bdr w:val="none" w:sz="0" w:space="0" w:color="auto" w:frame="1"/>
        </w:rPr>
        <w:t>&gt;  </w:t>
      </w:r>
    </w:p>
    <w:p w14:paraId="0138DDC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Name:&lt;input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/&gt;&lt;br/&gt;  </w:t>
      </w:r>
    </w:p>
    <w:p w14:paraId="7DA0D9A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&lt;input type=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"go"</w:t>
      </w:r>
      <w:r>
        <w:rPr>
          <w:rFonts w:ascii="Segoe UI" w:hAnsi="Segoe UI" w:cs="Segoe UI"/>
          <w:color w:val="000000"/>
          <w:bdr w:val="none" w:sz="0" w:space="0" w:color="auto" w:frame="1"/>
        </w:rPr>
        <w:t>/&gt;  </w:t>
      </w:r>
    </w:p>
    <w:p w14:paraId="1EC9FA7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&lt;/form&gt;  </w:t>
      </w:r>
    </w:p>
    <w:p w14:paraId="459B5C4F"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FirstServlet.java</w:t>
      </w:r>
    </w:p>
    <w:p w14:paraId="743126C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1CAA7A17"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531A825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3B0665F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F81CCC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19AD726"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FirstServlet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1C3C9E4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C8FE81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doPost(HttpServletRequest request, HttpServletResponse response){  </w:t>
      </w:r>
    </w:p>
    <w:p w14:paraId="17C7E1A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6A294E1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DA6851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084C223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6BCA4D0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AFB1C8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n=request.getParameter(</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w:t>
      </w:r>
    </w:p>
    <w:p w14:paraId="1E8340D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"Welcome "</w:t>
      </w:r>
      <w:r>
        <w:rPr>
          <w:rFonts w:ascii="Segoe UI" w:hAnsi="Segoe UI" w:cs="Segoe UI"/>
          <w:color w:val="000000"/>
          <w:bdr w:val="none" w:sz="0" w:space="0" w:color="auto" w:frame="1"/>
        </w:rPr>
        <w:t>+n);  </w:t>
      </w:r>
    </w:p>
    <w:p w14:paraId="2C5B35F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23352D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Cookie ck=</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Cookie(</w:t>
      </w:r>
      <w:r>
        <w:rPr>
          <w:rStyle w:val="string"/>
          <w:rFonts w:ascii="Segoe UI" w:hAnsi="Segoe UI" w:cs="Segoe UI"/>
          <w:color w:val="0000FF"/>
          <w:bdr w:val="none" w:sz="0" w:space="0" w:color="auto" w:frame="1"/>
        </w:rPr>
        <w:t>"uname"</w:t>
      </w:r>
      <w:r>
        <w:rPr>
          <w:rFonts w:ascii="Segoe UI" w:hAnsi="Segoe UI" w:cs="Segoe UI"/>
          <w:color w:val="000000"/>
          <w:bdr w:val="none" w:sz="0" w:space="0" w:color="auto" w:frame="1"/>
        </w:rPr>
        <w:t>,n);</w:t>
      </w:r>
      <w:r>
        <w:rPr>
          <w:rStyle w:val="comment"/>
          <w:rFonts w:ascii="Segoe UI" w:hAnsi="Segoe UI" w:cs="Segoe UI"/>
          <w:color w:val="008200"/>
          <w:bdr w:val="none" w:sz="0" w:space="0" w:color="auto" w:frame="1"/>
        </w:rPr>
        <w:t>//creating cookie object</w:t>
      </w:r>
      <w:r>
        <w:rPr>
          <w:rFonts w:ascii="Segoe UI" w:hAnsi="Segoe UI" w:cs="Segoe UI"/>
          <w:color w:val="000000"/>
          <w:bdr w:val="none" w:sz="0" w:space="0" w:color="auto" w:frame="1"/>
        </w:rPr>
        <w:t>  </w:t>
      </w:r>
    </w:p>
    <w:p w14:paraId="45FD44A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response.addCookie(ck);</w:t>
      </w:r>
      <w:r>
        <w:rPr>
          <w:rStyle w:val="comment"/>
          <w:rFonts w:ascii="Segoe UI" w:hAnsi="Segoe UI" w:cs="Segoe UI"/>
          <w:color w:val="008200"/>
          <w:bdr w:val="none" w:sz="0" w:space="0" w:color="auto" w:frame="1"/>
        </w:rPr>
        <w:t>//adding cookie in the response</w:t>
      </w:r>
      <w:r>
        <w:rPr>
          <w:rFonts w:ascii="Segoe UI" w:hAnsi="Segoe UI" w:cs="Segoe UI"/>
          <w:color w:val="000000"/>
          <w:bdr w:val="none" w:sz="0" w:space="0" w:color="auto" w:frame="1"/>
        </w:rPr>
        <w:t>  </w:t>
      </w:r>
    </w:p>
    <w:p w14:paraId="204009B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3C0C6A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//creating submit button</w:t>
      </w:r>
      <w:r>
        <w:rPr>
          <w:rFonts w:ascii="Segoe UI" w:hAnsi="Segoe UI" w:cs="Segoe UI"/>
          <w:color w:val="000000"/>
          <w:bdr w:val="none" w:sz="0" w:space="0" w:color="auto" w:frame="1"/>
        </w:rPr>
        <w:t>  </w:t>
      </w:r>
    </w:p>
    <w:p w14:paraId="25910DF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"&lt;form action='servlet2'&gt;"</w:t>
      </w:r>
      <w:r>
        <w:rPr>
          <w:rFonts w:ascii="Segoe UI" w:hAnsi="Segoe UI" w:cs="Segoe UI"/>
          <w:color w:val="000000"/>
          <w:bdr w:val="none" w:sz="0" w:space="0" w:color="auto" w:frame="1"/>
        </w:rPr>
        <w:t>);  </w:t>
      </w:r>
    </w:p>
    <w:p w14:paraId="48D0AF4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"&lt;input type='submit' value='go'&gt;"</w:t>
      </w:r>
      <w:r>
        <w:rPr>
          <w:rFonts w:ascii="Segoe UI" w:hAnsi="Segoe UI" w:cs="Segoe UI"/>
          <w:color w:val="000000"/>
          <w:bdr w:val="none" w:sz="0" w:space="0" w:color="auto" w:frame="1"/>
        </w:rPr>
        <w:t>);  </w:t>
      </w:r>
    </w:p>
    <w:p w14:paraId="08E09FF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"&lt;/form&gt;"</w:t>
      </w:r>
      <w:r>
        <w:rPr>
          <w:rFonts w:ascii="Segoe UI" w:hAnsi="Segoe UI" w:cs="Segoe UI"/>
          <w:color w:val="000000"/>
          <w:bdr w:val="none" w:sz="0" w:space="0" w:color="auto" w:frame="1"/>
        </w:rPr>
        <w:t>);  </w:t>
      </w:r>
    </w:p>
    <w:p w14:paraId="2C64AB0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D021A8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44BFEDC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212C5F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(Exception e){System.out.println(e);}  </w:t>
      </w:r>
    </w:p>
    <w:p w14:paraId="75423FB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9925FC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F709C6C"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SecondServlet.java</w:t>
      </w:r>
    </w:p>
    <w:p w14:paraId="2E2DBA3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2B4EC2A7"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078E4A4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78C33AF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4B9D4A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SecondServlet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1820942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4DFF1D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doPost(HttpServletRequest request, HttpServletResponse response){  </w:t>
      </w:r>
    </w:p>
    <w:p w14:paraId="0E4D608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497D075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C8E73F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60036D6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7E89A5E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1AE1DF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Cookie ck[]=request.getCookies();  </w:t>
      </w:r>
    </w:p>
    <w:p w14:paraId="0FC0ED4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+ck[</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].getValue());  </w:t>
      </w:r>
    </w:p>
    <w:p w14:paraId="775C182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318ADE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04D5117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D0C278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(Exception e){System.out.println(e);}  </w:t>
      </w:r>
    </w:p>
    <w:p w14:paraId="56550DF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80628F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F5EF40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8C3CDD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ABD68A8"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web.xml</w:t>
      </w:r>
    </w:p>
    <w:p w14:paraId="5F64D8E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3AE2415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4F20A5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2482792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&lt;servlet-name&gt;s1&lt;/servlet-name&gt;  </w:t>
      </w:r>
    </w:p>
    <w:p w14:paraId="3C6DA73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&gt;FirstServlet&lt;/servlet-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55B442E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7F7800B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9C07A6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28244FB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&lt;servlet-name&gt;s1&lt;/servlet-name&gt;  </w:t>
      </w:r>
    </w:p>
    <w:p w14:paraId="1413870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4C2F3BE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4B1A078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09E99A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1F78B76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&lt;servlet-name&gt;s2&lt;/servlet-name&gt;  </w:t>
      </w:r>
    </w:p>
    <w:p w14:paraId="752135F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&gt;SecondServlet&lt;/servlet-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1621655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1A3944B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20E34B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160828B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&lt;servlet-name&gt;s2&lt;/servlet-name&gt;  </w:t>
      </w:r>
    </w:p>
    <w:p w14:paraId="520EDA1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&lt;url-pattern&gt;/servlet2&lt;/url-pattern&gt;  </w:t>
      </w:r>
    </w:p>
    <w:p w14:paraId="1ED13D2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5C24061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D0A830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2908373B" w14:textId="77777777" w:rsidR="00CC1D73" w:rsidRDefault="00CC1D73"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Output</w:t>
      </w:r>
    </w:p>
    <w:p w14:paraId="6B6220BD" w14:textId="0F181D87" w:rsidR="00CC1D73" w:rsidRPr="00D460BB" w:rsidRDefault="00CC1D73" w:rsidP="00D460BB">
      <w:pPr>
        <w:ind w:left="360"/>
        <w:rPr>
          <w:rFonts w:ascii="Segoe UI" w:hAnsi="Segoe UI" w:cs="Segoe UI"/>
          <w:color w:val="333333"/>
          <w:shd w:val="clear" w:color="auto" w:fill="FFFFFF"/>
        </w:rPr>
      </w:pPr>
      <w:r>
        <w:rPr>
          <w:noProof/>
        </w:rPr>
        <w:drawing>
          <wp:inline distT="0" distB="0" distL="0" distR="0" wp14:anchorId="03CD97E1" wp14:editId="7F08C91B">
            <wp:extent cx="5731510" cy="3202305"/>
            <wp:effectExtent l="0" t="0" r="2540" b="0"/>
            <wp:docPr id="1352060617" name="Picture 57" descr="servlet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servlet cookie"/>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31510" cy="3202305"/>
                    </a:xfrm>
                    <a:prstGeom prst="rect">
                      <a:avLst/>
                    </a:prstGeom>
                    <a:noFill/>
                    <a:ln>
                      <a:noFill/>
                    </a:ln>
                  </pic:spPr>
                </pic:pic>
              </a:graphicData>
            </a:graphic>
          </wp:inline>
        </w:drawing>
      </w:r>
      <w:r w:rsidRPr="00D460BB">
        <w:rPr>
          <w:rFonts w:ascii="Segoe UI" w:hAnsi="Segoe UI" w:cs="Segoe UI"/>
          <w:color w:val="333333"/>
          <w:shd w:val="clear" w:color="auto" w:fill="FFFFFF"/>
        </w:rPr>
        <w:t> </w:t>
      </w:r>
      <w:r>
        <w:rPr>
          <w:noProof/>
        </w:rPr>
        <w:lastRenderedPageBreak/>
        <w:drawing>
          <wp:inline distT="0" distB="0" distL="0" distR="0" wp14:anchorId="01484685" wp14:editId="27F6DAC8">
            <wp:extent cx="5731510" cy="3143250"/>
            <wp:effectExtent l="0" t="0" r="2540" b="0"/>
            <wp:docPr id="1063950859" name="Picture 56" descr="servlet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servlet cookies"/>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r w:rsidRPr="00D460BB">
        <w:rPr>
          <w:rFonts w:ascii="Segoe UI" w:hAnsi="Segoe UI" w:cs="Segoe UI"/>
          <w:color w:val="333333"/>
          <w:shd w:val="clear" w:color="auto" w:fill="FFFFFF"/>
        </w:rPr>
        <w:t> </w:t>
      </w:r>
      <w:r>
        <w:rPr>
          <w:noProof/>
        </w:rPr>
        <w:drawing>
          <wp:inline distT="0" distB="0" distL="0" distR="0" wp14:anchorId="4CC5FD22" wp14:editId="4462CA57">
            <wp:extent cx="5731510" cy="3176270"/>
            <wp:effectExtent l="0" t="0" r="2540" b="5080"/>
            <wp:docPr id="212541292" name="Picture 55" descr="servlet 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servlet cookies example"/>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731510" cy="3176270"/>
                    </a:xfrm>
                    <a:prstGeom prst="rect">
                      <a:avLst/>
                    </a:prstGeom>
                    <a:noFill/>
                    <a:ln>
                      <a:noFill/>
                    </a:ln>
                  </pic:spPr>
                </pic:pic>
              </a:graphicData>
            </a:graphic>
          </wp:inline>
        </w:drawing>
      </w:r>
    </w:p>
    <w:p w14:paraId="7D3A1ADE" w14:textId="77777777" w:rsidR="00CC1D73" w:rsidRDefault="00CC1D73" w:rsidP="00D460BB">
      <w:pPr>
        <w:rPr>
          <w:rFonts w:ascii="Segoe UI" w:hAnsi="Segoe UI" w:cs="Segoe UI"/>
          <w:color w:val="333333"/>
          <w:shd w:val="clear" w:color="auto" w:fill="FFFFFF"/>
        </w:rPr>
      </w:pPr>
    </w:p>
    <w:p w14:paraId="76889F14" w14:textId="77777777" w:rsidR="00CC1D73" w:rsidRDefault="00CC1D73" w:rsidP="00D460BB">
      <w:pPr>
        <w:rPr>
          <w:rFonts w:ascii="Segoe UI" w:hAnsi="Segoe UI" w:cs="Segoe UI"/>
          <w:color w:val="333333"/>
          <w:shd w:val="clear" w:color="auto" w:fill="FFFFFF"/>
        </w:rPr>
      </w:pPr>
    </w:p>
    <w:p w14:paraId="5D2E8169" w14:textId="77777777" w:rsidR="00CC1D73" w:rsidRDefault="00CC1D73" w:rsidP="00D460BB">
      <w:pPr>
        <w:rPr>
          <w:rFonts w:ascii="Segoe UI" w:hAnsi="Segoe UI" w:cs="Segoe UI"/>
          <w:color w:val="333333"/>
          <w:shd w:val="clear" w:color="auto" w:fill="FFFFFF"/>
        </w:rPr>
      </w:pPr>
    </w:p>
    <w:p w14:paraId="3EBFB5C9" w14:textId="11825AA1" w:rsidR="00CC1D73" w:rsidRPr="00CC1D73" w:rsidRDefault="00CC1D73" w:rsidP="00D460BB">
      <w:pPr>
        <w:pStyle w:val="Heading1"/>
        <w:ind w:left="360"/>
        <w:rPr>
          <w:rFonts w:eastAsia="Times New Roman"/>
          <w:u w:val="single"/>
          <w:lang w:eastAsia="en-IN"/>
        </w:rPr>
      </w:pPr>
      <w:r w:rsidRPr="00CC1D73">
        <w:rPr>
          <w:rFonts w:eastAsia="Times New Roman"/>
          <w:u w:val="single"/>
          <w:lang w:eastAsia="en-IN"/>
        </w:rPr>
        <w:t>Hidden Form Field Techniques</w:t>
      </w:r>
    </w:p>
    <w:p w14:paraId="702282D6" w14:textId="77777777" w:rsidR="00CC1D73" w:rsidRDefault="00CC1D73" w:rsidP="00D460BB"/>
    <w:p w14:paraId="1E27E656" w14:textId="77777777" w:rsidR="00CC1D73" w:rsidRDefault="00CC1D7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2) Hidden Form Field</w:t>
      </w:r>
    </w:p>
    <w:p w14:paraId="7BBC4010"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53" w:history="1">
        <w:r w:rsidR="00CC1D73">
          <w:rPr>
            <w:rStyle w:val="Hyperlink"/>
            <w:color w:val="008000"/>
            <w:sz w:val="23"/>
            <w:szCs w:val="23"/>
          </w:rPr>
          <w:t>Hidden Form Field</w:t>
        </w:r>
      </w:hyperlink>
    </w:p>
    <w:p w14:paraId="7FF2A94F"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54" w:anchor="session2ex" w:history="1">
        <w:r w:rsidR="00CC1D73">
          <w:rPr>
            <w:rStyle w:val="Hyperlink"/>
            <w:color w:val="008000"/>
            <w:sz w:val="23"/>
            <w:szCs w:val="23"/>
          </w:rPr>
          <w:t>Example of Hidden Form Field</w:t>
        </w:r>
      </w:hyperlink>
    </w:p>
    <w:p w14:paraId="1B563383"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case of Hidden Form Field </w:t>
      </w:r>
      <w:r>
        <w:rPr>
          <w:rFonts w:ascii="Segoe UI" w:hAnsi="Segoe UI" w:cs="Segoe UI"/>
          <w:b/>
          <w:bCs/>
          <w:color w:val="333333"/>
        </w:rPr>
        <w:t>a hidden (invisible) textfield</w:t>
      </w:r>
      <w:r>
        <w:rPr>
          <w:rFonts w:ascii="Segoe UI" w:hAnsi="Segoe UI" w:cs="Segoe UI"/>
          <w:color w:val="333333"/>
        </w:rPr>
        <w:t> is used for maintaining the state of an user.</w:t>
      </w:r>
    </w:p>
    <w:p w14:paraId="5502ED26"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such case, we store the information in the hidden field and get it from another servlet. This approach is better if we have to submit form in all the pages and we don't want to depend on the browser.</w:t>
      </w:r>
    </w:p>
    <w:p w14:paraId="6C50AC5C"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the code to store value in hidden field.</w:t>
      </w:r>
    </w:p>
    <w:p w14:paraId="6DF1324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&lt;input type=</w:t>
      </w:r>
      <w:r>
        <w:rPr>
          <w:rStyle w:val="string"/>
          <w:rFonts w:ascii="Segoe UI" w:hAnsi="Segoe UI" w:cs="Segoe UI"/>
          <w:color w:val="0000FF"/>
          <w:bdr w:val="none" w:sz="0" w:space="0" w:color="auto" w:frame="1"/>
        </w:rPr>
        <w:t>"hidden"</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"uname"</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"Vimal Jaiswal"</w:t>
      </w:r>
      <w:r>
        <w:rPr>
          <w:rFonts w:ascii="Segoe UI" w:hAnsi="Segoe UI" w:cs="Segoe UI"/>
          <w:color w:val="000000"/>
          <w:bdr w:val="none" w:sz="0" w:space="0" w:color="auto" w:frame="1"/>
        </w:rPr>
        <w:t>&gt;  </w:t>
      </w:r>
    </w:p>
    <w:p w14:paraId="59233E3D"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Here, uname is the hidden field name and Vimal Jaiswal is the hidden field value.</w:t>
      </w:r>
    </w:p>
    <w:p w14:paraId="38177FA7" w14:textId="77777777" w:rsidR="00CC1D73" w:rsidRPr="00D460BB" w:rsidRDefault="00FE746B" w:rsidP="00D460BB">
      <w:pPr>
        <w:ind w:left="360"/>
        <w:rPr>
          <w:rFonts w:ascii="Times New Roman" w:hAnsi="Times New Roman" w:cs="Times New Roman"/>
        </w:rPr>
      </w:pPr>
      <w:r>
        <w:pict w14:anchorId="0D76D83A">
          <v:rect id="_x0000_i1142" style="width:0;height:.75pt" o:hrstd="t" o:hrnoshade="t" o:hr="t" fillcolor="#d4d4d4" stroked="f"/>
        </w:pict>
      </w:r>
    </w:p>
    <w:p w14:paraId="78890D2B"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Real application of hidden form field</w:t>
      </w:r>
    </w:p>
    <w:p w14:paraId="3CCB3337"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It is widely used in comment form of a website. In such case, we store page id or page name in the hidden field so that each page can be uniquely identified.</w:t>
      </w:r>
    </w:p>
    <w:p w14:paraId="5A78A3EA" w14:textId="77777777" w:rsidR="00CC1D73" w:rsidRPr="00D460BB" w:rsidRDefault="00FE746B" w:rsidP="00D460BB">
      <w:pPr>
        <w:ind w:left="360"/>
        <w:rPr>
          <w:rFonts w:ascii="Times New Roman" w:hAnsi="Times New Roman" w:cs="Times New Roman"/>
        </w:rPr>
      </w:pPr>
      <w:r>
        <w:pict w14:anchorId="2351ECCF">
          <v:rect id="_x0000_i1143" style="width:0;height:.75pt" o:hrstd="t" o:hrnoshade="t" o:hr="t" fillcolor="#d4d4d4" stroked="f"/>
        </w:pict>
      </w:r>
    </w:p>
    <w:p w14:paraId="6135272A"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Advantage of Hidden Form Field</w:t>
      </w:r>
    </w:p>
    <w:p w14:paraId="4F2C6A52"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It will always work whether cookie is disabled or not.</w:t>
      </w:r>
    </w:p>
    <w:p w14:paraId="75F7B37D"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Disadvantage of Hidden Form Field:</w:t>
      </w:r>
    </w:p>
    <w:p w14:paraId="3AADAB3C"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It is maintained at server side.</w:t>
      </w:r>
    </w:p>
    <w:p w14:paraId="338EFB22"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Extra form submission is required on each pages.</w:t>
      </w:r>
    </w:p>
    <w:p w14:paraId="0F451521"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Only textual information can be used.</w:t>
      </w:r>
    </w:p>
    <w:p w14:paraId="68485B4B" w14:textId="77777777" w:rsidR="00CC1D73" w:rsidRPr="00D460BB" w:rsidRDefault="00FE746B" w:rsidP="00D460BB">
      <w:pPr>
        <w:spacing w:after="0" w:line="240" w:lineRule="auto"/>
        <w:ind w:left="360"/>
        <w:rPr>
          <w:rFonts w:ascii="Times New Roman" w:hAnsi="Times New Roman" w:cs="Times New Roman"/>
        </w:rPr>
      </w:pPr>
      <w:r>
        <w:pict w14:anchorId="18F67C78">
          <v:rect id="_x0000_i1144" style="width:0;height:.75pt" o:hrstd="t" o:hrnoshade="t" o:hr="t" fillcolor="#d4d4d4" stroked="f"/>
        </w:pict>
      </w:r>
    </w:p>
    <w:p w14:paraId="3AE330F3" w14:textId="77777777" w:rsidR="00CC1D73" w:rsidRDefault="00CC1D73"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using Hidden Form Field</w:t>
      </w:r>
    </w:p>
    <w:p w14:paraId="38D9B8EA"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storing the name of the user in a hidden textfield and getting that value from another servlet.</w:t>
      </w:r>
    </w:p>
    <w:p w14:paraId="1397AC4C" w14:textId="1752C0E1" w:rsidR="00CC1D73" w:rsidRPr="00D460BB" w:rsidRDefault="00CC1D73" w:rsidP="00D460BB">
      <w:pPr>
        <w:ind w:left="360"/>
        <w:rPr>
          <w:rFonts w:ascii="Times New Roman" w:hAnsi="Times New Roman" w:cs="Times New Roman"/>
        </w:rPr>
      </w:pPr>
      <w:r>
        <w:rPr>
          <w:noProof/>
        </w:rPr>
        <w:lastRenderedPageBreak/>
        <w:drawing>
          <wp:inline distT="0" distB="0" distL="0" distR="0" wp14:anchorId="4311D512" wp14:editId="294D58C2">
            <wp:extent cx="5731510" cy="2522855"/>
            <wp:effectExtent l="0" t="0" r="2540" b="0"/>
            <wp:docPr id="282293032" name="Picture 60" descr="Hidden Form Field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idden Form Field in Servlet"/>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p>
    <w:p w14:paraId="3CB9976E"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index.html</w:t>
      </w:r>
    </w:p>
    <w:p w14:paraId="36F33D2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&lt;form action=</w:t>
      </w:r>
      <w:r>
        <w:rPr>
          <w:rStyle w:val="string"/>
          <w:rFonts w:ascii="Segoe UI" w:hAnsi="Segoe UI" w:cs="Segoe UI"/>
          <w:color w:val="0000FF"/>
          <w:bdr w:val="none" w:sz="0" w:space="0" w:color="auto" w:frame="1"/>
        </w:rPr>
        <w:t>"servlet1"</w:t>
      </w:r>
      <w:r>
        <w:rPr>
          <w:rFonts w:ascii="Segoe UI" w:hAnsi="Segoe UI" w:cs="Segoe UI"/>
          <w:color w:val="000000"/>
          <w:bdr w:val="none" w:sz="0" w:space="0" w:color="auto" w:frame="1"/>
        </w:rPr>
        <w:t>&gt;  </w:t>
      </w:r>
    </w:p>
    <w:p w14:paraId="2C7E44C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Name:&lt;input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/&gt;&lt;br/&gt;  </w:t>
      </w:r>
    </w:p>
    <w:p w14:paraId="032276C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&lt;input type=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"go"</w:t>
      </w:r>
      <w:r>
        <w:rPr>
          <w:rFonts w:ascii="Segoe UI" w:hAnsi="Segoe UI" w:cs="Segoe UI"/>
          <w:color w:val="000000"/>
          <w:bdr w:val="none" w:sz="0" w:space="0" w:color="auto" w:frame="1"/>
        </w:rPr>
        <w:t>/&gt;  </w:t>
      </w:r>
    </w:p>
    <w:p w14:paraId="5C34090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&lt;/form&gt;  </w:t>
      </w:r>
    </w:p>
    <w:p w14:paraId="534C70F2"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FirstServlet.java</w:t>
      </w:r>
    </w:p>
    <w:p w14:paraId="3695E55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java.io.*;  </w:t>
      </w:r>
    </w:p>
    <w:p w14:paraId="2F8CAE0C"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42FDE1F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20D2B83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EF2F17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FirstServlet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59278035"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5B6E60B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3482640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943C51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07EDFDA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502966E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5EA22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n=request.getParameter(</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w:t>
      </w:r>
    </w:p>
    <w:p w14:paraId="4C80CA3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"Welcome "</w:t>
      </w:r>
      <w:r>
        <w:rPr>
          <w:rFonts w:ascii="Segoe UI" w:hAnsi="Segoe UI" w:cs="Segoe UI"/>
          <w:color w:val="000000"/>
          <w:bdr w:val="none" w:sz="0" w:space="0" w:color="auto" w:frame="1"/>
        </w:rPr>
        <w:t>+n);  </w:t>
      </w:r>
    </w:p>
    <w:p w14:paraId="03DAF52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1FBAA1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form that have invisible textfield</w:t>
      </w:r>
      <w:r>
        <w:rPr>
          <w:rFonts w:ascii="Segoe UI" w:hAnsi="Segoe UI" w:cs="Segoe UI"/>
          <w:color w:val="000000"/>
          <w:bdr w:val="none" w:sz="0" w:space="0" w:color="auto" w:frame="1"/>
        </w:rPr>
        <w:t>  </w:t>
      </w:r>
    </w:p>
    <w:p w14:paraId="2EB914C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"&lt;form action='servlet2'&gt;"</w:t>
      </w:r>
      <w:r>
        <w:rPr>
          <w:rFonts w:ascii="Segoe UI" w:hAnsi="Segoe UI" w:cs="Segoe UI"/>
          <w:color w:val="000000"/>
          <w:bdr w:val="none" w:sz="0" w:space="0" w:color="auto" w:frame="1"/>
        </w:rPr>
        <w:t>);  </w:t>
      </w:r>
    </w:p>
    <w:p w14:paraId="0D5F5A7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"&lt;input type='hidden' name='uname' value='"</w:t>
      </w:r>
      <w:r>
        <w:rPr>
          <w:rFonts w:ascii="Segoe UI" w:hAnsi="Segoe UI" w:cs="Segoe UI"/>
          <w:color w:val="000000"/>
          <w:bdr w:val="none" w:sz="0" w:space="0" w:color="auto" w:frame="1"/>
        </w:rPr>
        <w:t>+n+</w:t>
      </w:r>
      <w:r>
        <w:rPr>
          <w:rStyle w:val="string"/>
          <w:rFonts w:ascii="Segoe UI" w:hAnsi="Segoe UI" w:cs="Segoe UI"/>
          <w:color w:val="0000FF"/>
          <w:bdr w:val="none" w:sz="0" w:space="0" w:color="auto" w:frame="1"/>
        </w:rPr>
        <w:t>"'&gt;"</w:t>
      </w:r>
      <w:r>
        <w:rPr>
          <w:rFonts w:ascii="Segoe UI" w:hAnsi="Segoe UI" w:cs="Segoe UI"/>
          <w:color w:val="000000"/>
          <w:bdr w:val="none" w:sz="0" w:space="0" w:color="auto" w:frame="1"/>
        </w:rPr>
        <w:t>);  </w:t>
      </w:r>
    </w:p>
    <w:p w14:paraId="1E1E198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"&lt;input type='submit' value='go'&gt;"</w:t>
      </w:r>
      <w:r>
        <w:rPr>
          <w:rFonts w:ascii="Segoe UI" w:hAnsi="Segoe UI" w:cs="Segoe UI"/>
          <w:color w:val="000000"/>
          <w:bdr w:val="none" w:sz="0" w:space="0" w:color="auto" w:frame="1"/>
        </w:rPr>
        <w:t>);  </w:t>
      </w:r>
    </w:p>
    <w:p w14:paraId="03C59CB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"&lt;/form&gt;"</w:t>
      </w:r>
      <w:r>
        <w:rPr>
          <w:rFonts w:ascii="Segoe UI" w:hAnsi="Segoe UI" w:cs="Segoe UI"/>
          <w:color w:val="000000"/>
          <w:bdr w:val="none" w:sz="0" w:space="0" w:color="auto" w:frame="1"/>
        </w:rPr>
        <w:t>);  </w:t>
      </w:r>
    </w:p>
    <w:p w14:paraId="4F1A086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34C1FF5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116C5F0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(Exception e){System.out.println(e);}  </w:t>
      </w:r>
    </w:p>
    <w:p w14:paraId="0585730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B9A4F7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9E89C5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BC1BFE6"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SecondServlet.java</w:t>
      </w:r>
    </w:p>
    <w:p w14:paraId="22EB805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java.io.*;  </w:t>
      </w:r>
    </w:p>
    <w:p w14:paraId="3FA6923F"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7445472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20C7ECA7"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SecondServlet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30CE86C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7E155E6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14D374A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0F2EFF6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190949B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45CF06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//Getting the value from the hidden field</w:t>
      </w:r>
      <w:r>
        <w:rPr>
          <w:rFonts w:ascii="Segoe UI" w:hAnsi="Segoe UI" w:cs="Segoe UI"/>
          <w:color w:val="000000"/>
          <w:bdr w:val="none" w:sz="0" w:space="0" w:color="auto" w:frame="1"/>
        </w:rPr>
        <w:t>  </w:t>
      </w:r>
    </w:p>
    <w:p w14:paraId="4C7E945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n=request.getParameter(</w:t>
      </w:r>
      <w:r>
        <w:rPr>
          <w:rStyle w:val="string"/>
          <w:rFonts w:ascii="Segoe UI" w:hAnsi="Segoe UI" w:cs="Segoe UI"/>
          <w:color w:val="0000FF"/>
          <w:bdr w:val="none" w:sz="0" w:space="0" w:color="auto" w:frame="1"/>
        </w:rPr>
        <w:t>"uname"</w:t>
      </w:r>
      <w:r>
        <w:rPr>
          <w:rFonts w:ascii="Segoe UI" w:hAnsi="Segoe UI" w:cs="Segoe UI"/>
          <w:color w:val="000000"/>
          <w:bdr w:val="none" w:sz="0" w:space="0" w:color="auto" w:frame="1"/>
        </w:rPr>
        <w:t>);  </w:t>
      </w:r>
    </w:p>
    <w:p w14:paraId="2F0E15B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+n);  </w:t>
      </w:r>
    </w:p>
    <w:p w14:paraId="4A64D3B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91B0E7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3E05BB4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(Exception e){System.out.println(e);}  </w:t>
      </w:r>
    </w:p>
    <w:p w14:paraId="7CEF3FE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017467D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9BFE5E3"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web.xml</w:t>
      </w:r>
    </w:p>
    <w:p w14:paraId="01E3265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024178C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4C2EFC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657506A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&lt;servlet-name&gt;s1&lt;/servlet-name&gt;  </w:t>
      </w:r>
    </w:p>
    <w:p w14:paraId="558CAEF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&gt;FirstServlet&lt;/servlet-</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&gt;  </w:t>
      </w:r>
    </w:p>
    <w:p w14:paraId="112167C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4997885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556A19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7782D15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&lt;servlet-name&gt;s1&lt;/servlet-name&gt;  </w:t>
      </w:r>
    </w:p>
    <w:p w14:paraId="70A6A1A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43940E1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21ED1F1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0CD5DB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0190F21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&lt;servlet-name&gt;s2&lt;/servlet-name&gt;  </w:t>
      </w:r>
    </w:p>
    <w:p w14:paraId="30A480E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&gt;SecondServlet&lt;/servlet-</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&gt;  </w:t>
      </w:r>
    </w:p>
    <w:p w14:paraId="31F1CCE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244E74A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0DCF0E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6711EC9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&lt;servlet-name&gt;s2&lt;/servlet-name&gt;  </w:t>
      </w:r>
    </w:p>
    <w:p w14:paraId="35AF822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&lt;url-pattern&gt;/servlet2&lt;/url-pattern&gt;  </w:t>
      </w:r>
    </w:p>
    <w:p w14:paraId="2921E03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13A2D4E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8CF5E1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2075C7A7" w14:textId="77777777" w:rsidR="00CC1D73" w:rsidRDefault="00CC1D73" w:rsidP="00D460BB"/>
    <w:p w14:paraId="5A975EEC" w14:textId="77777777" w:rsidR="00CC1D73" w:rsidRPr="00CC1D73" w:rsidRDefault="00CC1D73" w:rsidP="00D460BB">
      <w:pPr>
        <w:pStyle w:val="Heading1"/>
        <w:rPr>
          <w:u w:val="single"/>
        </w:rPr>
      </w:pPr>
    </w:p>
    <w:p w14:paraId="299C24B8" w14:textId="77777777" w:rsidR="00CC1D73" w:rsidRPr="00CC1D73" w:rsidRDefault="00CC1D73" w:rsidP="00D460BB">
      <w:pPr>
        <w:pStyle w:val="Heading1"/>
        <w:rPr>
          <w:u w:val="single"/>
        </w:rPr>
      </w:pPr>
    </w:p>
    <w:p w14:paraId="1DEA8CD0" w14:textId="5F9AE69D" w:rsidR="00CC1D73" w:rsidRPr="00CC1D73" w:rsidRDefault="00CC1D73" w:rsidP="00D460BB">
      <w:pPr>
        <w:pStyle w:val="Heading1"/>
        <w:ind w:left="360"/>
        <w:rPr>
          <w:rFonts w:ascii="Open Sans" w:eastAsia="Times New Roman" w:hAnsi="Open Sans" w:cs="Open Sans"/>
          <w:color w:val="6A6A6A"/>
          <w:kern w:val="0"/>
          <w:sz w:val="23"/>
          <w:szCs w:val="23"/>
          <w:u w:val="single"/>
          <w:lang w:eastAsia="en-IN"/>
          <w14:ligatures w14:val="none"/>
        </w:rPr>
      </w:pPr>
      <w:r w:rsidRPr="00CC1D73">
        <w:rPr>
          <w:rFonts w:ascii="Open Sans" w:eastAsia="Times New Roman" w:hAnsi="Open Sans" w:cs="Open Sans"/>
          <w:color w:val="6A6A6A"/>
          <w:kern w:val="0"/>
          <w:sz w:val="23"/>
          <w:szCs w:val="23"/>
          <w:u w:val="single"/>
          <w:lang w:eastAsia="en-IN"/>
          <w14:ligatures w14:val="none"/>
        </w:rPr>
        <w:t>URL Rewriting In Servlet</w:t>
      </w:r>
    </w:p>
    <w:p w14:paraId="1EAEEC2B" w14:textId="77777777" w:rsidR="00CC1D73" w:rsidRDefault="00CC1D7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3)URL Rewriting</w:t>
      </w:r>
    </w:p>
    <w:p w14:paraId="37A6EDC3"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56" w:history="1">
        <w:r w:rsidR="00CC1D73">
          <w:rPr>
            <w:rStyle w:val="Hyperlink"/>
            <w:color w:val="008000"/>
            <w:sz w:val="23"/>
            <w:szCs w:val="23"/>
          </w:rPr>
          <w:t>URL Rewriting</w:t>
        </w:r>
      </w:hyperlink>
    </w:p>
    <w:p w14:paraId="19FC17E7"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57" w:anchor="urladv" w:history="1">
        <w:r w:rsidR="00CC1D73">
          <w:rPr>
            <w:rStyle w:val="Hyperlink"/>
            <w:color w:val="008000"/>
            <w:sz w:val="23"/>
            <w:szCs w:val="23"/>
          </w:rPr>
          <w:t>Advantage of URL Rewriting</w:t>
        </w:r>
      </w:hyperlink>
    </w:p>
    <w:p w14:paraId="772DA606"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58" w:anchor="urldisadv" w:history="1">
        <w:r w:rsidR="00CC1D73">
          <w:rPr>
            <w:rStyle w:val="Hyperlink"/>
            <w:color w:val="008000"/>
            <w:sz w:val="23"/>
            <w:szCs w:val="23"/>
          </w:rPr>
          <w:t>Disadvantage of URL Rewriting</w:t>
        </w:r>
      </w:hyperlink>
    </w:p>
    <w:p w14:paraId="2D471B5B"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59" w:anchor="urlex" w:history="1">
        <w:r w:rsidR="00CC1D73">
          <w:rPr>
            <w:rStyle w:val="Hyperlink"/>
            <w:color w:val="008000"/>
            <w:sz w:val="23"/>
            <w:szCs w:val="23"/>
          </w:rPr>
          <w:t>Example of URL Rewriting</w:t>
        </w:r>
      </w:hyperlink>
    </w:p>
    <w:p w14:paraId="1BF1508C"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URL rewriting, we append a token or identifier to the URL of the next Servlet or the next resource. We can send parameter name/value pairs using the following format:</w:t>
      </w:r>
    </w:p>
    <w:p w14:paraId="13ABC036"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url?name1=value1&amp;name2=value2&amp;??</w:t>
      </w:r>
    </w:p>
    <w:p w14:paraId="3EF997AE"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A name and a value is separated using an equal = sign, a parameter name/value pair is separated from another parameter using the ampersand(&amp;). When the user clicks the hyperlink, the parameter name/value pairs will be passed to the server. From a Servlet, we can use getParameter() method to obtain a parameter value.</w:t>
      </w:r>
    </w:p>
    <w:p w14:paraId="083CD3AB" w14:textId="606E080C" w:rsidR="00CC1D73" w:rsidRPr="00D460BB" w:rsidRDefault="00CC1D73" w:rsidP="00D460BB">
      <w:pPr>
        <w:ind w:left="360"/>
        <w:rPr>
          <w:rFonts w:ascii="Times New Roman" w:hAnsi="Times New Roman" w:cs="Times New Roman"/>
        </w:rPr>
      </w:pPr>
      <w:r>
        <w:rPr>
          <w:noProof/>
        </w:rPr>
        <w:lastRenderedPageBreak/>
        <w:drawing>
          <wp:inline distT="0" distB="0" distL="0" distR="0" wp14:anchorId="50924B9E" wp14:editId="61F3C8DF">
            <wp:extent cx="5731510" cy="2706370"/>
            <wp:effectExtent l="0" t="0" r="2540" b="0"/>
            <wp:docPr id="405018831" name="Picture 61"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URL Rewriti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2090F85A"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Advantage of URL Rewriting</w:t>
      </w:r>
    </w:p>
    <w:p w14:paraId="74945521"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It will always work whether cookie is disabled or not (browser independent).</w:t>
      </w:r>
    </w:p>
    <w:p w14:paraId="7992DB48"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Extra form submission is not required on each pages.</w:t>
      </w:r>
    </w:p>
    <w:p w14:paraId="11F34295"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Disadvantage of URL Rewriting</w:t>
      </w:r>
    </w:p>
    <w:p w14:paraId="3C4E177C"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It will work only with links.</w:t>
      </w:r>
    </w:p>
    <w:p w14:paraId="1AE7C338"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It can send Only textual information.</w:t>
      </w:r>
    </w:p>
    <w:p w14:paraId="483906A6" w14:textId="77777777" w:rsidR="00CC1D73" w:rsidRPr="00D460BB" w:rsidRDefault="00FE746B" w:rsidP="00D460BB">
      <w:pPr>
        <w:spacing w:after="0" w:line="240" w:lineRule="auto"/>
        <w:ind w:left="360"/>
        <w:rPr>
          <w:rFonts w:ascii="Times New Roman" w:hAnsi="Times New Roman" w:cs="Times New Roman"/>
        </w:rPr>
      </w:pPr>
      <w:r>
        <w:pict w14:anchorId="176BD3F4">
          <v:rect id="_x0000_i1145" style="width:0;height:.75pt" o:hrstd="t" o:hrnoshade="t" o:hr="t" fillcolor="#d4d4d4" stroked="f"/>
        </w:pict>
      </w:r>
    </w:p>
    <w:p w14:paraId="4EC0D6D6" w14:textId="77777777" w:rsidR="00CC1D73" w:rsidRDefault="00CC1D73"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using URL Rewriting</w:t>
      </w:r>
    </w:p>
    <w:p w14:paraId="56FEA2FD"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maintaning the state of the user using link. For this purpose, we are appending the name of the user in the query string and getting the value from the query string in another page.</w:t>
      </w:r>
    </w:p>
    <w:p w14:paraId="01BF9630"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index.html</w:t>
      </w:r>
    </w:p>
    <w:p w14:paraId="2DF14D7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&lt;form action=</w:t>
      </w:r>
      <w:r>
        <w:rPr>
          <w:rStyle w:val="string"/>
          <w:rFonts w:ascii="Segoe UI" w:hAnsi="Segoe UI" w:cs="Segoe UI"/>
          <w:color w:val="0000FF"/>
          <w:bdr w:val="none" w:sz="0" w:space="0" w:color="auto" w:frame="1"/>
        </w:rPr>
        <w:t>"servlet1"</w:t>
      </w:r>
      <w:r>
        <w:rPr>
          <w:rFonts w:ascii="Segoe UI" w:hAnsi="Segoe UI" w:cs="Segoe UI"/>
          <w:color w:val="000000"/>
          <w:bdr w:val="none" w:sz="0" w:space="0" w:color="auto" w:frame="1"/>
        </w:rPr>
        <w:t>&gt;  </w:t>
      </w:r>
    </w:p>
    <w:p w14:paraId="1D3661A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Name:&lt;input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/&gt;&lt;br/&gt;  </w:t>
      </w:r>
    </w:p>
    <w:p w14:paraId="4A4DC2E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&lt;input type=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"go"</w:t>
      </w:r>
      <w:r>
        <w:rPr>
          <w:rFonts w:ascii="Segoe UI" w:hAnsi="Segoe UI" w:cs="Segoe UI"/>
          <w:color w:val="000000"/>
          <w:bdr w:val="none" w:sz="0" w:space="0" w:color="auto" w:frame="1"/>
        </w:rPr>
        <w:t>/&gt;  </w:t>
      </w:r>
    </w:p>
    <w:p w14:paraId="2439D87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&lt;/form&gt;  </w:t>
      </w:r>
    </w:p>
    <w:p w14:paraId="5A3296A3"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FirstServlet.java</w:t>
      </w:r>
    </w:p>
    <w:p w14:paraId="61C9CEA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java.io.*;  </w:t>
      </w:r>
    </w:p>
    <w:p w14:paraId="16096B35"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02628CE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19C31ED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D82805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428335FE"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FirstServlet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3EBB32C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E96FC04"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714F007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7ED2AFD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3B0FC2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67C6932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4807118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2397A1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n=request.getParameter(</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w:t>
      </w:r>
    </w:p>
    <w:p w14:paraId="020E51E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"Welcome "</w:t>
      </w:r>
      <w:r>
        <w:rPr>
          <w:rFonts w:ascii="Segoe UI" w:hAnsi="Segoe UI" w:cs="Segoe UI"/>
          <w:color w:val="000000"/>
          <w:bdr w:val="none" w:sz="0" w:space="0" w:color="auto" w:frame="1"/>
        </w:rPr>
        <w:t>+n);  </w:t>
      </w:r>
    </w:p>
    <w:p w14:paraId="7A67BFB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93291F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//appending the username in the query string</w:t>
      </w:r>
      <w:r>
        <w:rPr>
          <w:rFonts w:ascii="Segoe UI" w:hAnsi="Segoe UI" w:cs="Segoe UI"/>
          <w:color w:val="000000"/>
          <w:bdr w:val="none" w:sz="0" w:space="0" w:color="auto" w:frame="1"/>
        </w:rPr>
        <w:t>  </w:t>
      </w:r>
    </w:p>
    <w:p w14:paraId="2415BFD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"&lt;a href='servlet2?uname="</w:t>
      </w:r>
      <w:r>
        <w:rPr>
          <w:rFonts w:ascii="Segoe UI" w:hAnsi="Segoe UI" w:cs="Segoe UI"/>
          <w:color w:val="000000"/>
          <w:bdr w:val="none" w:sz="0" w:space="0" w:color="auto" w:frame="1"/>
        </w:rPr>
        <w:t>+n+</w:t>
      </w:r>
      <w:r>
        <w:rPr>
          <w:rStyle w:val="string"/>
          <w:rFonts w:ascii="Segoe UI" w:hAnsi="Segoe UI" w:cs="Segoe UI"/>
          <w:color w:val="0000FF"/>
          <w:bdr w:val="none" w:sz="0" w:space="0" w:color="auto" w:frame="1"/>
        </w:rPr>
        <w:t>"'&gt;visit&lt;/a&gt;"</w:t>
      </w:r>
      <w:r>
        <w:rPr>
          <w:rFonts w:ascii="Segoe UI" w:hAnsi="Segoe UI" w:cs="Segoe UI"/>
          <w:color w:val="000000"/>
          <w:bdr w:val="none" w:sz="0" w:space="0" w:color="auto" w:frame="1"/>
        </w:rPr>
        <w:t>);  </w:t>
      </w:r>
    </w:p>
    <w:p w14:paraId="716C72B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87AB73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46D4A5A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6E3F99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(Exception e){System.out.println(e);}  </w:t>
      </w:r>
    </w:p>
    <w:p w14:paraId="52EB14B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F86517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EEF7F9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4FFBE3E"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SecondServlet.java</w:t>
      </w:r>
    </w:p>
    <w:p w14:paraId="2232357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java.io.*;  </w:t>
      </w:r>
    </w:p>
    <w:p w14:paraId="7B397050"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6596B0B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6106158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173B21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SecondServlet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0E84912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EC1226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22512A0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1EC5FDE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CAA329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186413D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5258F28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95DB27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//getting value from the query string</w:t>
      </w:r>
      <w:r>
        <w:rPr>
          <w:rFonts w:ascii="Segoe UI" w:hAnsi="Segoe UI" w:cs="Segoe UI"/>
          <w:color w:val="000000"/>
          <w:bdr w:val="none" w:sz="0" w:space="0" w:color="auto" w:frame="1"/>
        </w:rPr>
        <w:t>  </w:t>
      </w:r>
    </w:p>
    <w:p w14:paraId="5A951FC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n=request.getParameter(</w:t>
      </w:r>
      <w:r>
        <w:rPr>
          <w:rStyle w:val="string"/>
          <w:rFonts w:ascii="Segoe UI" w:hAnsi="Segoe UI" w:cs="Segoe UI"/>
          <w:color w:val="0000FF"/>
          <w:bdr w:val="none" w:sz="0" w:space="0" w:color="auto" w:frame="1"/>
        </w:rPr>
        <w:t>"uname"</w:t>
      </w:r>
      <w:r>
        <w:rPr>
          <w:rFonts w:ascii="Segoe UI" w:hAnsi="Segoe UI" w:cs="Segoe UI"/>
          <w:color w:val="000000"/>
          <w:bdr w:val="none" w:sz="0" w:space="0" w:color="auto" w:frame="1"/>
        </w:rPr>
        <w:t>);  </w:t>
      </w:r>
    </w:p>
    <w:p w14:paraId="25F1023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+n);  </w:t>
      </w:r>
    </w:p>
    <w:p w14:paraId="29EFBC0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6D0DE2B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48BE5AF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9B4BEA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(Exception e){System.out.println(e);}  </w:t>
      </w:r>
    </w:p>
    <w:p w14:paraId="3601D47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7F41D3D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B68D8C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05196A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50C3869"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web.xml</w:t>
      </w:r>
    </w:p>
    <w:p w14:paraId="70DD0E8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6B82362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D64D83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20C8035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&lt;servlet-name&gt;s1&lt;/servlet-name&gt;  </w:t>
      </w:r>
    </w:p>
    <w:p w14:paraId="3435B59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&gt;FirstServlet&lt;/servlet-</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&gt;  </w:t>
      </w:r>
    </w:p>
    <w:p w14:paraId="0B85360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10769D4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17BCA5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750E2B8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&lt;servlet-name&gt;s1&lt;/servlet-name&gt;  </w:t>
      </w:r>
    </w:p>
    <w:p w14:paraId="3BA864D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46311F3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658740A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0C8C91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01D789E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&lt;servlet-name&gt;s2&lt;/servlet-name&gt;  </w:t>
      </w:r>
    </w:p>
    <w:p w14:paraId="44D2BAF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&gt;SecondServlet&lt;/servlet-</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&gt;  </w:t>
      </w:r>
    </w:p>
    <w:p w14:paraId="635A565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1BB0221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F18092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6823ACE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&lt;servlet-name&gt;s2&lt;/servlet-name&gt;  </w:t>
      </w:r>
    </w:p>
    <w:p w14:paraId="3BACF94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&lt;url-pattern&gt;/servlet2&lt;/url-pattern&gt;  </w:t>
      </w:r>
    </w:p>
    <w:p w14:paraId="75E4E19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68AEC61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3F2BD7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44C5E55F" w14:textId="77777777" w:rsidR="00CC1D73" w:rsidRDefault="00CC1D73" w:rsidP="00D460BB"/>
    <w:p w14:paraId="0023C7BE" w14:textId="77777777" w:rsidR="00CC1D73" w:rsidRPr="00CC1D73" w:rsidRDefault="00CC1D73" w:rsidP="00D460BB">
      <w:pPr>
        <w:pStyle w:val="Heading1"/>
        <w:rPr>
          <w:u w:val="single"/>
        </w:rPr>
      </w:pPr>
    </w:p>
    <w:p w14:paraId="0045766C" w14:textId="7B08DDE1" w:rsidR="00CC1D73" w:rsidRPr="00CC1D73" w:rsidRDefault="00CC1D73" w:rsidP="00D460BB">
      <w:pPr>
        <w:pStyle w:val="Heading1"/>
        <w:ind w:left="360"/>
        <w:rPr>
          <w:rFonts w:ascii="Open Sans" w:eastAsia="Times New Roman" w:hAnsi="Open Sans" w:cs="Open Sans"/>
          <w:color w:val="6A6A6A"/>
          <w:kern w:val="0"/>
          <w:sz w:val="23"/>
          <w:szCs w:val="23"/>
          <w:u w:val="single"/>
          <w:lang w:eastAsia="en-IN"/>
          <w14:ligatures w14:val="none"/>
        </w:rPr>
      </w:pPr>
      <w:r w:rsidRPr="00CC1D73">
        <w:rPr>
          <w:rFonts w:ascii="Open Sans" w:eastAsia="Times New Roman" w:hAnsi="Open Sans" w:cs="Open Sans"/>
          <w:color w:val="6A6A6A"/>
          <w:kern w:val="0"/>
          <w:sz w:val="23"/>
          <w:szCs w:val="23"/>
          <w:u w:val="single"/>
          <w:lang w:eastAsia="en-IN"/>
          <w14:ligatures w14:val="none"/>
        </w:rPr>
        <w:t>HttpSession Servlet</w:t>
      </w:r>
    </w:p>
    <w:p w14:paraId="737093D5" w14:textId="77777777" w:rsidR="00CC1D73" w:rsidRDefault="00CC1D7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4) HttpSession interface</w:t>
      </w:r>
    </w:p>
    <w:p w14:paraId="40E44D7D"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61" w:history="1">
        <w:r w:rsidR="00CC1D73">
          <w:rPr>
            <w:rStyle w:val="Hyperlink"/>
            <w:color w:val="008000"/>
            <w:sz w:val="23"/>
            <w:szCs w:val="23"/>
          </w:rPr>
          <w:t>HttpSession interface</w:t>
        </w:r>
      </w:hyperlink>
    </w:p>
    <w:p w14:paraId="117D78AC"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62" w:anchor="httpsessionhow" w:history="1">
        <w:r w:rsidR="00CC1D73">
          <w:rPr>
            <w:rStyle w:val="Hyperlink"/>
            <w:color w:val="008000"/>
            <w:sz w:val="23"/>
            <w:szCs w:val="23"/>
          </w:rPr>
          <w:t>How to get the HttpSession object</w:t>
        </w:r>
      </w:hyperlink>
    </w:p>
    <w:p w14:paraId="158B242C"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63" w:anchor="httpsessionmethod" w:history="1">
        <w:r w:rsidR="00CC1D73">
          <w:rPr>
            <w:rStyle w:val="Hyperlink"/>
            <w:color w:val="008000"/>
            <w:sz w:val="23"/>
            <w:szCs w:val="23"/>
          </w:rPr>
          <w:t>Commonly used methods of HttpSession interface</w:t>
        </w:r>
      </w:hyperlink>
    </w:p>
    <w:p w14:paraId="15F75C9E"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64" w:anchor="httpsessionex" w:history="1">
        <w:r w:rsidR="00CC1D73">
          <w:rPr>
            <w:rStyle w:val="Hyperlink"/>
            <w:color w:val="008000"/>
            <w:sz w:val="23"/>
            <w:szCs w:val="23"/>
          </w:rPr>
          <w:t>Example of using HttpSession</w:t>
        </w:r>
      </w:hyperlink>
    </w:p>
    <w:p w14:paraId="4DA8C874"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such case, container creates a session id for each user.The container uses this id to identify the particular user.An object of HttpSession can be used to perform two tasks:</w:t>
      </w:r>
    </w:p>
    <w:p w14:paraId="5F1EE6AD"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bind objects</w:t>
      </w:r>
    </w:p>
    <w:p w14:paraId="3F846133"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view and manipulate information about a session, such as the session identifier, creation time, and last accessed time.</w:t>
      </w:r>
    </w:p>
    <w:p w14:paraId="5491C003" w14:textId="0A859A2F" w:rsidR="00CC1D73" w:rsidRPr="00D460BB" w:rsidRDefault="00CC1D73" w:rsidP="00D460BB">
      <w:pPr>
        <w:spacing w:after="0" w:line="240" w:lineRule="auto"/>
        <w:ind w:left="360"/>
        <w:rPr>
          <w:rFonts w:ascii="Times New Roman" w:hAnsi="Times New Roman" w:cs="Times New Roman"/>
        </w:rPr>
      </w:pPr>
      <w:r>
        <w:rPr>
          <w:noProof/>
        </w:rPr>
        <w:drawing>
          <wp:inline distT="0" distB="0" distL="0" distR="0" wp14:anchorId="0DFB2575" wp14:editId="29D27956">
            <wp:extent cx="5731510" cy="2473960"/>
            <wp:effectExtent l="0" t="0" r="2540" b="2540"/>
            <wp:docPr id="80255594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31510" cy="2473960"/>
                    </a:xfrm>
                    <a:prstGeom prst="rect">
                      <a:avLst/>
                    </a:prstGeom>
                    <a:noFill/>
                    <a:ln>
                      <a:noFill/>
                    </a:ln>
                  </pic:spPr>
                </pic:pic>
              </a:graphicData>
            </a:graphic>
          </wp:inline>
        </w:drawing>
      </w:r>
    </w:p>
    <w:p w14:paraId="76800ECD"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How to get the HttpSession object ?</w:t>
      </w:r>
    </w:p>
    <w:p w14:paraId="29C4B4E7"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The HttpServletRequest interface provides two methods to get the object of HttpSession:</w:t>
      </w:r>
    </w:p>
    <w:p w14:paraId="7A5CC114"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HttpSession getSession():</w:t>
      </w:r>
      <w:r>
        <w:rPr>
          <w:rFonts w:ascii="Segoe UI" w:hAnsi="Segoe UI" w:cs="Segoe UI"/>
          <w:color w:val="000000"/>
        </w:rPr>
        <w:t>Returns the current session associated with this request, or if the request does not have a session, creates one.</w:t>
      </w:r>
    </w:p>
    <w:p w14:paraId="53682130"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lastRenderedPageBreak/>
        <w:t>public HttpSession getSession(boolean create):</w:t>
      </w:r>
      <w:r>
        <w:rPr>
          <w:rFonts w:ascii="Segoe UI" w:hAnsi="Segoe UI" w:cs="Segoe UI"/>
          <w:color w:val="000000"/>
        </w:rPr>
        <w:t>Returns the current HttpSession associated with this request or, if there is no current session and create is true, returns a new session.</w:t>
      </w:r>
    </w:p>
    <w:p w14:paraId="5CCE1144"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Commonly used methods of HttpSession interface</w:t>
      </w:r>
    </w:p>
    <w:p w14:paraId="68794DF2"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public String getId():</w:t>
      </w:r>
      <w:r>
        <w:rPr>
          <w:rFonts w:ascii="Segoe UI" w:hAnsi="Segoe UI" w:cs="Segoe UI"/>
          <w:color w:val="000000"/>
        </w:rPr>
        <w:t>Returns a string containing the unique identifier value.</w:t>
      </w:r>
    </w:p>
    <w:p w14:paraId="10B01A81"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long getCreationTime():</w:t>
      </w:r>
      <w:r>
        <w:rPr>
          <w:rFonts w:ascii="Segoe UI" w:hAnsi="Segoe UI" w:cs="Segoe UI"/>
          <w:color w:val="000000"/>
        </w:rPr>
        <w:t>Returns the time when this session was created, measured in milliseconds since midnight January 1, 1970 GMT.</w:t>
      </w:r>
    </w:p>
    <w:p w14:paraId="4EF57551"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long getLastAccessedTime():</w:t>
      </w:r>
      <w:r>
        <w:rPr>
          <w:rFonts w:ascii="Segoe UI" w:hAnsi="Segoe UI" w:cs="Segoe UI"/>
          <w:color w:val="000000"/>
        </w:rPr>
        <w:t>Returns the last time the client sent a request associated with this session, as the number of milliseconds since midnight January 1, 1970 GMT.</w:t>
      </w:r>
    </w:p>
    <w:p w14:paraId="39A295F1"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invalidate():</w:t>
      </w:r>
      <w:r>
        <w:rPr>
          <w:rFonts w:ascii="Segoe UI" w:hAnsi="Segoe UI" w:cs="Segoe UI"/>
          <w:color w:val="000000"/>
        </w:rPr>
        <w:t>Invalidates this session then unbinds any objects bound to it.</w:t>
      </w:r>
    </w:p>
    <w:p w14:paraId="2D5F1F82" w14:textId="77777777" w:rsidR="00CC1D73" w:rsidRPr="00D460BB" w:rsidRDefault="00FE746B" w:rsidP="00D460BB">
      <w:pPr>
        <w:spacing w:after="0" w:line="240" w:lineRule="auto"/>
        <w:ind w:left="360"/>
        <w:rPr>
          <w:rFonts w:ascii="Times New Roman" w:hAnsi="Times New Roman" w:cs="Times New Roman"/>
        </w:rPr>
      </w:pPr>
      <w:r>
        <w:pict w14:anchorId="76D8BA50">
          <v:rect id="_x0000_i1146" style="width:0;height:.75pt" o:hrstd="t" o:hrnoshade="t" o:hr="t" fillcolor="#d4d4d4" stroked="f"/>
        </w:pict>
      </w:r>
    </w:p>
    <w:p w14:paraId="354899B7" w14:textId="77777777" w:rsidR="00CC1D73" w:rsidRDefault="00CC1D73"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using HttpSession</w:t>
      </w:r>
    </w:p>
    <w:p w14:paraId="3D3DD301"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setting the attribute in the session scope in one servlet and getting that value from the session scope in another servlet. To set the attribute in the session scope, we have used the setAttribute() method of HttpSession interface and to get the attribute, we have used the getAttribute method.</w:t>
      </w:r>
    </w:p>
    <w:p w14:paraId="07D498D2"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index.html</w:t>
      </w:r>
    </w:p>
    <w:p w14:paraId="01F7606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&lt;form action=</w:t>
      </w:r>
      <w:r>
        <w:rPr>
          <w:rStyle w:val="string"/>
          <w:rFonts w:ascii="Segoe UI" w:hAnsi="Segoe UI" w:cs="Segoe UI"/>
          <w:color w:val="0000FF"/>
          <w:bdr w:val="none" w:sz="0" w:space="0" w:color="auto" w:frame="1"/>
        </w:rPr>
        <w:t>"servlet1"</w:t>
      </w:r>
      <w:r>
        <w:rPr>
          <w:rFonts w:ascii="Segoe UI" w:hAnsi="Segoe UI" w:cs="Segoe UI"/>
          <w:color w:val="000000"/>
          <w:bdr w:val="none" w:sz="0" w:space="0" w:color="auto" w:frame="1"/>
        </w:rPr>
        <w:t>&gt;  </w:t>
      </w:r>
    </w:p>
    <w:p w14:paraId="0A39CDB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Name:&lt;input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/&gt;&lt;br/&gt;  </w:t>
      </w:r>
    </w:p>
    <w:p w14:paraId="6694F8A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&lt;input type=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"go"</w:t>
      </w:r>
      <w:r>
        <w:rPr>
          <w:rFonts w:ascii="Segoe UI" w:hAnsi="Segoe UI" w:cs="Segoe UI"/>
          <w:color w:val="000000"/>
          <w:bdr w:val="none" w:sz="0" w:space="0" w:color="auto" w:frame="1"/>
        </w:rPr>
        <w:t>/&gt;  </w:t>
      </w:r>
    </w:p>
    <w:p w14:paraId="7C154C4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&lt;/form&gt;  </w:t>
      </w:r>
    </w:p>
    <w:p w14:paraId="581CDE64"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FirstServlet.java</w:t>
      </w:r>
    </w:p>
    <w:p w14:paraId="668C99F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3AFC5BD2"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7E5B6A1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1402F12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FE9CFD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7D64151"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FirstServlet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5194A9B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F3F19BC"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42CB15B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040DE8B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24A4EA3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65BA8CA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40B3F8B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358F72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n=request.getParameter(</w:t>
      </w:r>
      <w:r>
        <w:rPr>
          <w:rStyle w:val="string"/>
          <w:rFonts w:ascii="Segoe UI" w:hAnsi="Segoe UI" w:cs="Segoe UI"/>
          <w:color w:val="0000FF"/>
          <w:bdr w:val="none" w:sz="0" w:space="0" w:color="auto" w:frame="1"/>
        </w:rPr>
        <w:t>"userName"</w:t>
      </w:r>
      <w:r>
        <w:rPr>
          <w:rFonts w:ascii="Segoe UI" w:hAnsi="Segoe UI" w:cs="Segoe UI"/>
          <w:color w:val="000000"/>
          <w:bdr w:val="none" w:sz="0" w:space="0" w:color="auto" w:frame="1"/>
        </w:rPr>
        <w:t>);  </w:t>
      </w:r>
    </w:p>
    <w:p w14:paraId="170E138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"Welcome "</w:t>
      </w:r>
      <w:r>
        <w:rPr>
          <w:rFonts w:ascii="Segoe UI" w:hAnsi="Segoe UI" w:cs="Segoe UI"/>
          <w:color w:val="000000"/>
          <w:bdr w:val="none" w:sz="0" w:space="0" w:color="auto" w:frame="1"/>
        </w:rPr>
        <w:t>+n);  </w:t>
      </w:r>
    </w:p>
    <w:p w14:paraId="121091D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0B6BBF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HttpSession session=request.getSession();  </w:t>
      </w:r>
    </w:p>
    <w:p w14:paraId="1D56DA8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session.setAttribute(</w:t>
      </w:r>
      <w:r>
        <w:rPr>
          <w:rStyle w:val="string"/>
          <w:rFonts w:ascii="Segoe UI" w:hAnsi="Segoe UI" w:cs="Segoe UI"/>
          <w:color w:val="0000FF"/>
          <w:bdr w:val="none" w:sz="0" w:space="0" w:color="auto" w:frame="1"/>
        </w:rPr>
        <w:t>"uname"</w:t>
      </w:r>
      <w:r>
        <w:rPr>
          <w:rFonts w:ascii="Segoe UI" w:hAnsi="Segoe UI" w:cs="Segoe UI"/>
          <w:color w:val="000000"/>
          <w:bdr w:val="none" w:sz="0" w:space="0" w:color="auto" w:frame="1"/>
        </w:rPr>
        <w:t>,n);  </w:t>
      </w:r>
    </w:p>
    <w:p w14:paraId="280A9CC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A2C499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"&lt;a href='servlet2'&gt;visit&lt;/a&gt;"</w:t>
      </w:r>
      <w:r>
        <w:rPr>
          <w:rFonts w:ascii="Segoe UI" w:hAnsi="Segoe UI" w:cs="Segoe UI"/>
          <w:color w:val="000000"/>
          <w:bdr w:val="none" w:sz="0" w:space="0" w:color="auto" w:frame="1"/>
        </w:rPr>
        <w:t>);  </w:t>
      </w:r>
    </w:p>
    <w:p w14:paraId="500F150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DA6366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1C81381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4510F1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(Exception e){System.out.println(e);}  </w:t>
      </w:r>
    </w:p>
    <w:p w14:paraId="54BCA53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641A3FB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E0B0D1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9015137"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SecondServlet.java</w:t>
      </w:r>
    </w:p>
    <w:p w14:paraId="7295977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6FE0FDC2"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2573DE9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692FC62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8D100C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SecondServlet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3517F13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28DAEC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40772CC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6FD034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3740E8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365EAA1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68B0D62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3156CA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HttpSession session=request.getSession(</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14:paraId="47F69A5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n=(String)session.getAttribute(</w:t>
      </w:r>
      <w:r>
        <w:rPr>
          <w:rStyle w:val="string"/>
          <w:rFonts w:ascii="Segoe UI" w:hAnsi="Segoe UI" w:cs="Segoe UI"/>
          <w:color w:val="0000FF"/>
          <w:bdr w:val="none" w:sz="0" w:space="0" w:color="auto" w:frame="1"/>
        </w:rPr>
        <w:t>"uname"</w:t>
      </w:r>
      <w:r>
        <w:rPr>
          <w:rFonts w:ascii="Segoe UI" w:hAnsi="Segoe UI" w:cs="Segoe UI"/>
          <w:color w:val="000000"/>
          <w:bdr w:val="none" w:sz="0" w:space="0" w:color="auto" w:frame="1"/>
        </w:rPr>
        <w:t>);  </w:t>
      </w:r>
    </w:p>
    <w:p w14:paraId="5A8ABFC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+n);  </w:t>
      </w:r>
    </w:p>
    <w:p w14:paraId="17EB675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CE95E9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5FDE675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230A14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(Exception e){System.out.println(e);}  </w:t>
      </w:r>
    </w:p>
    <w:p w14:paraId="4EA7B44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2BBC3F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85988B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DDF825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2992377"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web.xml</w:t>
      </w:r>
    </w:p>
    <w:p w14:paraId="77F28BD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2EEB511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49353D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730479E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&lt;servlet-name&gt;s1&lt;/servlet-name&gt;  </w:t>
      </w:r>
    </w:p>
    <w:p w14:paraId="0DC59D7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&gt;FirstServlet&lt;/servlet-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71368C2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54ABE7F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1EFF91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4E334D2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&lt;servlet-name&gt;s1&lt;/servlet-name&gt;  </w:t>
      </w:r>
    </w:p>
    <w:p w14:paraId="2122D52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&lt;url-pattern&gt;/servlet1&lt;/url-pattern&gt;  </w:t>
      </w:r>
    </w:p>
    <w:p w14:paraId="50586E7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6B93C77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F58FFF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345FB25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&lt;servlet-name&gt;s2&lt;/servlet-name&gt;  </w:t>
      </w:r>
    </w:p>
    <w:p w14:paraId="564A969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&gt;SecondServlet&lt;/servlet-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0680F66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&lt;/servlet&gt;  </w:t>
      </w:r>
    </w:p>
    <w:p w14:paraId="1C79A07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10CCC6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630AF5A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&lt;servlet-name&gt;s2&lt;/servlet-name&gt;  </w:t>
      </w:r>
    </w:p>
    <w:p w14:paraId="367E8D7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&lt;url-pattern&gt;/servlet2&lt;/url-pattern&gt;  </w:t>
      </w:r>
    </w:p>
    <w:p w14:paraId="3004E67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&lt;/servlet-mapping&gt;  </w:t>
      </w:r>
    </w:p>
    <w:p w14:paraId="470A48D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098F8E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1166404B" w14:textId="77777777" w:rsidR="00CC1D73" w:rsidRDefault="00CC1D73" w:rsidP="00D460BB"/>
    <w:p w14:paraId="0B4B38C6" w14:textId="77777777" w:rsidR="00CC1D73" w:rsidRDefault="00CC1D73" w:rsidP="00D460BB"/>
    <w:p w14:paraId="723B5FDD" w14:textId="77777777" w:rsidR="00CC1D73" w:rsidRPr="00CC1D73" w:rsidRDefault="00CC1D73" w:rsidP="00D460BB">
      <w:pPr>
        <w:pStyle w:val="Heading1"/>
        <w:rPr>
          <w:u w:val="single"/>
        </w:rPr>
      </w:pPr>
    </w:p>
    <w:p w14:paraId="12EB22E5" w14:textId="77777777" w:rsidR="00CC1D73" w:rsidRPr="00CC1D73" w:rsidRDefault="00CC1D73" w:rsidP="00D460BB">
      <w:pPr>
        <w:pStyle w:val="Heading1"/>
        <w:ind w:left="360"/>
        <w:rPr>
          <w:rFonts w:ascii="Open Sans" w:eastAsia="Times New Roman" w:hAnsi="Open Sans" w:cs="Open Sans"/>
          <w:color w:val="6A6A6A"/>
          <w:kern w:val="0"/>
          <w:sz w:val="23"/>
          <w:szCs w:val="23"/>
          <w:u w:val="single"/>
          <w:lang w:eastAsia="en-IN"/>
          <w14:ligatures w14:val="none"/>
        </w:rPr>
      </w:pPr>
      <w:r w:rsidRPr="00CC1D73">
        <w:rPr>
          <w:rFonts w:ascii="Open Sans" w:eastAsia="Times New Roman" w:hAnsi="Open Sans" w:cs="Open Sans"/>
          <w:color w:val="6A6A6A"/>
          <w:kern w:val="0"/>
          <w:sz w:val="23"/>
          <w:szCs w:val="23"/>
          <w:u w:val="single"/>
          <w:lang w:eastAsia="en-IN"/>
          <w14:ligatures w14:val="none"/>
        </w:rPr>
        <w:t>Event And Listener</w:t>
      </w:r>
    </w:p>
    <w:p w14:paraId="7BB0EEFB" w14:textId="77777777" w:rsidR="00CC1D73" w:rsidRDefault="00CC1D7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JavaScript addEventListener()</w:t>
      </w:r>
    </w:p>
    <w:p w14:paraId="4DCD0CCB"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addEventListener()</w:t>
      </w:r>
      <w:r>
        <w:rPr>
          <w:rFonts w:ascii="Segoe UI" w:hAnsi="Segoe UI" w:cs="Segoe UI"/>
          <w:color w:val="333333"/>
        </w:rPr>
        <w:t> method is used to attach an event handler to a particular element. It does not override the existing event handlers. Events are said to be an essential part of the JavaScript. A web page responds according to the event that occurred. Events can be user-generated or generated by API's. An event listener is a JavaScript's procedure that waits for the occurrence of an event.</w:t>
      </w:r>
    </w:p>
    <w:p w14:paraId="4E709A17"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The addEventListener() method is an inbuilt function of </w:t>
      </w:r>
      <w:hyperlink r:id="rId266" w:history="1">
        <w:r>
          <w:rPr>
            <w:rStyle w:val="Hyperlink"/>
            <w:rFonts w:ascii="Segoe UI" w:eastAsiaTheme="majorEastAsia" w:hAnsi="Segoe UI" w:cs="Segoe UI"/>
            <w:color w:val="008000"/>
          </w:rPr>
          <w:t>JavaScript</w:t>
        </w:r>
      </w:hyperlink>
      <w:r>
        <w:rPr>
          <w:rFonts w:ascii="Segoe UI" w:hAnsi="Segoe UI" w:cs="Segoe UI"/>
          <w:color w:val="333333"/>
        </w:rPr>
        <w:t>. We can add multiple event handlers to a particular element without overwriting the existing event handlers.</w:t>
      </w:r>
    </w:p>
    <w:p w14:paraId="50D45619"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Syntax</w:t>
      </w:r>
    </w:p>
    <w:p w14:paraId="7CF7CC9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element.addEventListener(event, function, useCapture);  </w:t>
      </w:r>
    </w:p>
    <w:p w14:paraId="49703F41"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Although it has three parameters, the parameters </w:t>
      </w:r>
      <w:r>
        <w:rPr>
          <w:rStyle w:val="Emphasis"/>
          <w:rFonts w:ascii="Segoe UI" w:hAnsi="Segoe UI" w:cs="Segoe UI"/>
          <w:b/>
          <w:bCs/>
          <w:color w:val="333333"/>
        </w:rPr>
        <w:t>event</w:t>
      </w:r>
      <w:r>
        <w:rPr>
          <w:rFonts w:ascii="Segoe UI" w:hAnsi="Segoe UI" w:cs="Segoe UI"/>
          <w:color w:val="333333"/>
        </w:rPr>
        <w:t> and </w:t>
      </w:r>
      <w:r>
        <w:rPr>
          <w:rStyle w:val="Emphasis"/>
          <w:rFonts w:ascii="Segoe UI" w:hAnsi="Segoe UI" w:cs="Segoe UI"/>
          <w:b/>
          <w:bCs/>
          <w:color w:val="333333"/>
        </w:rPr>
        <w:t>function</w:t>
      </w:r>
      <w:r>
        <w:rPr>
          <w:rFonts w:ascii="Segoe UI" w:hAnsi="Segoe UI" w:cs="Segoe UI"/>
          <w:color w:val="333333"/>
        </w:rPr>
        <w:t> are widely used. The third parameter is optional to define. The values of this function are defined as follows.</w:t>
      </w:r>
    </w:p>
    <w:p w14:paraId="72377342"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Parameter Values</w:t>
      </w:r>
    </w:p>
    <w:p w14:paraId="544D923A"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event:</w:t>
      </w:r>
      <w:r>
        <w:rPr>
          <w:rFonts w:ascii="Segoe UI" w:hAnsi="Segoe UI" w:cs="Segoe UI"/>
          <w:color w:val="333333"/>
        </w:rPr>
        <w:t> It is a required parameter. It can be defined as a string that specifies the event's name.</w:t>
      </w:r>
    </w:p>
    <w:p w14:paraId="3EEFA099" w14:textId="77777777" w:rsidR="00CC1D73" w:rsidRDefault="00CC1D73"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t>Note: Do not use any prefix such as "on" with the parameter value. For example, Use "click" instead of using "onclick".</w:t>
      </w:r>
    </w:p>
    <w:p w14:paraId="09F0EC25"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function:</w:t>
      </w:r>
      <w:r>
        <w:rPr>
          <w:rFonts w:ascii="Segoe UI" w:hAnsi="Segoe UI" w:cs="Segoe UI"/>
          <w:color w:val="333333"/>
        </w:rPr>
        <w:t> It is also a required parameter. It is a </w:t>
      </w:r>
      <w:hyperlink r:id="rId267" w:history="1">
        <w:r>
          <w:rPr>
            <w:rStyle w:val="Hyperlink"/>
            <w:rFonts w:ascii="Segoe UI" w:eastAsiaTheme="majorEastAsia" w:hAnsi="Segoe UI" w:cs="Segoe UI"/>
            <w:color w:val="008000"/>
          </w:rPr>
          <w:t>JavaScript function</w:t>
        </w:r>
      </w:hyperlink>
      <w:r>
        <w:rPr>
          <w:rFonts w:ascii="Segoe UI" w:hAnsi="Segoe UI" w:cs="Segoe UI"/>
          <w:color w:val="333333"/>
        </w:rPr>
        <w:t> which responds to the event occur.</w:t>
      </w:r>
    </w:p>
    <w:p w14:paraId="7AA003C1"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useCapture:</w:t>
      </w:r>
      <w:r>
        <w:rPr>
          <w:rFonts w:ascii="Segoe UI" w:hAnsi="Segoe UI" w:cs="Segoe UI"/>
          <w:color w:val="333333"/>
        </w:rPr>
        <w:t> It is an optional parameter. It is a Boolean type value that specifies whether the event is executed in the bubbling or capturing phase. Its possible values are </w:t>
      </w:r>
      <w:r>
        <w:rPr>
          <w:rStyle w:val="Strong"/>
          <w:rFonts w:ascii="Segoe UI" w:eastAsiaTheme="majorEastAsia" w:hAnsi="Segoe UI" w:cs="Segoe UI"/>
          <w:color w:val="333333"/>
        </w:rPr>
        <w:t>true</w:t>
      </w:r>
      <w:r>
        <w:rPr>
          <w:rFonts w:ascii="Segoe UI" w:hAnsi="Segoe UI" w:cs="Segoe UI"/>
          <w:color w:val="333333"/>
        </w:rPr>
        <w:t> and </w:t>
      </w:r>
      <w:r>
        <w:rPr>
          <w:rStyle w:val="Strong"/>
          <w:rFonts w:ascii="Segoe UI" w:eastAsiaTheme="majorEastAsia" w:hAnsi="Segoe UI" w:cs="Segoe UI"/>
          <w:color w:val="333333"/>
        </w:rPr>
        <w:t>false</w:t>
      </w:r>
      <w:r>
        <w:rPr>
          <w:rFonts w:ascii="Segoe UI" w:hAnsi="Segoe UI" w:cs="Segoe UI"/>
          <w:color w:val="333333"/>
        </w:rPr>
        <w:t>. When it is set to true, the event handler executes in the capturing phase. When it is set to false, the handler executes in the bubbling phase. Its default value is </w:t>
      </w:r>
      <w:r>
        <w:rPr>
          <w:rStyle w:val="Strong"/>
          <w:rFonts w:ascii="Segoe UI" w:eastAsiaTheme="majorEastAsia" w:hAnsi="Segoe UI" w:cs="Segoe UI"/>
          <w:color w:val="333333"/>
        </w:rPr>
        <w:t>false</w:t>
      </w:r>
      <w:r>
        <w:rPr>
          <w:rFonts w:ascii="Segoe UI" w:hAnsi="Segoe UI" w:cs="Segoe UI"/>
          <w:color w:val="333333"/>
        </w:rPr>
        <w:t>.</w:t>
      </w:r>
    </w:p>
    <w:p w14:paraId="67BD0BC8"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some of the illustrations of using the addEventListener() method.</w:t>
      </w:r>
    </w:p>
    <w:p w14:paraId="5A79DD7C"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lastRenderedPageBreak/>
        <w:t>Example</w:t>
      </w:r>
    </w:p>
    <w:p w14:paraId="1032B21F"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It is a simple example of using the addEventListener() method. We have to click the given </w:t>
      </w:r>
      <w:hyperlink r:id="rId268" w:history="1">
        <w:r>
          <w:rPr>
            <w:rStyle w:val="Hyperlink"/>
            <w:rFonts w:ascii="Segoe UI" w:eastAsiaTheme="majorEastAsia" w:hAnsi="Segoe UI" w:cs="Segoe UI"/>
            <w:color w:val="008000"/>
          </w:rPr>
          <w:t>HTML button</w:t>
        </w:r>
      </w:hyperlink>
      <w:r>
        <w:rPr>
          <w:rFonts w:ascii="Segoe UI" w:hAnsi="Segoe UI" w:cs="Segoe UI"/>
          <w:color w:val="333333"/>
        </w:rPr>
        <w:t> to see the effect.</w:t>
      </w:r>
    </w:p>
    <w:p w14:paraId="03E7FB1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98AB85"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F90B6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37FCAE"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Example of the addEventListener() method.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E5A64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Click the following button to see the effect.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29EB5B"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"btn"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Click me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36E6F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"para"</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484515"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8F3A6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document.getElementById("btn").addEventListener("click", fun);  </w:t>
      </w:r>
    </w:p>
    <w:p w14:paraId="1CC154E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function fun() {  </w:t>
      </w:r>
    </w:p>
    <w:p w14:paraId="3FE395B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document.getElementById("para")</w:t>
      </w:r>
      <w:r>
        <w:rPr>
          <w:rStyle w:val="attribute"/>
          <w:rFonts w:ascii="Segoe UI" w:hAnsi="Segoe UI" w:cs="Segoe UI"/>
          <w:color w:val="FF0000"/>
          <w:bdr w:val="none" w:sz="0" w:space="0" w:color="auto" w:frame="1"/>
        </w:rPr>
        <w:t>.innerHTML</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"Hello World"</w:t>
      </w:r>
      <w:r>
        <w:rPr>
          <w:rFonts w:ascii="Segoe UI" w:hAnsi="Segoe UI" w:cs="Segoe UI"/>
          <w:color w:val="000000"/>
          <w:bdr w:val="none" w:sz="0" w:space="0" w:color="auto" w:frame="1"/>
        </w:rPr>
        <w:t> +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"Welcome to the  javaTpoint.com";  </w:t>
      </w:r>
    </w:p>
    <w:p w14:paraId="18F4296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9E4778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C98712"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4FBD5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20947E" w14:textId="77777777" w:rsidR="00CC1D73" w:rsidRPr="00D460BB" w:rsidRDefault="00FE746B" w:rsidP="00D460BB">
      <w:pPr>
        <w:ind w:left="360"/>
        <w:rPr>
          <w:rFonts w:ascii="Times New Roman" w:hAnsi="Times New Roman" w:cs="Times New Roman"/>
        </w:rPr>
      </w:pPr>
      <w:hyperlink r:id="rId269" w:tgtFrame="_blank" w:history="1">
        <w:r w:rsidR="00CC1D73" w:rsidRPr="00D460BB">
          <w:rPr>
            <w:rStyle w:val="Hyperlink"/>
            <w:rFonts w:ascii="Verdana" w:hAnsi="Verdana" w:cs="Segoe UI"/>
            <w:b/>
            <w:bCs/>
            <w:color w:val="FFFFFF"/>
            <w:sz w:val="20"/>
            <w:szCs w:val="20"/>
            <w:shd w:val="clear" w:color="auto" w:fill="4CAF50"/>
          </w:rPr>
          <w:t>Test it Now</w:t>
        </w:r>
      </w:hyperlink>
    </w:p>
    <w:p w14:paraId="3CED7B58"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Output</w:t>
      </w:r>
    </w:p>
    <w:p w14:paraId="7DA1A313" w14:textId="435E2C48" w:rsidR="00CC1D73" w:rsidRPr="00D460BB" w:rsidRDefault="00CC1D73" w:rsidP="00D460BB">
      <w:pPr>
        <w:ind w:left="360"/>
        <w:rPr>
          <w:rFonts w:ascii="Times New Roman" w:hAnsi="Times New Roman" w:cs="Times New Roman"/>
        </w:rPr>
      </w:pPr>
      <w:r>
        <w:rPr>
          <w:noProof/>
        </w:rPr>
        <w:drawing>
          <wp:inline distT="0" distB="0" distL="0" distR="0" wp14:anchorId="4DBE0A1F" wp14:editId="4098DCDF">
            <wp:extent cx="2704465" cy="1383030"/>
            <wp:effectExtent l="0" t="0" r="635" b="7620"/>
            <wp:docPr id="1663224927" name="Picture 71" descr="JavaScript addEven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JavaScript addEventListene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704465" cy="1383030"/>
                    </a:xfrm>
                    <a:prstGeom prst="rect">
                      <a:avLst/>
                    </a:prstGeom>
                    <a:noFill/>
                    <a:ln>
                      <a:noFill/>
                    </a:ln>
                  </pic:spPr>
                </pic:pic>
              </a:graphicData>
            </a:graphic>
          </wp:inline>
        </w:drawing>
      </w:r>
    </w:p>
    <w:p w14:paraId="3CFA1460"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After clicking the given </w:t>
      </w:r>
      <w:hyperlink r:id="rId271" w:history="1">
        <w:r>
          <w:rPr>
            <w:rStyle w:val="Hyperlink"/>
            <w:rFonts w:ascii="Segoe UI" w:eastAsiaTheme="majorEastAsia" w:hAnsi="Segoe UI" w:cs="Segoe UI"/>
            <w:color w:val="008000"/>
          </w:rPr>
          <w:t>HTML</w:t>
        </w:r>
      </w:hyperlink>
      <w:r>
        <w:rPr>
          <w:rFonts w:ascii="Segoe UI" w:hAnsi="Segoe UI" w:cs="Segoe UI"/>
          <w:color w:val="333333"/>
        </w:rPr>
        <w:t> button, the output will be -</w:t>
      </w:r>
    </w:p>
    <w:p w14:paraId="60EC861B" w14:textId="77777777" w:rsidR="00CC1D73" w:rsidRPr="00D460BB" w:rsidRDefault="00CC1D73" w:rsidP="00D460BB">
      <w:pPr>
        <w:ind w:left="360"/>
        <w:jc w:val="center"/>
        <w:rPr>
          <w:rFonts w:ascii="Times New Roman" w:hAnsi="Times New Roman" w:cs="Times New Roman"/>
          <w:color w:val="808080"/>
          <w:sz w:val="17"/>
          <w:szCs w:val="17"/>
        </w:rPr>
      </w:pPr>
      <w:r w:rsidRPr="00D460BB">
        <w:rPr>
          <w:color w:val="808080"/>
          <w:sz w:val="17"/>
          <w:szCs w:val="17"/>
        </w:rPr>
        <w:t>ADVERTISEMENT</w:t>
      </w:r>
    </w:p>
    <w:p w14:paraId="6CE1B4D7" w14:textId="42DDF016" w:rsidR="00CC1D73" w:rsidRPr="00D460BB" w:rsidRDefault="00CC1D73" w:rsidP="00D460BB">
      <w:pPr>
        <w:ind w:left="360"/>
        <w:rPr>
          <w:sz w:val="24"/>
          <w:szCs w:val="24"/>
        </w:rPr>
      </w:pPr>
      <w:r>
        <w:rPr>
          <w:noProof/>
        </w:rPr>
        <w:lastRenderedPageBreak/>
        <w:drawing>
          <wp:inline distT="0" distB="0" distL="0" distR="0" wp14:anchorId="0E972A52" wp14:editId="3E89ADD1">
            <wp:extent cx="2704465" cy="1383030"/>
            <wp:effectExtent l="0" t="0" r="635" b="7620"/>
            <wp:docPr id="1141173988" name="Picture 70" descr="JavaScript addEven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JavaScript addEventListene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704465" cy="1383030"/>
                    </a:xfrm>
                    <a:prstGeom prst="rect">
                      <a:avLst/>
                    </a:prstGeom>
                    <a:noFill/>
                    <a:ln>
                      <a:noFill/>
                    </a:ln>
                  </pic:spPr>
                </pic:pic>
              </a:graphicData>
            </a:graphic>
          </wp:inline>
        </w:drawing>
      </w:r>
    </w:p>
    <w:p w14:paraId="29E37FB0"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Now, in the next example we will see how to add many events to the same element without overwriting the existing events.</w:t>
      </w:r>
    </w:p>
    <w:p w14:paraId="17A645DA"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Example</w:t>
      </w:r>
    </w:p>
    <w:p w14:paraId="60D27789"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adding multiple events to the same element.</w:t>
      </w:r>
    </w:p>
    <w:p w14:paraId="0540BD9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B5A571"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98AF4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8803DC"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This is an example of adding multiple events to the same element.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09186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Click the following button to see the effect.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FA8056"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"btn"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Click me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1A374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"para"</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C8CA42"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"para1"</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0429C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C3B56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function fun() {  </w:t>
      </w:r>
    </w:p>
    <w:p w14:paraId="0212D88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alert("Welcome to the javaTpoint.com");  </w:t>
      </w:r>
    </w:p>
    <w:p w14:paraId="2808AD8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FF5AD4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F060F4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function fun1() {  </w:t>
      </w:r>
    </w:p>
    <w:p w14:paraId="668417F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document.getElementById("para")</w:t>
      </w:r>
      <w:r>
        <w:rPr>
          <w:rStyle w:val="attribute"/>
          <w:rFonts w:ascii="Segoe UI" w:hAnsi="Segoe UI" w:cs="Segoe UI"/>
          <w:color w:val="FF0000"/>
          <w:bdr w:val="none" w:sz="0" w:space="0" w:color="auto" w:frame="1"/>
        </w:rPr>
        <w:t>.innerHTML</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"This is second function"</w:t>
      </w:r>
      <w:r>
        <w:rPr>
          <w:rFonts w:ascii="Segoe UI" w:hAnsi="Segoe UI" w:cs="Segoe UI"/>
          <w:color w:val="000000"/>
          <w:bdr w:val="none" w:sz="0" w:space="0" w:color="auto" w:frame="1"/>
        </w:rPr>
        <w:t>;  </w:t>
      </w:r>
    </w:p>
    <w:p w14:paraId="74973E8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946DA4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E30747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function fun2() {  </w:t>
      </w:r>
    </w:p>
    <w:p w14:paraId="03EFD1B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document.getElementById("para1")</w:t>
      </w:r>
      <w:r>
        <w:rPr>
          <w:rStyle w:val="attribute"/>
          <w:rFonts w:ascii="Segoe UI" w:hAnsi="Segoe UI" w:cs="Segoe UI"/>
          <w:color w:val="FF0000"/>
          <w:bdr w:val="none" w:sz="0" w:space="0" w:color="auto" w:frame="1"/>
        </w:rPr>
        <w:t>.innerHTML</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"This is third function"</w:t>
      </w:r>
      <w:r>
        <w:rPr>
          <w:rFonts w:ascii="Segoe UI" w:hAnsi="Segoe UI" w:cs="Segoe UI"/>
          <w:color w:val="000000"/>
          <w:bdr w:val="none" w:sz="0" w:space="0" w:color="auto" w:frame="1"/>
        </w:rPr>
        <w:t>;  </w:t>
      </w:r>
    </w:p>
    <w:p w14:paraId="224C477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35DB99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mybtn</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document</w:t>
      </w:r>
      <w:r>
        <w:rPr>
          <w:rFonts w:ascii="Segoe UI" w:hAnsi="Segoe UI" w:cs="Segoe UI"/>
          <w:color w:val="000000"/>
          <w:bdr w:val="none" w:sz="0" w:space="0" w:color="auto" w:frame="1"/>
        </w:rPr>
        <w:t>.getElementById("btn");  </w:t>
      </w:r>
    </w:p>
    <w:p w14:paraId="1DA5427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mybtn.addEventListener("click", fun);  </w:t>
      </w:r>
    </w:p>
    <w:p w14:paraId="67F30DE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mybtn.addEventListener("click", fun1);  </w:t>
      </w:r>
    </w:p>
    <w:p w14:paraId="7268D50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mybtn.addEventListener("click", fun2);  </w:t>
      </w:r>
    </w:p>
    <w:p w14:paraId="3AC1F27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7EC52C"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5F06F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9A4336" w14:textId="77777777" w:rsidR="00CC1D73" w:rsidRPr="00D460BB" w:rsidRDefault="00FE746B" w:rsidP="00D460BB">
      <w:pPr>
        <w:ind w:left="360"/>
        <w:rPr>
          <w:rFonts w:ascii="Times New Roman" w:hAnsi="Times New Roman" w:cs="Times New Roman"/>
        </w:rPr>
      </w:pPr>
      <w:hyperlink r:id="rId273" w:tgtFrame="_blank" w:history="1">
        <w:r w:rsidR="00CC1D73" w:rsidRPr="00D460BB">
          <w:rPr>
            <w:rStyle w:val="Hyperlink"/>
            <w:rFonts w:ascii="Verdana" w:hAnsi="Verdana" w:cs="Segoe UI"/>
            <w:b/>
            <w:bCs/>
            <w:color w:val="FFFFFF"/>
            <w:sz w:val="20"/>
            <w:szCs w:val="20"/>
            <w:shd w:val="clear" w:color="auto" w:fill="4CAF50"/>
          </w:rPr>
          <w:t>Test it Now</w:t>
        </w:r>
      </w:hyperlink>
    </w:p>
    <w:p w14:paraId="4C114B87"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Output</w:t>
      </w:r>
    </w:p>
    <w:p w14:paraId="4E8B5CDF" w14:textId="4366A358" w:rsidR="00CC1D73" w:rsidRPr="00D460BB" w:rsidRDefault="00CC1D73" w:rsidP="00D460BB">
      <w:pPr>
        <w:ind w:left="360"/>
        <w:rPr>
          <w:rFonts w:ascii="Times New Roman" w:hAnsi="Times New Roman" w:cs="Times New Roman"/>
        </w:rPr>
      </w:pPr>
      <w:r>
        <w:rPr>
          <w:noProof/>
        </w:rPr>
        <w:drawing>
          <wp:inline distT="0" distB="0" distL="0" distR="0" wp14:anchorId="583F4435" wp14:editId="316D2664">
            <wp:extent cx="2704465" cy="1867535"/>
            <wp:effectExtent l="0" t="0" r="635" b="0"/>
            <wp:docPr id="1748915748" name="Picture 69" descr="JavaScript addEven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JavaScript addEventListene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704465" cy="1867535"/>
                    </a:xfrm>
                    <a:prstGeom prst="rect">
                      <a:avLst/>
                    </a:prstGeom>
                    <a:noFill/>
                    <a:ln>
                      <a:noFill/>
                    </a:ln>
                  </pic:spPr>
                </pic:pic>
              </a:graphicData>
            </a:graphic>
          </wp:inline>
        </w:drawing>
      </w:r>
    </w:p>
    <w:p w14:paraId="5376C741"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Now, when we click the button, an alert will be displayed. After clicking the given HTML button, the output will be -</w:t>
      </w:r>
    </w:p>
    <w:p w14:paraId="0EC6E634" w14:textId="196B6A79" w:rsidR="00CC1D73" w:rsidRPr="00D460BB" w:rsidRDefault="00CC1D73" w:rsidP="00D460BB">
      <w:pPr>
        <w:ind w:left="360"/>
        <w:rPr>
          <w:rFonts w:ascii="Times New Roman" w:hAnsi="Times New Roman" w:cs="Times New Roman"/>
        </w:rPr>
      </w:pPr>
      <w:r>
        <w:rPr>
          <w:noProof/>
        </w:rPr>
        <w:drawing>
          <wp:inline distT="0" distB="0" distL="0" distR="0" wp14:anchorId="0E289CD8" wp14:editId="4494BEE0">
            <wp:extent cx="2704465" cy="1867535"/>
            <wp:effectExtent l="0" t="0" r="635" b="0"/>
            <wp:docPr id="1783425171" name="Picture 68" descr="JavaScript addEven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JavaScript addEventListene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704465" cy="1867535"/>
                    </a:xfrm>
                    <a:prstGeom prst="rect">
                      <a:avLst/>
                    </a:prstGeom>
                    <a:noFill/>
                    <a:ln>
                      <a:noFill/>
                    </a:ln>
                  </pic:spPr>
                </pic:pic>
              </a:graphicData>
            </a:graphic>
          </wp:inline>
        </w:drawing>
      </w:r>
    </w:p>
    <w:p w14:paraId="7F7A0758"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When we exit the alert, the output is -</w:t>
      </w:r>
    </w:p>
    <w:p w14:paraId="0778AC7D" w14:textId="150AD32E" w:rsidR="00CC1D73" w:rsidRPr="00D460BB" w:rsidRDefault="00CC1D73" w:rsidP="00D460BB">
      <w:pPr>
        <w:ind w:left="360"/>
        <w:rPr>
          <w:rFonts w:ascii="Times New Roman" w:hAnsi="Times New Roman" w:cs="Times New Roman"/>
        </w:rPr>
      </w:pPr>
      <w:r>
        <w:rPr>
          <w:noProof/>
        </w:rPr>
        <w:drawing>
          <wp:inline distT="0" distB="0" distL="0" distR="0" wp14:anchorId="4715BA0C" wp14:editId="25890829">
            <wp:extent cx="2704465" cy="1867535"/>
            <wp:effectExtent l="0" t="0" r="635" b="0"/>
            <wp:docPr id="1140510812" name="Picture 67" descr="JavaScript addEven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JavaScript addEventListene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704465" cy="1867535"/>
                    </a:xfrm>
                    <a:prstGeom prst="rect">
                      <a:avLst/>
                    </a:prstGeom>
                    <a:noFill/>
                    <a:ln>
                      <a:noFill/>
                    </a:ln>
                  </pic:spPr>
                </pic:pic>
              </a:graphicData>
            </a:graphic>
          </wp:inline>
        </w:drawing>
      </w:r>
    </w:p>
    <w:p w14:paraId="3B7DF214"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lastRenderedPageBreak/>
        <w:t>Example</w:t>
      </w:r>
    </w:p>
    <w:p w14:paraId="69BCCBB8"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adding multiple events of a different type to the same element.</w:t>
      </w:r>
    </w:p>
    <w:p w14:paraId="0AE0459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DB3D80"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D32A7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10342D"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This is an example of adding multiple events of different type to the same element.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AE776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Click the following button to see the effect.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271764"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"btn"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Click me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B9058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"para"</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171B90"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892A4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function fun() {  </w:t>
      </w:r>
    </w:p>
    <w:p w14:paraId="3A27736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btn.style.width</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"50px"</w:t>
      </w:r>
      <w:r>
        <w:rPr>
          <w:rFonts w:ascii="Segoe UI" w:hAnsi="Segoe UI" w:cs="Segoe UI"/>
          <w:color w:val="000000"/>
          <w:bdr w:val="none" w:sz="0" w:space="0" w:color="auto" w:frame="1"/>
        </w:rPr>
        <w:t>;  </w:t>
      </w:r>
    </w:p>
    <w:p w14:paraId="16841F0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btn.style.height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"50px"</w:t>
      </w:r>
      <w:r>
        <w:rPr>
          <w:rFonts w:ascii="Segoe UI" w:hAnsi="Segoe UI" w:cs="Segoe UI"/>
          <w:color w:val="000000"/>
          <w:bdr w:val="none" w:sz="0" w:space="0" w:color="auto" w:frame="1"/>
        </w:rPr>
        <w:t>;  </w:t>
      </w:r>
    </w:p>
    <w:p w14:paraId="65A7F24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btn.style.background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"yellow"</w:t>
      </w:r>
      <w:r>
        <w:rPr>
          <w:rFonts w:ascii="Segoe UI" w:hAnsi="Segoe UI" w:cs="Segoe UI"/>
          <w:color w:val="000000"/>
          <w:bdr w:val="none" w:sz="0" w:space="0" w:color="auto" w:frame="1"/>
        </w:rPr>
        <w:t>;  </w:t>
      </w:r>
    </w:p>
    <w:p w14:paraId="7705EB8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btn.style.color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"blue"</w:t>
      </w:r>
      <w:r>
        <w:rPr>
          <w:rFonts w:ascii="Segoe UI" w:hAnsi="Segoe UI" w:cs="Segoe UI"/>
          <w:color w:val="000000"/>
          <w:bdr w:val="none" w:sz="0" w:space="0" w:color="auto" w:frame="1"/>
        </w:rPr>
        <w:t>;  </w:t>
      </w:r>
    </w:p>
    <w:p w14:paraId="392A59B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8BF8A4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728C1B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function fun1() {  </w:t>
      </w:r>
    </w:p>
    <w:p w14:paraId="519CC0A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document.getElementById("para")</w:t>
      </w:r>
      <w:r>
        <w:rPr>
          <w:rStyle w:val="attribute"/>
          <w:rFonts w:ascii="Segoe UI" w:hAnsi="Segoe UI" w:cs="Segoe UI"/>
          <w:color w:val="FF0000"/>
          <w:bdr w:val="none" w:sz="0" w:space="0" w:color="auto" w:frame="1"/>
        </w:rPr>
        <w:t>.innerHTML</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"This is second function"</w:t>
      </w:r>
      <w:r>
        <w:rPr>
          <w:rFonts w:ascii="Segoe UI" w:hAnsi="Segoe UI" w:cs="Segoe UI"/>
          <w:color w:val="000000"/>
          <w:bdr w:val="none" w:sz="0" w:space="0" w:color="auto" w:frame="1"/>
        </w:rPr>
        <w:t>;  </w:t>
      </w:r>
    </w:p>
    <w:p w14:paraId="0598B15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DD7760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DD798D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function fun2() {  </w:t>
      </w:r>
    </w:p>
    <w:p w14:paraId="330FA06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btn.style.width</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989C55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btn.style.height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5649BB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btn.style.background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FB6476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btn.style.color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EDDC2F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C8D261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mybtn</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document</w:t>
      </w:r>
      <w:r>
        <w:rPr>
          <w:rFonts w:ascii="Segoe UI" w:hAnsi="Segoe UI" w:cs="Segoe UI"/>
          <w:color w:val="000000"/>
          <w:bdr w:val="none" w:sz="0" w:space="0" w:color="auto" w:frame="1"/>
        </w:rPr>
        <w:t>.getElementById("btn");  </w:t>
      </w:r>
    </w:p>
    <w:p w14:paraId="2DFC231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mybtn.addEventListener("mouseover", fun);  </w:t>
      </w:r>
    </w:p>
    <w:p w14:paraId="3CDA18A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mybtn.addEventListener("click", fun1);  </w:t>
      </w:r>
    </w:p>
    <w:p w14:paraId="15F13BA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mybtn.addEventListener("mouseout", fun2);  </w:t>
      </w:r>
    </w:p>
    <w:p w14:paraId="62894B5B"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1CC0E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21CF91"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1394AE"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lastRenderedPageBreak/>
        <w:t>Output</w:t>
      </w:r>
    </w:p>
    <w:p w14:paraId="4B3B9D32" w14:textId="77777777" w:rsidR="00CC1D73" w:rsidRPr="00D460BB" w:rsidRDefault="00CC1D73" w:rsidP="00D460BB">
      <w:pPr>
        <w:ind w:left="360"/>
        <w:jc w:val="center"/>
        <w:rPr>
          <w:rFonts w:ascii="Times New Roman" w:hAnsi="Times New Roman" w:cs="Times New Roman"/>
          <w:color w:val="808080"/>
          <w:sz w:val="17"/>
          <w:szCs w:val="17"/>
        </w:rPr>
      </w:pPr>
      <w:r w:rsidRPr="00D460BB">
        <w:rPr>
          <w:color w:val="808080"/>
          <w:sz w:val="17"/>
          <w:szCs w:val="17"/>
        </w:rPr>
        <w:t>ADVERTISEMENT</w:t>
      </w:r>
    </w:p>
    <w:p w14:paraId="490A53AA" w14:textId="7AFB24D4" w:rsidR="00CC1D73" w:rsidRPr="00D460BB" w:rsidRDefault="00CC1D73" w:rsidP="00D460BB">
      <w:pPr>
        <w:ind w:left="360"/>
        <w:rPr>
          <w:sz w:val="24"/>
          <w:szCs w:val="24"/>
        </w:rPr>
      </w:pPr>
      <w:r>
        <w:rPr>
          <w:noProof/>
        </w:rPr>
        <w:drawing>
          <wp:inline distT="0" distB="0" distL="0" distR="0" wp14:anchorId="278F4550" wp14:editId="7072B0F2">
            <wp:extent cx="2704465" cy="1867535"/>
            <wp:effectExtent l="0" t="0" r="635" b="0"/>
            <wp:docPr id="2092390304" name="Picture 66" descr="JavaScript addEven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JavaScript addEventListene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704465" cy="1867535"/>
                    </a:xfrm>
                    <a:prstGeom prst="rect">
                      <a:avLst/>
                    </a:prstGeom>
                    <a:noFill/>
                    <a:ln>
                      <a:noFill/>
                    </a:ln>
                  </pic:spPr>
                </pic:pic>
              </a:graphicData>
            </a:graphic>
          </wp:inline>
        </w:drawing>
      </w:r>
    </w:p>
    <w:p w14:paraId="2C388C0F"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When we move the cursor over the button, the output will be -</w:t>
      </w:r>
    </w:p>
    <w:p w14:paraId="1061D320" w14:textId="4C1D6EBC" w:rsidR="00CC1D73" w:rsidRPr="00D460BB" w:rsidRDefault="00CC1D73" w:rsidP="00D460BB">
      <w:pPr>
        <w:ind w:left="360"/>
        <w:rPr>
          <w:rFonts w:ascii="Times New Roman" w:hAnsi="Times New Roman" w:cs="Times New Roman"/>
        </w:rPr>
      </w:pPr>
      <w:r>
        <w:rPr>
          <w:noProof/>
        </w:rPr>
        <w:drawing>
          <wp:inline distT="0" distB="0" distL="0" distR="0" wp14:anchorId="3E62D791" wp14:editId="51DAA5F4">
            <wp:extent cx="2704465" cy="1867535"/>
            <wp:effectExtent l="0" t="0" r="635" b="0"/>
            <wp:docPr id="87066094" name="Picture 65" descr="JavaScript addEven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JavaScript addEventListene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704465" cy="1867535"/>
                    </a:xfrm>
                    <a:prstGeom prst="rect">
                      <a:avLst/>
                    </a:prstGeom>
                    <a:noFill/>
                    <a:ln>
                      <a:noFill/>
                    </a:ln>
                  </pic:spPr>
                </pic:pic>
              </a:graphicData>
            </a:graphic>
          </wp:inline>
        </w:drawing>
      </w:r>
    </w:p>
    <w:p w14:paraId="13ED2488"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After clicking the button and leave the cursor, the output will be -</w:t>
      </w:r>
    </w:p>
    <w:p w14:paraId="0B9F27D6" w14:textId="75CB3098" w:rsidR="00CC1D73" w:rsidRPr="00D460BB" w:rsidRDefault="00CC1D73" w:rsidP="00D460BB">
      <w:pPr>
        <w:ind w:left="360"/>
        <w:rPr>
          <w:rFonts w:ascii="Times New Roman" w:hAnsi="Times New Roman" w:cs="Times New Roman"/>
        </w:rPr>
      </w:pPr>
      <w:r>
        <w:rPr>
          <w:noProof/>
        </w:rPr>
        <w:drawing>
          <wp:inline distT="0" distB="0" distL="0" distR="0" wp14:anchorId="70F4B6C8" wp14:editId="7998CBB1">
            <wp:extent cx="2704465" cy="1867535"/>
            <wp:effectExtent l="0" t="0" r="635" b="0"/>
            <wp:docPr id="159043296" name="Picture 64" descr="JavaScript addEven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JavaScript addEventListene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704465" cy="1867535"/>
                    </a:xfrm>
                    <a:prstGeom prst="rect">
                      <a:avLst/>
                    </a:prstGeom>
                    <a:noFill/>
                    <a:ln>
                      <a:noFill/>
                    </a:ln>
                  </pic:spPr>
                </pic:pic>
              </a:graphicData>
            </a:graphic>
          </wp:inline>
        </w:drawing>
      </w:r>
    </w:p>
    <w:p w14:paraId="73C7F995" w14:textId="77777777" w:rsidR="00CC1D73" w:rsidRDefault="00CC1D73"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Event Bubbling or Event Capturing</w:t>
      </w:r>
    </w:p>
    <w:p w14:paraId="59BEB5D9"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Now, we understand the use of the third parameter of JavaScript's addEventListener(), i.e., </w:t>
      </w:r>
      <w:r>
        <w:rPr>
          <w:rStyle w:val="Emphasis"/>
          <w:rFonts w:ascii="Segoe UI" w:hAnsi="Segoe UI" w:cs="Segoe UI"/>
          <w:b/>
          <w:bCs/>
          <w:color w:val="333333"/>
        </w:rPr>
        <w:t>useCapture.</w:t>
      </w:r>
    </w:p>
    <w:p w14:paraId="04533541"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lastRenderedPageBreak/>
        <w:t>In HTML DOM, </w:t>
      </w:r>
      <w:r>
        <w:rPr>
          <w:rStyle w:val="Strong"/>
          <w:rFonts w:ascii="Segoe UI" w:eastAsiaTheme="majorEastAsia" w:hAnsi="Segoe UI" w:cs="Segoe UI"/>
          <w:color w:val="333333"/>
        </w:rPr>
        <w:t>Bubbling</w:t>
      </w:r>
      <w:r>
        <w:rPr>
          <w:rFonts w:ascii="Segoe UI" w:hAnsi="Segoe UI" w:cs="Segoe UI"/>
          <w:color w:val="333333"/>
        </w:rPr>
        <w:t> and </w:t>
      </w:r>
      <w:r>
        <w:rPr>
          <w:rStyle w:val="Strong"/>
          <w:rFonts w:ascii="Segoe UI" w:eastAsiaTheme="majorEastAsia" w:hAnsi="Segoe UI" w:cs="Segoe UI"/>
          <w:color w:val="333333"/>
        </w:rPr>
        <w:t>Capturing</w:t>
      </w:r>
      <w:r>
        <w:rPr>
          <w:rFonts w:ascii="Segoe UI" w:hAnsi="Segoe UI" w:cs="Segoe UI"/>
          <w:color w:val="333333"/>
        </w:rPr>
        <w:t> are the two ways of event propagation. We can understand these ways by taking an example.</w:t>
      </w:r>
    </w:p>
    <w:p w14:paraId="3D29745B" w14:textId="59B7ACBE" w:rsidR="00CC1D73" w:rsidRDefault="00CC1D73" w:rsidP="00D460BB">
      <w:pPr>
        <w:pStyle w:val="NormalWeb"/>
        <w:shd w:val="clear" w:color="auto" w:fill="FFFFFF"/>
        <w:ind w:left="360"/>
        <w:jc w:val="both"/>
        <w:rPr>
          <w:rFonts w:ascii="Segoe UI" w:hAnsi="Segoe UI" w:cs="Segoe UI"/>
          <w:color w:val="808080"/>
          <w:sz w:val="17"/>
          <w:szCs w:val="17"/>
        </w:rPr>
      </w:pPr>
      <w:r>
        <w:rPr>
          <w:rFonts w:ascii="Segoe UI" w:hAnsi="Segoe UI" w:cs="Segoe UI"/>
          <w:color w:val="333333"/>
        </w:rPr>
        <w:t>Suppose we have a div element and a paragraph element inside it, and we are applying the </w:t>
      </w:r>
      <w:r>
        <w:rPr>
          <w:rStyle w:val="Strong"/>
          <w:rFonts w:ascii="Segoe UI" w:eastAsiaTheme="majorEastAsia" w:hAnsi="Segoe UI" w:cs="Segoe UI"/>
          <w:color w:val="333333"/>
        </w:rPr>
        <w:t>"click"</w:t>
      </w:r>
      <w:r>
        <w:rPr>
          <w:rFonts w:ascii="Segoe UI" w:hAnsi="Segoe UI" w:cs="Segoe UI"/>
          <w:color w:val="333333"/>
        </w:rPr>
        <w:t> event to both of them using the </w:t>
      </w:r>
      <w:r>
        <w:rPr>
          <w:rStyle w:val="Strong"/>
          <w:rFonts w:ascii="Segoe UI" w:eastAsiaTheme="majorEastAsia" w:hAnsi="Segoe UI" w:cs="Segoe UI"/>
          <w:color w:val="333333"/>
        </w:rPr>
        <w:t>addEventListener()</w:t>
      </w:r>
      <w:r>
        <w:rPr>
          <w:rFonts w:ascii="Segoe UI" w:hAnsi="Segoe UI" w:cs="Segoe UI"/>
          <w:color w:val="333333"/>
        </w:rPr>
        <w:t> method. Now the question is on clicking the paragraph element, which element's click event is handled first.</w:t>
      </w:r>
    </w:p>
    <w:p w14:paraId="7A61A863"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So, in </w:t>
      </w:r>
      <w:r>
        <w:rPr>
          <w:rStyle w:val="Strong"/>
          <w:rFonts w:ascii="Segoe UI" w:eastAsiaTheme="majorEastAsia" w:hAnsi="Segoe UI" w:cs="Segoe UI"/>
          <w:color w:val="333333"/>
        </w:rPr>
        <w:t>Bubbling,</w:t>
      </w:r>
      <w:r>
        <w:rPr>
          <w:rFonts w:ascii="Segoe UI" w:hAnsi="Segoe UI" w:cs="Segoe UI"/>
          <w:color w:val="333333"/>
        </w:rPr>
        <w:t> the event of paragraph element is handled first, and then the div element's event is handled. It means that in bubbling, the inner element's event is handled first, and then the outermost element's event will be handled.</w:t>
      </w:r>
    </w:p>
    <w:p w14:paraId="0F85DC4C"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w:t>
      </w:r>
      <w:r>
        <w:rPr>
          <w:rStyle w:val="Strong"/>
          <w:rFonts w:ascii="Segoe UI" w:eastAsiaTheme="majorEastAsia" w:hAnsi="Segoe UI" w:cs="Segoe UI"/>
          <w:color w:val="333333"/>
        </w:rPr>
        <w:t>Capturing</w:t>
      </w:r>
      <w:r>
        <w:rPr>
          <w:rFonts w:ascii="Segoe UI" w:hAnsi="Segoe UI" w:cs="Segoe UI"/>
          <w:color w:val="333333"/>
        </w:rPr>
        <w:t> the event of div element is handled first, and then the paragraph element's event is handled. It means that in capturing the outer element's event is handled first, and then the innermost element's event will be handled.</w:t>
      </w:r>
    </w:p>
    <w:p w14:paraId="1D610CA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addEventListener(event, function, useCapture);  </w:t>
      </w:r>
    </w:p>
    <w:p w14:paraId="2F30241D"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We can specify the propagation using the </w:t>
      </w:r>
      <w:r>
        <w:rPr>
          <w:rStyle w:val="Emphasis"/>
          <w:rFonts w:ascii="Segoe UI" w:hAnsi="Segoe UI" w:cs="Segoe UI"/>
          <w:b/>
          <w:bCs/>
          <w:color w:val="333333"/>
        </w:rPr>
        <w:t>useCapture</w:t>
      </w:r>
      <w:r>
        <w:rPr>
          <w:rFonts w:ascii="Segoe UI" w:hAnsi="Segoe UI" w:cs="Segoe UI"/>
          <w:color w:val="333333"/>
        </w:rPr>
        <w:t> parameter. When it is set to false (which is its default value), then the event uses bubbling propagation, and when it is set to true, there is the capturing propagation.</w:t>
      </w:r>
    </w:p>
    <w:p w14:paraId="64E62926"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We can understand the </w:t>
      </w:r>
      <w:r>
        <w:rPr>
          <w:rStyle w:val="Emphasis"/>
          <w:rFonts w:ascii="Segoe UI" w:hAnsi="Segoe UI" w:cs="Segoe UI"/>
          <w:color w:val="333333"/>
        </w:rPr>
        <w:t>bubbling</w:t>
      </w:r>
      <w:r>
        <w:rPr>
          <w:rFonts w:ascii="Segoe UI" w:hAnsi="Segoe UI" w:cs="Segoe UI"/>
          <w:color w:val="333333"/>
        </w:rPr>
        <w:t> and </w:t>
      </w:r>
      <w:r>
        <w:rPr>
          <w:rStyle w:val="Emphasis"/>
          <w:rFonts w:ascii="Segoe UI" w:hAnsi="Segoe UI" w:cs="Segoe UI"/>
          <w:color w:val="333333"/>
        </w:rPr>
        <w:t>capturing</w:t>
      </w:r>
      <w:r>
        <w:rPr>
          <w:rFonts w:ascii="Segoe UI" w:hAnsi="Segoe UI" w:cs="Segoe UI"/>
          <w:color w:val="333333"/>
        </w:rPr>
        <w:t> using an illustration.</w:t>
      </w:r>
    </w:p>
    <w:p w14:paraId="6CC594FB"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Example</w:t>
      </w:r>
    </w:p>
    <w:p w14:paraId="72F15CE3"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there are two div elements. We can see the bubbling effect on the first div element and the capturing effect on the second div element.</w:t>
      </w:r>
    </w:p>
    <w:p w14:paraId="30856C79"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When we double click the span element of the first div element, then the span element's event is handled first than the div element. It is called </w:t>
      </w:r>
      <w:r>
        <w:rPr>
          <w:rStyle w:val="Emphasis"/>
          <w:rFonts w:ascii="Segoe UI" w:hAnsi="Segoe UI" w:cs="Segoe UI"/>
          <w:color w:val="333333"/>
        </w:rPr>
        <w:t>bubbling</w:t>
      </w:r>
      <w:r>
        <w:rPr>
          <w:rFonts w:ascii="Segoe UI" w:hAnsi="Segoe UI" w:cs="Segoe UI"/>
          <w:color w:val="333333"/>
        </w:rPr>
        <w:t>.</w:t>
      </w:r>
    </w:p>
    <w:p w14:paraId="099F291D"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But when we double click the span element of the second div element, then the div element's event is handled first than the span element. It is called </w:t>
      </w:r>
      <w:r>
        <w:rPr>
          <w:rStyle w:val="Emphasis"/>
          <w:rFonts w:ascii="Segoe UI" w:hAnsi="Segoe UI" w:cs="Segoe UI"/>
          <w:color w:val="333333"/>
        </w:rPr>
        <w:t>capturing</w:t>
      </w:r>
      <w:r>
        <w:rPr>
          <w:rFonts w:ascii="Segoe UI" w:hAnsi="Segoe UI" w:cs="Segoe UI"/>
          <w:color w:val="333333"/>
        </w:rPr>
        <w:t>.</w:t>
      </w:r>
    </w:p>
    <w:p w14:paraId="39F8F82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53E57A"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974AD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1F0BEB"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style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19334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div{  </w:t>
      </w:r>
    </w:p>
    <w:p w14:paraId="4AD0FCD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background-color: lightblue;  </w:t>
      </w:r>
    </w:p>
    <w:p w14:paraId="4E809A0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border: 2px solid red;  </w:t>
      </w:r>
    </w:p>
    <w:p w14:paraId="36A2A55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font-size: 25px;  </w:t>
      </w:r>
    </w:p>
    <w:p w14:paraId="18ACB79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text-align: center;  </w:t>
      </w:r>
    </w:p>
    <w:p w14:paraId="350B16C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575E01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span{  </w:t>
      </w:r>
    </w:p>
    <w:p w14:paraId="16224EE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border: 2px solid blue;  </w:t>
      </w:r>
    </w:p>
    <w:p w14:paraId="3D3A0CD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70BB041"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style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759C2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F39B32"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9594A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Bubbling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7462B9"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"d1"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FC128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This is a div element.  </w:t>
      </w:r>
    </w:p>
    <w:p w14:paraId="115F64D1"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AB5A0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span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This is a span element.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span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A8950E"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6B18D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Capturing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A5F43C"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"d2"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This is a div element.  </w:t>
      </w:r>
    </w:p>
    <w:p w14:paraId="5D9777B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D9749D"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span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This is a span element.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span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5B748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div</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92B33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0F3149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6987C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document.getElementById("d1").addEventListener("dblclick", function() {alert('You have double clicked on div element')}, false);  </w:t>
      </w:r>
    </w:p>
    <w:p w14:paraId="038A832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document.getElementById("s1").addEventListener("dblclick", function() {alert('You have double clicked on span element')}, false);  </w:t>
      </w:r>
    </w:p>
    <w:p w14:paraId="73D57ED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document.getElementById("d2").addEventListener("dblclick", function() {alert('You have double clicked on div element')}, true);  </w:t>
      </w:r>
    </w:p>
    <w:p w14:paraId="6070405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document.getElementById("s2").addEventListener("dblclick", function() {alert('You have double clicked on span element')}, true);  </w:t>
      </w:r>
    </w:p>
    <w:p w14:paraId="4D605C6F"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C6F59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C7EDC7" w14:textId="77777777" w:rsidR="00CC1D73" w:rsidRDefault="00CC1D73"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F9E248" w14:textId="77777777" w:rsidR="00CC1D73" w:rsidRPr="00D460BB" w:rsidRDefault="00FE746B" w:rsidP="00D460BB">
      <w:pPr>
        <w:spacing w:line="240" w:lineRule="auto"/>
        <w:ind w:left="360"/>
        <w:rPr>
          <w:rFonts w:ascii="Times New Roman" w:hAnsi="Times New Roman" w:cs="Times New Roman"/>
        </w:rPr>
      </w:pPr>
      <w:hyperlink r:id="rId280" w:tgtFrame="_blank" w:history="1">
        <w:r w:rsidR="00CC1D73" w:rsidRPr="00D460BB">
          <w:rPr>
            <w:rStyle w:val="Hyperlink"/>
            <w:rFonts w:ascii="Verdana" w:hAnsi="Verdana" w:cs="Segoe UI"/>
            <w:b/>
            <w:bCs/>
            <w:color w:val="FFFFFF"/>
            <w:sz w:val="20"/>
            <w:szCs w:val="20"/>
            <w:shd w:val="clear" w:color="auto" w:fill="4CAF50"/>
          </w:rPr>
          <w:t>Test it Now</w:t>
        </w:r>
      </w:hyperlink>
    </w:p>
    <w:p w14:paraId="746AA8B6"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Output</w:t>
      </w:r>
    </w:p>
    <w:p w14:paraId="3AD7560A" w14:textId="4A24518E" w:rsidR="00CC1D73" w:rsidRPr="00D460BB" w:rsidRDefault="00CC1D73" w:rsidP="00D460BB">
      <w:pPr>
        <w:ind w:left="360"/>
        <w:rPr>
          <w:rFonts w:ascii="Times New Roman" w:hAnsi="Times New Roman" w:cs="Times New Roman"/>
        </w:rPr>
      </w:pPr>
      <w:r>
        <w:rPr>
          <w:noProof/>
        </w:rPr>
        <w:lastRenderedPageBreak/>
        <w:drawing>
          <wp:inline distT="0" distB="0" distL="0" distR="0" wp14:anchorId="77150014" wp14:editId="33727CA3">
            <wp:extent cx="2704465" cy="2428240"/>
            <wp:effectExtent l="0" t="0" r="635" b="0"/>
            <wp:docPr id="718975046" name="Picture 63" descr="JavaScript addEven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JavaScript addEventListene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704465" cy="2428240"/>
                    </a:xfrm>
                    <a:prstGeom prst="rect">
                      <a:avLst/>
                    </a:prstGeom>
                    <a:noFill/>
                    <a:ln>
                      <a:noFill/>
                    </a:ln>
                  </pic:spPr>
                </pic:pic>
              </a:graphicData>
            </a:graphic>
          </wp:inline>
        </w:drawing>
      </w:r>
    </w:p>
    <w:p w14:paraId="720C844A"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We have to double click the specific elements to see the effect.</w:t>
      </w:r>
    </w:p>
    <w:p w14:paraId="392954C3" w14:textId="77777777" w:rsidR="00CC1D73" w:rsidRDefault="00CC1D73" w:rsidP="00D460BB"/>
    <w:p w14:paraId="2796B930" w14:textId="77777777" w:rsidR="00CC1D73" w:rsidRDefault="00CC1D73" w:rsidP="00D460BB"/>
    <w:p w14:paraId="4E432B2D" w14:textId="0ADF7104" w:rsidR="00CC1D73" w:rsidRPr="00CC1D73" w:rsidRDefault="00CC1D73" w:rsidP="00D460BB">
      <w:pPr>
        <w:pStyle w:val="Heading1"/>
        <w:ind w:left="360"/>
        <w:rPr>
          <w:rFonts w:eastAsia="Times New Roman"/>
          <w:u w:val="single"/>
          <w:lang w:eastAsia="en-IN"/>
        </w:rPr>
      </w:pPr>
      <w:r w:rsidRPr="00CC1D73">
        <w:rPr>
          <w:rFonts w:eastAsia="Times New Roman"/>
          <w:u w:val="single"/>
          <w:lang w:eastAsia="en-IN"/>
        </w:rPr>
        <w:t>Filter In Java</w:t>
      </w:r>
    </w:p>
    <w:p w14:paraId="4A7DCDE8" w14:textId="77777777" w:rsidR="00CC1D73" w:rsidRDefault="00CC1D7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Java Stream Filter</w:t>
      </w:r>
    </w:p>
    <w:p w14:paraId="575107AF"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Java stream provides a method filter() to filter stream elements on the basis of given predicate. Suppose you want to get only even elements of your list then you can do this easily with the help of filter method.</w:t>
      </w:r>
    </w:p>
    <w:p w14:paraId="5AA0AC93"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This method takes predicate as an argument and returns a stream of consisting of resulted elements.</w:t>
      </w:r>
    </w:p>
    <w:p w14:paraId="610961BC" w14:textId="77777777" w:rsidR="00CC1D73" w:rsidRPr="00D460BB" w:rsidRDefault="00FE746B" w:rsidP="00D460BB">
      <w:pPr>
        <w:ind w:left="360"/>
        <w:rPr>
          <w:rFonts w:ascii="Times New Roman" w:hAnsi="Times New Roman" w:cs="Times New Roman"/>
        </w:rPr>
      </w:pPr>
      <w:r>
        <w:pict w14:anchorId="29AA6FA9">
          <v:rect id="_x0000_i1147" style="width:0;height:.75pt" o:hrstd="t" o:hrnoshade="t" o:hr="t" fillcolor="#d4d4d4" stroked="f"/>
        </w:pict>
      </w:r>
    </w:p>
    <w:p w14:paraId="3FF75D70" w14:textId="77777777" w:rsidR="00CC1D73" w:rsidRDefault="00CC1D73"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Signature</w:t>
      </w:r>
    </w:p>
    <w:p w14:paraId="0FC859FF"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The signature of Stream filter() method is given below:</w:t>
      </w:r>
    </w:p>
    <w:p w14:paraId="143149F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Stream&lt;T&gt; filter(Predicate&lt;?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T&gt; predicate)  </w:t>
      </w:r>
    </w:p>
    <w:p w14:paraId="41EFDA74"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Parameter</w:t>
      </w:r>
    </w:p>
    <w:p w14:paraId="299C7DCB" w14:textId="77777777" w:rsidR="00CC1D73" w:rsidRDefault="00CC1D73" w:rsidP="00D460BB">
      <w:pPr>
        <w:pStyle w:val="NormalWeb"/>
        <w:shd w:val="clear" w:color="auto" w:fill="FFFFFF"/>
        <w:ind w:left="360"/>
        <w:jc w:val="both"/>
        <w:rPr>
          <w:rFonts w:ascii="Segoe UI" w:hAnsi="Segoe UI" w:cs="Segoe UI"/>
          <w:color w:val="333333"/>
        </w:rPr>
      </w:pPr>
      <w:r>
        <w:rPr>
          <w:rStyle w:val="Strong"/>
          <w:rFonts w:ascii="Segoe UI" w:hAnsi="Segoe UI" w:cs="Segoe UI"/>
          <w:color w:val="333333"/>
        </w:rPr>
        <w:t>predicate:</w:t>
      </w:r>
      <w:r>
        <w:rPr>
          <w:rFonts w:ascii="Segoe UI" w:hAnsi="Segoe UI" w:cs="Segoe UI"/>
          <w:color w:val="333333"/>
        </w:rPr>
        <w:t> It takes Predicate reference as an argument. Predicate is a functional interface. So, you can also pass lambda expression here.</w:t>
      </w:r>
    </w:p>
    <w:p w14:paraId="73928C91"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Return</w:t>
      </w:r>
    </w:p>
    <w:p w14:paraId="58277CE0"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It returns a new stream.</w:t>
      </w:r>
    </w:p>
    <w:p w14:paraId="7DEE9448" w14:textId="77777777" w:rsidR="00CC1D73" w:rsidRPr="00D460BB" w:rsidRDefault="00FE746B" w:rsidP="00D460BB">
      <w:pPr>
        <w:ind w:left="360"/>
        <w:rPr>
          <w:rFonts w:ascii="Times New Roman" w:hAnsi="Times New Roman" w:cs="Times New Roman"/>
        </w:rPr>
      </w:pPr>
      <w:r>
        <w:lastRenderedPageBreak/>
        <w:pict w14:anchorId="0A8A60C4">
          <v:rect id="_x0000_i1148" style="width:0;height:.75pt" o:hrstd="t" o:hrnoshade="t" o:hr="t" fillcolor="#d4d4d4" stroked="f"/>
        </w:pict>
      </w:r>
    </w:p>
    <w:p w14:paraId="44BB9879"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Java Stream filter() example</w:t>
      </w:r>
    </w:p>
    <w:p w14:paraId="6BD53FC8"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the following example, we are fetching and iterating filtered data.</w:t>
      </w:r>
    </w:p>
    <w:p w14:paraId="6EFCD61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4AE02B3"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Product{  </w:t>
      </w:r>
    </w:p>
    <w:p w14:paraId="52AA7ED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71D0FB0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name;  </w:t>
      </w:r>
    </w:p>
    <w:p w14:paraId="793A740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w:t>
      </w:r>
    </w:p>
    <w:p w14:paraId="528358D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Product(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13F4E20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3490659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2296F28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 = price;  </w:t>
      </w:r>
    </w:p>
    <w:p w14:paraId="13E4061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DCB0F7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21CA038"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JavaStreamExample {  </w:t>
      </w:r>
    </w:p>
    <w:p w14:paraId="7F3B5E5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14:paraId="239EC27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List&lt;Product&gt; productsList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ArrayList&lt;Product&gt;();  </w:t>
      </w:r>
    </w:p>
    <w:p w14:paraId="1C98068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14:paraId="0F406AE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"HP Laptop"</w:t>
      </w:r>
      <w:r>
        <w:rPr>
          <w:rFonts w:ascii="Segoe UI" w:hAnsi="Segoe UI" w:cs="Segoe UI"/>
          <w:color w:val="000000"/>
          <w:bdr w:val="none" w:sz="0" w:space="0" w:color="auto" w:frame="1"/>
        </w:rPr>
        <w:t>,25000f));  </w:t>
      </w:r>
    </w:p>
    <w:p w14:paraId="3552CAC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"Dell Laptop"</w:t>
      </w:r>
      <w:r>
        <w:rPr>
          <w:rFonts w:ascii="Segoe UI" w:hAnsi="Segoe UI" w:cs="Segoe UI"/>
          <w:color w:val="000000"/>
          <w:bdr w:val="none" w:sz="0" w:space="0" w:color="auto" w:frame="1"/>
        </w:rPr>
        <w:t>,30000f));  </w:t>
      </w:r>
    </w:p>
    <w:p w14:paraId="443B305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"Lenevo Laptop"</w:t>
      </w:r>
      <w:r>
        <w:rPr>
          <w:rFonts w:ascii="Segoe UI" w:hAnsi="Segoe UI" w:cs="Segoe UI"/>
          <w:color w:val="000000"/>
          <w:bdr w:val="none" w:sz="0" w:space="0" w:color="auto" w:frame="1"/>
        </w:rPr>
        <w:t>,28000f));  </w:t>
      </w:r>
    </w:p>
    <w:p w14:paraId="2DB9EB2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"Sony Laptop"</w:t>
      </w:r>
      <w:r>
        <w:rPr>
          <w:rFonts w:ascii="Segoe UI" w:hAnsi="Segoe UI" w:cs="Segoe UI"/>
          <w:color w:val="000000"/>
          <w:bdr w:val="none" w:sz="0" w:space="0" w:color="auto" w:frame="1"/>
        </w:rPr>
        <w:t>,28000f));  </w:t>
      </w:r>
    </w:p>
    <w:p w14:paraId="507EC21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 Laptop"</w:t>
      </w:r>
      <w:r>
        <w:rPr>
          <w:rFonts w:ascii="Segoe UI" w:hAnsi="Segoe UI" w:cs="Segoe UI"/>
          <w:color w:val="000000"/>
          <w:bdr w:val="none" w:sz="0" w:space="0" w:color="auto" w:frame="1"/>
        </w:rPr>
        <w:t>,90000f));  </w:t>
      </w:r>
    </w:p>
    <w:p w14:paraId="29E9739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productsList.stream()  </w:t>
      </w:r>
    </w:p>
    <w:p w14:paraId="7C03D29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.filter(p -&gt;p.price&gt; </w:t>
      </w:r>
      <w:r>
        <w:rPr>
          <w:rStyle w:val="number"/>
          <w:rFonts w:ascii="Segoe UI" w:hAnsi="Segoe UI" w:cs="Segoe UI"/>
          <w:color w:val="C00000"/>
          <w:bdr w:val="none" w:sz="0" w:space="0" w:color="auto" w:frame="1"/>
        </w:rPr>
        <w:t>30000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filtering price</w:t>
      </w:r>
      <w:r>
        <w:rPr>
          <w:rFonts w:ascii="Segoe UI" w:hAnsi="Segoe UI" w:cs="Segoe UI"/>
          <w:color w:val="000000"/>
          <w:bdr w:val="none" w:sz="0" w:space="0" w:color="auto" w:frame="1"/>
        </w:rPr>
        <w:t>  </w:t>
      </w:r>
    </w:p>
    <w:p w14:paraId="39B23B2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.map(pm -&gt;pm.price)          </w:t>
      </w:r>
      <w:r>
        <w:rPr>
          <w:rStyle w:val="comment"/>
          <w:rFonts w:ascii="Segoe UI" w:hAnsi="Segoe UI" w:cs="Segoe UI"/>
          <w:color w:val="008200"/>
          <w:bdr w:val="none" w:sz="0" w:space="0" w:color="auto" w:frame="1"/>
        </w:rPr>
        <w:t>// fetching price</w:t>
      </w:r>
      <w:r>
        <w:rPr>
          <w:rFonts w:ascii="Segoe UI" w:hAnsi="Segoe UI" w:cs="Segoe UI"/>
          <w:color w:val="000000"/>
          <w:bdr w:val="none" w:sz="0" w:space="0" w:color="auto" w:frame="1"/>
        </w:rPr>
        <w:t>  </w:t>
      </w:r>
    </w:p>
    <w:p w14:paraId="05931FD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.forEach(System.out::println);  </w:t>
      </w:r>
      <w:r>
        <w:rPr>
          <w:rStyle w:val="comment"/>
          <w:rFonts w:ascii="Segoe UI" w:hAnsi="Segoe UI" w:cs="Segoe UI"/>
          <w:color w:val="008200"/>
          <w:bdr w:val="none" w:sz="0" w:space="0" w:color="auto" w:frame="1"/>
        </w:rPr>
        <w:t>// iterating price</w:t>
      </w:r>
      <w:r>
        <w:rPr>
          <w:rFonts w:ascii="Segoe UI" w:hAnsi="Segoe UI" w:cs="Segoe UI"/>
          <w:color w:val="000000"/>
          <w:bdr w:val="none" w:sz="0" w:space="0" w:color="auto" w:frame="1"/>
        </w:rPr>
        <w:t>  </w:t>
      </w:r>
    </w:p>
    <w:p w14:paraId="7839D73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5E0358B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16E38D2"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Output:</w:t>
      </w:r>
    </w:p>
    <w:p w14:paraId="3C86A4CF" w14:textId="77777777" w:rsidR="00CC1D73" w:rsidRDefault="00CC1D73" w:rsidP="00D460BB">
      <w:pPr>
        <w:pStyle w:val="HTMLPreformatted"/>
        <w:shd w:val="clear" w:color="auto" w:fill="EEEEEE"/>
        <w:ind w:left="360"/>
        <w:jc w:val="both"/>
        <w:rPr>
          <w:color w:val="535559"/>
        </w:rPr>
      </w:pPr>
      <w:r>
        <w:rPr>
          <w:color w:val="535559"/>
        </w:rPr>
        <w:t>90000.0</w:t>
      </w:r>
    </w:p>
    <w:p w14:paraId="146D6ED8" w14:textId="77777777" w:rsidR="00CC1D73" w:rsidRPr="00D460BB" w:rsidRDefault="00FE746B" w:rsidP="00D460BB">
      <w:pPr>
        <w:ind w:left="360"/>
        <w:rPr>
          <w:rFonts w:ascii="Times New Roman" w:hAnsi="Times New Roman" w:cs="Times New Roman"/>
        </w:rPr>
      </w:pPr>
      <w:r>
        <w:pict w14:anchorId="79AF05C8">
          <v:rect id="_x0000_i1149" style="width:0;height:.75pt" o:hrstd="t" o:hrnoshade="t" o:hr="t" fillcolor="#d4d4d4" stroked="f"/>
        </w:pict>
      </w:r>
    </w:p>
    <w:p w14:paraId="45421F8C"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Java Stream filter() example 2</w:t>
      </w:r>
    </w:p>
    <w:p w14:paraId="14C117DA"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the following example, we are fetching filtered data as a list.</w:t>
      </w:r>
    </w:p>
    <w:p w14:paraId="4EBCBF7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java.util.*;  </w:t>
      </w:r>
    </w:p>
    <w:p w14:paraId="3A092333"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java.util.stream.Collectors;  </w:t>
      </w:r>
    </w:p>
    <w:p w14:paraId="0B982A8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Product{  </w:t>
      </w:r>
    </w:p>
    <w:p w14:paraId="67A35B9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00FCDF8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String name;  </w:t>
      </w:r>
    </w:p>
    <w:p w14:paraId="0018490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w:t>
      </w:r>
    </w:p>
    <w:p w14:paraId="3EB6B5F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Product(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14:paraId="026E8B1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5DAEF4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1B1B908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 = price;  </w:t>
      </w:r>
    </w:p>
    <w:p w14:paraId="0B83777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D89BD9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83BCCC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JavaStreamExample {  </w:t>
      </w:r>
    </w:p>
    <w:p w14:paraId="692CF17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14:paraId="7C3790D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List&lt;Product&gt; productsList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ArrayList&lt;Product&gt;();  </w:t>
      </w:r>
    </w:p>
    <w:p w14:paraId="7ABD17B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14:paraId="4343D8E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"HP Laptop"</w:t>
      </w:r>
      <w:r>
        <w:rPr>
          <w:rFonts w:ascii="Segoe UI" w:hAnsi="Segoe UI" w:cs="Segoe UI"/>
          <w:color w:val="000000"/>
          <w:bdr w:val="none" w:sz="0" w:space="0" w:color="auto" w:frame="1"/>
        </w:rPr>
        <w:t>,25000f));  </w:t>
      </w:r>
    </w:p>
    <w:p w14:paraId="1CE5789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"Dell Laptop"</w:t>
      </w:r>
      <w:r>
        <w:rPr>
          <w:rFonts w:ascii="Segoe UI" w:hAnsi="Segoe UI" w:cs="Segoe UI"/>
          <w:color w:val="000000"/>
          <w:bdr w:val="none" w:sz="0" w:space="0" w:color="auto" w:frame="1"/>
        </w:rPr>
        <w:t>,30000f));  </w:t>
      </w:r>
    </w:p>
    <w:p w14:paraId="2A4F8B0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"Lenevo Laptop"</w:t>
      </w:r>
      <w:r>
        <w:rPr>
          <w:rFonts w:ascii="Segoe UI" w:hAnsi="Segoe UI" w:cs="Segoe UI"/>
          <w:color w:val="000000"/>
          <w:bdr w:val="none" w:sz="0" w:space="0" w:color="auto" w:frame="1"/>
        </w:rPr>
        <w:t>,28000f));  </w:t>
      </w:r>
    </w:p>
    <w:p w14:paraId="4894528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"Sony Laptop"</w:t>
      </w:r>
      <w:r>
        <w:rPr>
          <w:rFonts w:ascii="Segoe UI" w:hAnsi="Segoe UI" w:cs="Segoe UI"/>
          <w:color w:val="000000"/>
          <w:bdr w:val="none" w:sz="0" w:space="0" w:color="auto" w:frame="1"/>
        </w:rPr>
        <w:t>,28000f));  </w:t>
      </w:r>
    </w:p>
    <w:p w14:paraId="7D2F8CA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 Laptop"</w:t>
      </w:r>
      <w:r>
        <w:rPr>
          <w:rFonts w:ascii="Segoe UI" w:hAnsi="Segoe UI" w:cs="Segoe UI"/>
          <w:color w:val="000000"/>
          <w:bdr w:val="none" w:sz="0" w:space="0" w:color="auto" w:frame="1"/>
        </w:rPr>
        <w:t>,90000f));  </w:t>
      </w:r>
    </w:p>
    <w:p w14:paraId="243349D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List&lt;Float&gt; pricesList =  productsList.stream()  </w:t>
      </w:r>
    </w:p>
    <w:p w14:paraId="5EA59ED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.filter(p -&gt;p.price&gt; </w:t>
      </w:r>
      <w:r>
        <w:rPr>
          <w:rStyle w:val="number"/>
          <w:rFonts w:ascii="Segoe UI" w:hAnsi="Segoe UI" w:cs="Segoe UI"/>
          <w:color w:val="C00000"/>
          <w:bdr w:val="none" w:sz="0" w:space="0" w:color="auto" w:frame="1"/>
        </w:rPr>
        <w:t>30000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filtering price</w:t>
      </w:r>
      <w:r>
        <w:rPr>
          <w:rFonts w:ascii="Segoe UI" w:hAnsi="Segoe UI" w:cs="Segoe UI"/>
          <w:color w:val="000000"/>
          <w:bdr w:val="none" w:sz="0" w:space="0" w:color="auto" w:frame="1"/>
        </w:rPr>
        <w:t>  </w:t>
      </w:r>
    </w:p>
    <w:p w14:paraId="12CB8C1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.map(pm -&gt;pm.price)          </w:t>
      </w:r>
      <w:r>
        <w:rPr>
          <w:rStyle w:val="comment"/>
          <w:rFonts w:ascii="Segoe UI" w:hAnsi="Segoe UI" w:cs="Segoe UI"/>
          <w:color w:val="008200"/>
          <w:bdr w:val="none" w:sz="0" w:space="0" w:color="auto" w:frame="1"/>
        </w:rPr>
        <w:t>// fetching price</w:t>
      </w:r>
      <w:r>
        <w:rPr>
          <w:rFonts w:ascii="Segoe UI" w:hAnsi="Segoe UI" w:cs="Segoe UI"/>
          <w:color w:val="000000"/>
          <w:bdr w:val="none" w:sz="0" w:space="0" w:color="auto" w:frame="1"/>
        </w:rPr>
        <w:t>  </w:t>
      </w:r>
    </w:p>
    <w:p w14:paraId="25CA8DC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.collect(Collectors.toList());  </w:t>
      </w:r>
    </w:p>
    <w:p w14:paraId="66AEA87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System.out.println(pricesList);  </w:t>
      </w:r>
    </w:p>
    <w:p w14:paraId="5581E9D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73F5E78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BC005E0"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Output:</w:t>
      </w:r>
    </w:p>
    <w:p w14:paraId="50AE4880" w14:textId="77777777" w:rsidR="00CC1D73" w:rsidRDefault="00CC1D73" w:rsidP="00D460BB">
      <w:pPr>
        <w:pStyle w:val="HTMLPreformatted"/>
        <w:shd w:val="clear" w:color="auto" w:fill="EEEEEE"/>
        <w:ind w:left="360"/>
        <w:jc w:val="both"/>
        <w:rPr>
          <w:color w:val="535559"/>
        </w:rPr>
      </w:pPr>
      <w:r>
        <w:rPr>
          <w:color w:val="535559"/>
        </w:rPr>
        <w:t>[90000.0]</w:t>
      </w:r>
    </w:p>
    <w:p w14:paraId="4AB1DAB6" w14:textId="77777777" w:rsidR="00CC1D73" w:rsidRDefault="00CC1D73" w:rsidP="00D460BB"/>
    <w:p w14:paraId="30F8F282" w14:textId="77777777" w:rsidR="00CC1D73" w:rsidRDefault="00CC1D73" w:rsidP="00D460BB"/>
    <w:p w14:paraId="2C1D23AB" w14:textId="563D0C1D" w:rsidR="00CC1D73" w:rsidRPr="00CC1D73" w:rsidRDefault="00CC1D73" w:rsidP="00D460BB">
      <w:pPr>
        <w:pStyle w:val="Heading1"/>
        <w:ind w:left="360"/>
        <w:rPr>
          <w:rFonts w:eastAsia="Times New Roman"/>
          <w:u w:val="single"/>
          <w:lang w:eastAsia="en-IN"/>
        </w:rPr>
      </w:pPr>
      <w:r w:rsidRPr="00CC1D73">
        <w:rPr>
          <w:rFonts w:eastAsia="Times New Roman"/>
          <w:u w:val="single"/>
          <w:lang w:eastAsia="en-IN"/>
        </w:rPr>
        <w:t>Authentication Filter With Example</w:t>
      </w:r>
    </w:p>
    <w:p w14:paraId="0ABAECD2" w14:textId="77777777" w:rsidR="00CC1D73" w:rsidRDefault="00CC1D73" w:rsidP="00D460BB"/>
    <w:p w14:paraId="06DEB7FA" w14:textId="77777777" w:rsidR="00CC1D73" w:rsidRDefault="00CC1D73" w:rsidP="00D460BB"/>
    <w:p w14:paraId="3BAECA24" w14:textId="77777777" w:rsidR="00CC1D73" w:rsidRDefault="00CC1D7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lastRenderedPageBreak/>
        <w:t>Authentication Filter</w:t>
      </w:r>
    </w:p>
    <w:p w14:paraId="3B8DA051"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We can perform authentication in filter. Here, we are going to check to password given by the user in filter class, if given password is admin, it will forward the request to the WelcomeAdmin servlet otherwise it will display error message.</w:t>
      </w:r>
    </w:p>
    <w:p w14:paraId="434C2A14" w14:textId="77777777" w:rsidR="00CC1D73" w:rsidRDefault="00CC1D73"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authenticating user using filter</w:t>
      </w:r>
    </w:p>
    <w:p w14:paraId="5BF71542"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the simple example of authenticating user using filter.</w:t>
      </w:r>
    </w:p>
    <w:p w14:paraId="30F77692" w14:textId="77777777" w:rsidR="00CC1D73" w:rsidRPr="00D460BB" w:rsidRDefault="00CC1D73" w:rsidP="00D460BB">
      <w:pPr>
        <w:ind w:left="360"/>
        <w:rPr>
          <w:rFonts w:ascii="Times New Roman" w:hAnsi="Times New Roman" w:cs="Times New Roman"/>
        </w:rPr>
      </w:pPr>
      <w:r w:rsidRPr="00D460BB">
        <w:rPr>
          <w:rFonts w:ascii="Segoe UI" w:hAnsi="Segoe UI" w:cs="Segoe UI"/>
          <w:color w:val="333333"/>
          <w:shd w:val="clear" w:color="auto" w:fill="FFFFFF"/>
        </w:rPr>
        <w:t>Here, we have created 4 files:</w:t>
      </w:r>
    </w:p>
    <w:p w14:paraId="208C809B"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index.html</w:t>
      </w:r>
    </w:p>
    <w:p w14:paraId="492E6B50"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MyFilter.java</w:t>
      </w:r>
    </w:p>
    <w:p w14:paraId="14D7ADF6"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AdminServlet.java</w:t>
      </w:r>
    </w:p>
    <w:p w14:paraId="31397E4D"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web.xml</w:t>
      </w:r>
    </w:p>
    <w:p w14:paraId="05AF11D7" w14:textId="77777777" w:rsidR="00CC1D73" w:rsidRPr="00D460BB" w:rsidRDefault="00CC1D73" w:rsidP="00D460BB">
      <w:pPr>
        <w:spacing w:after="0" w:line="240" w:lineRule="auto"/>
        <w:ind w:left="360"/>
        <w:rPr>
          <w:rFonts w:ascii="Times New Roman" w:hAnsi="Times New Roman" w:cs="Times New Roman"/>
        </w:rPr>
      </w:pPr>
      <w:r w:rsidRPr="00D460BB">
        <w:rPr>
          <w:rStyle w:val="Strong"/>
          <w:rFonts w:ascii="Segoe UI" w:hAnsi="Segoe UI" w:cs="Segoe UI"/>
          <w:color w:val="333333"/>
          <w:shd w:val="clear" w:color="auto" w:fill="FFFFFF"/>
        </w:rPr>
        <w:t>index.html</w:t>
      </w:r>
    </w:p>
    <w:p w14:paraId="284C0B9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&lt;form action=</w:t>
      </w:r>
      <w:r>
        <w:rPr>
          <w:rStyle w:val="string"/>
          <w:rFonts w:ascii="Segoe UI" w:hAnsi="Segoe UI" w:cs="Segoe UI"/>
          <w:color w:val="0000FF"/>
          <w:bdr w:val="none" w:sz="0" w:space="0" w:color="auto" w:frame="1"/>
        </w:rPr>
        <w:t>"servlet1"</w:t>
      </w:r>
      <w:r>
        <w:rPr>
          <w:rFonts w:ascii="Segoe UI" w:hAnsi="Segoe UI" w:cs="Segoe UI"/>
          <w:color w:val="000000"/>
          <w:bdr w:val="none" w:sz="0" w:space="0" w:color="auto" w:frame="1"/>
        </w:rPr>
        <w:t>&gt;  </w:t>
      </w:r>
    </w:p>
    <w:p w14:paraId="0866942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Name:&lt;input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/&gt;&lt;br/&gt;  </w:t>
      </w:r>
    </w:p>
    <w:p w14:paraId="624F4BC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Password:&lt;input type=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/&gt;&lt;br/&gt;  </w:t>
      </w:r>
    </w:p>
    <w:p w14:paraId="171AEB6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EC6C88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&lt;input type=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"login"</w:t>
      </w:r>
      <w:r>
        <w:rPr>
          <w:rFonts w:ascii="Segoe UI" w:hAnsi="Segoe UI" w:cs="Segoe UI"/>
          <w:color w:val="000000"/>
          <w:bdr w:val="none" w:sz="0" w:space="0" w:color="auto" w:frame="1"/>
        </w:rPr>
        <w:t>&gt;  </w:t>
      </w:r>
    </w:p>
    <w:p w14:paraId="2B06EC22"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39DA42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&lt;/form&gt;  </w:t>
      </w:r>
    </w:p>
    <w:p w14:paraId="11AF30CE" w14:textId="77777777" w:rsidR="00CC1D73" w:rsidRPr="00D460BB" w:rsidRDefault="00FE746B" w:rsidP="00D460BB">
      <w:pPr>
        <w:ind w:left="360"/>
        <w:rPr>
          <w:rFonts w:ascii="Times New Roman" w:hAnsi="Times New Roman" w:cs="Times New Roman"/>
        </w:rPr>
      </w:pPr>
      <w:r>
        <w:pict w14:anchorId="4E59EBB2">
          <v:rect id="_x0000_i1150" style="width:0;height:.75pt" o:hrstd="t" o:hrnoshade="t" o:hr="t" fillcolor="#d4d4d4" stroked="f"/>
        </w:pict>
      </w:r>
    </w:p>
    <w:p w14:paraId="08F01100" w14:textId="77777777" w:rsidR="00CC1D73" w:rsidRDefault="00CC1D73" w:rsidP="00D460BB">
      <w:pPr>
        <w:ind w:left="360"/>
      </w:pPr>
      <w:r w:rsidRPr="00D460BB">
        <w:rPr>
          <w:rStyle w:val="Strong"/>
          <w:rFonts w:ascii="Segoe UI" w:hAnsi="Segoe UI" w:cs="Segoe UI"/>
          <w:color w:val="333333"/>
          <w:shd w:val="clear" w:color="auto" w:fill="FFFFFF"/>
        </w:rPr>
        <w:t>MyFilter.java</w:t>
      </w:r>
    </w:p>
    <w:p w14:paraId="7CC8EF6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java.io.IOException;  </w:t>
      </w:r>
    </w:p>
    <w:p w14:paraId="43948042"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java.io.PrintWriter;  </w:t>
      </w:r>
    </w:p>
    <w:p w14:paraId="33092EF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025C263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4327C9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MyFilter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Filter{  </w:t>
      </w:r>
    </w:p>
    <w:p w14:paraId="3FE3B08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CF8614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init(FilterConfig arg0)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  </w:t>
      </w:r>
    </w:p>
    <w:p w14:paraId="7FB8645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ED3F8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doFilter(ServletRequest req, ServletResponse resp,  </w:t>
      </w:r>
    </w:p>
    <w:p w14:paraId="2BAA2E2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FilterChain chain)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IOException, ServletException {  </w:t>
      </w:r>
    </w:p>
    <w:p w14:paraId="3ABA46E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73F85A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out=resp.getWriter();  </w:t>
      </w:r>
    </w:p>
    <w:p w14:paraId="7AF7412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A8BDED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password=req.getParameter(</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w:t>
      </w:r>
    </w:p>
    <w:p w14:paraId="62F1D92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(password.equals(</w:t>
      </w:r>
      <w:r>
        <w:rPr>
          <w:rStyle w:val="string"/>
          <w:rFonts w:ascii="Segoe UI" w:hAnsi="Segoe UI" w:cs="Segoe UI"/>
          <w:color w:val="0000FF"/>
          <w:bdr w:val="none" w:sz="0" w:space="0" w:color="auto" w:frame="1"/>
        </w:rPr>
        <w:t>"admin"</w:t>
      </w:r>
      <w:r>
        <w:rPr>
          <w:rFonts w:ascii="Segoe UI" w:hAnsi="Segoe UI" w:cs="Segoe UI"/>
          <w:color w:val="000000"/>
          <w:bdr w:val="none" w:sz="0" w:space="0" w:color="auto" w:frame="1"/>
        </w:rPr>
        <w:t>)){  </w:t>
      </w:r>
    </w:p>
    <w:p w14:paraId="73251D7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chain.doFilter(req, resp);</w:t>
      </w:r>
      <w:r>
        <w:rPr>
          <w:rStyle w:val="comment"/>
          <w:rFonts w:ascii="Segoe UI" w:hAnsi="Segoe UI" w:cs="Segoe UI"/>
          <w:color w:val="008200"/>
          <w:bdr w:val="none" w:sz="0" w:space="0" w:color="auto" w:frame="1"/>
        </w:rPr>
        <w:t>//sends request to next resource</w:t>
      </w:r>
      <w:r>
        <w:rPr>
          <w:rFonts w:ascii="Segoe UI" w:hAnsi="Segoe UI" w:cs="Segoe UI"/>
          <w:color w:val="000000"/>
          <w:bdr w:val="none" w:sz="0" w:space="0" w:color="auto" w:frame="1"/>
        </w:rPr>
        <w:t>  </w:t>
      </w:r>
    </w:p>
    <w:p w14:paraId="71E825B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71FB9C0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5C9E459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"username or password error!"</w:t>
      </w:r>
      <w:r>
        <w:rPr>
          <w:rFonts w:ascii="Segoe UI" w:hAnsi="Segoe UI" w:cs="Segoe UI"/>
          <w:color w:val="000000"/>
          <w:bdr w:val="none" w:sz="0" w:space="0" w:color="auto" w:frame="1"/>
        </w:rPr>
        <w:t>);  </w:t>
      </w:r>
    </w:p>
    <w:p w14:paraId="3EE1560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RequestDispatcher rd=req.getRequestDispatcher(</w:t>
      </w:r>
      <w:r>
        <w:rPr>
          <w:rStyle w:val="string"/>
          <w:rFonts w:ascii="Segoe UI" w:hAnsi="Segoe UI" w:cs="Segoe UI"/>
          <w:color w:val="0000FF"/>
          <w:bdr w:val="none" w:sz="0" w:space="0" w:color="auto" w:frame="1"/>
        </w:rPr>
        <w:t>"index.html"</w:t>
      </w:r>
      <w:r>
        <w:rPr>
          <w:rFonts w:ascii="Segoe UI" w:hAnsi="Segoe UI" w:cs="Segoe UI"/>
          <w:color w:val="000000"/>
          <w:bdr w:val="none" w:sz="0" w:space="0" w:color="auto" w:frame="1"/>
        </w:rPr>
        <w:t>);  </w:t>
      </w:r>
    </w:p>
    <w:p w14:paraId="65AD202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rd.include(req, resp);  </w:t>
      </w:r>
    </w:p>
    <w:p w14:paraId="3DB7766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246E98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57A714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559A82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destroy() {}  </w:t>
      </w:r>
    </w:p>
    <w:p w14:paraId="4B95EDA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1CB5D6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1CA7583" w14:textId="77777777" w:rsidR="00CC1D73" w:rsidRPr="00D460BB" w:rsidRDefault="00FE746B" w:rsidP="00D460BB">
      <w:pPr>
        <w:ind w:left="360"/>
        <w:rPr>
          <w:rFonts w:ascii="Times New Roman" w:hAnsi="Times New Roman" w:cs="Times New Roman"/>
        </w:rPr>
      </w:pPr>
      <w:r>
        <w:pict w14:anchorId="6AB3E008">
          <v:rect id="_x0000_i1151" style="width:0;height:.75pt" o:hrstd="t" o:hrnoshade="t" o:hr="t" fillcolor="#d4d4d4" stroked="f"/>
        </w:pict>
      </w:r>
    </w:p>
    <w:p w14:paraId="4F0ACE33" w14:textId="77777777" w:rsidR="00CC1D73" w:rsidRDefault="00CC1D73" w:rsidP="00D460BB">
      <w:pPr>
        <w:ind w:left="360"/>
      </w:pPr>
      <w:r w:rsidRPr="00D460BB">
        <w:rPr>
          <w:rStyle w:val="Strong"/>
          <w:rFonts w:ascii="Segoe UI" w:hAnsi="Segoe UI" w:cs="Segoe UI"/>
          <w:color w:val="333333"/>
          <w:shd w:val="clear" w:color="auto" w:fill="FFFFFF"/>
        </w:rPr>
        <w:t>AdminServlet.java</w:t>
      </w:r>
    </w:p>
    <w:p w14:paraId="6C95496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java.io.IOException;  </w:t>
      </w:r>
    </w:p>
    <w:p w14:paraId="362ED5B5"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java.io.PrintWriter;  </w:t>
      </w:r>
    </w:p>
    <w:p w14:paraId="3DC9450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D697022"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javax.servlet.ServletException;  </w:t>
      </w:r>
    </w:p>
    <w:p w14:paraId="00FFC5B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6F50863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F3B026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AdminServlet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15D7A41A"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0CBF30F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1DC6646D"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07644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399E672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0CE85D4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94FF87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"welcome ADMIN"</w:t>
      </w:r>
      <w:r>
        <w:rPr>
          <w:rFonts w:ascii="Segoe UI" w:hAnsi="Segoe UI" w:cs="Segoe UI"/>
          <w:color w:val="000000"/>
          <w:bdr w:val="none" w:sz="0" w:space="0" w:color="auto" w:frame="1"/>
        </w:rPr>
        <w:t>);  </w:t>
      </w:r>
    </w:p>
    <w:p w14:paraId="1BFAB3A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out.close();  </w:t>
      </w:r>
    </w:p>
    <w:p w14:paraId="7BCA2A9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15D19DE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25A485A9" w14:textId="77777777" w:rsidR="00CC1D73" w:rsidRPr="00D460BB" w:rsidRDefault="00FE746B" w:rsidP="00D460BB">
      <w:pPr>
        <w:ind w:left="360"/>
        <w:rPr>
          <w:rFonts w:ascii="Times New Roman" w:hAnsi="Times New Roman" w:cs="Times New Roman"/>
        </w:rPr>
      </w:pPr>
      <w:r>
        <w:pict w14:anchorId="11A680FB">
          <v:rect id="_x0000_i1152" style="width:0;height:.75pt" o:hrstd="t" o:hrnoshade="t" o:hr="t" fillcolor="#d4d4d4" stroked="f"/>
        </w:pict>
      </w:r>
    </w:p>
    <w:p w14:paraId="33A861D6" w14:textId="77777777" w:rsidR="00CC1D73" w:rsidRDefault="00CC1D73" w:rsidP="00D460BB">
      <w:pPr>
        <w:ind w:left="360"/>
      </w:pPr>
      <w:r w:rsidRPr="00D460BB">
        <w:rPr>
          <w:rStyle w:val="Strong"/>
          <w:rFonts w:ascii="Segoe UI" w:hAnsi="Segoe UI" w:cs="Segoe UI"/>
          <w:color w:val="333333"/>
          <w:shd w:val="clear" w:color="auto" w:fill="FFFFFF"/>
        </w:rPr>
        <w:t>web.xml</w:t>
      </w:r>
    </w:p>
    <w:p w14:paraId="5DBE267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62D7316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748FD5E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&lt;servlet-name&gt;AdminServlet&lt;/servlet-name&gt;  </w:t>
      </w:r>
    </w:p>
    <w:p w14:paraId="4D0EA8D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&gt;AdminServlet&lt;/servlet-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466FD50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4B4BA19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F820A7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&lt;servlet-mapping&gt;  </w:t>
      </w:r>
    </w:p>
    <w:p w14:paraId="2AD892C9"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&lt;servlet-name&gt;AdminServlet&lt;/servlet-name&gt;  </w:t>
      </w:r>
    </w:p>
    <w:p w14:paraId="5183DFC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&lt;url-pattern&gt;/servlet1&lt;/url-pattern&gt;  </w:t>
      </w:r>
    </w:p>
    <w:p w14:paraId="4B2D401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&lt;/servlet-mapping&gt;  </w:t>
      </w:r>
    </w:p>
    <w:p w14:paraId="2201A2C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3CE8B0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&lt;filter&gt;  </w:t>
      </w:r>
    </w:p>
    <w:p w14:paraId="15B76F9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&lt;filter-name&gt;f1&lt;/filter-name&gt;  </w:t>
      </w:r>
    </w:p>
    <w:p w14:paraId="3941DA77"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&lt;filter-</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&gt;MyFilter&lt;/filter-</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2E66C77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&lt;/filter&gt;  </w:t>
      </w:r>
    </w:p>
    <w:p w14:paraId="37FE2D7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&lt;filter-mapping&gt;  </w:t>
      </w:r>
    </w:p>
    <w:p w14:paraId="2D22176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&lt;filter-name&gt;f1&lt;/filter-name&gt;  </w:t>
      </w:r>
    </w:p>
    <w:p w14:paraId="0FE88B9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&lt;url-pattern&gt;/servlet1&lt;/url-pattern&gt;  </w:t>
      </w:r>
    </w:p>
    <w:p w14:paraId="6740943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&lt;/filter-mapping&gt;  </w:t>
      </w:r>
    </w:p>
    <w:p w14:paraId="338228A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35EEE2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4C0FC90E" w14:textId="77777777" w:rsidR="00CC1D73" w:rsidRDefault="00CC1D73" w:rsidP="00D460BB"/>
    <w:p w14:paraId="42659176" w14:textId="77777777" w:rsidR="00CC1D73" w:rsidRDefault="00CC1D73" w:rsidP="00D460BB"/>
    <w:p w14:paraId="4BAE01BE" w14:textId="77777777" w:rsidR="00CC1D73" w:rsidRDefault="00CC1D73" w:rsidP="00D460BB"/>
    <w:p w14:paraId="034DC3A0" w14:textId="054FA950" w:rsidR="00CC1D73" w:rsidRPr="00CC1D73" w:rsidRDefault="00CC1D73" w:rsidP="00D460BB">
      <w:pPr>
        <w:pStyle w:val="Heading1"/>
        <w:ind w:left="360"/>
        <w:rPr>
          <w:rFonts w:eastAsia="Times New Roman"/>
          <w:u w:val="single"/>
          <w:lang w:eastAsia="en-IN"/>
        </w:rPr>
      </w:pPr>
      <w:r w:rsidRPr="00CC1D73">
        <w:rPr>
          <w:rFonts w:eastAsia="Times New Roman"/>
          <w:u w:val="single"/>
          <w:lang w:eastAsia="en-IN"/>
        </w:rPr>
        <w:t>FilterConfig With Example</w:t>
      </w:r>
    </w:p>
    <w:p w14:paraId="3D791A4B" w14:textId="77777777" w:rsidR="00CC1D73" w:rsidRDefault="00CC1D73" w:rsidP="00D460BB"/>
    <w:p w14:paraId="6BA8E9BF" w14:textId="77777777" w:rsidR="00CC1D73" w:rsidRDefault="00CC1D7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FilterConfig</w:t>
      </w:r>
    </w:p>
    <w:p w14:paraId="4A1C3B73"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An object of FilterConfig is created by the web container. This object can be used to get the configuration information from the web.xml file.</w:t>
      </w:r>
    </w:p>
    <w:p w14:paraId="38217661" w14:textId="77777777" w:rsidR="00CC1D73" w:rsidRDefault="00CC1D73"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lastRenderedPageBreak/>
        <w:t>Methods of FilterConfig interface</w:t>
      </w:r>
    </w:p>
    <w:p w14:paraId="76C74BA4"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following 4 methods in the FilterConfig interface.</w:t>
      </w:r>
    </w:p>
    <w:p w14:paraId="56ADBBB4"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init(FilterConfig config):</w:t>
      </w:r>
      <w:r>
        <w:rPr>
          <w:rFonts w:ascii="Segoe UI" w:hAnsi="Segoe UI" w:cs="Segoe UI"/>
          <w:color w:val="000000"/>
        </w:rPr>
        <w:t> init() method is invoked only once it is used to initialize the filter.</w:t>
      </w:r>
    </w:p>
    <w:p w14:paraId="6206BC3C"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String getInitParameter(String parameterName):</w:t>
      </w:r>
      <w:r>
        <w:rPr>
          <w:rFonts w:ascii="Segoe UI" w:hAnsi="Segoe UI" w:cs="Segoe UI"/>
          <w:color w:val="000000"/>
        </w:rPr>
        <w:t> Returns the parameter value for the specified parameter name.</w:t>
      </w:r>
    </w:p>
    <w:p w14:paraId="37702D74"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java.util.Enumeration getInitParameterNames():</w:t>
      </w:r>
      <w:r>
        <w:rPr>
          <w:rFonts w:ascii="Segoe UI" w:hAnsi="Segoe UI" w:cs="Segoe UI"/>
          <w:color w:val="000000"/>
        </w:rPr>
        <w:t> Returns an enumeration containing all the parameter names.</w:t>
      </w:r>
    </w:p>
    <w:p w14:paraId="658C84F1"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ServletContext getServletContext():</w:t>
      </w:r>
      <w:r>
        <w:rPr>
          <w:rFonts w:ascii="Segoe UI" w:hAnsi="Segoe UI" w:cs="Segoe UI"/>
          <w:color w:val="000000"/>
        </w:rPr>
        <w:t> Returns the ServletContext object.</w:t>
      </w:r>
    </w:p>
    <w:p w14:paraId="5AD50E88" w14:textId="77777777" w:rsidR="00CC1D73" w:rsidRPr="00D460BB" w:rsidRDefault="00FE746B" w:rsidP="00D460BB">
      <w:pPr>
        <w:spacing w:after="0" w:line="240" w:lineRule="auto"/>
        <w:ind w:left="360"/>
        <w:rPr>
          <w:rFonts w:ascii="Times New Roman" w:hAnsi="Times New Roman" w:cs="Times New Roman"/>
        </w:rPr>
      </w:pPr>
      <w:r>
        <w:pict w14:anchorId="4207B2FA">
          <v:rect id="_x0000_i1153" style="width:0;height:.75pt" o:hrstd="t" o:hrnoshade="t" o:hr="t" fillcolor="#d4d4d4" stroked="f"/>
        </w:pict>
      </w:r>
    </w:p>
    <w:p w14:paraId="3A9B5059" w14:textId="77777777" w:rsidR="00CC1D73" w:rsidRDefault="00CC1D73"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FilterConfig</w:t>
      </w:r>
    </w:p>
    <w:p w14:paraId="7366311C"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if you change the param-value to no, request will be forwarded to the servlet otherwise filter will create the response with the message: this page is underprocessing. Let's see the simple example of FilterConfig. Here, we have created 4 files:</w:t>
      </w:r>
    </w:p>
    <w:p w14:paraId="3276E3A7"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index.html</w:t>
      </w:r>
    </w:p>
    <w:p w14:paraId="1608477A"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MyFilter.java</w:t>
      </w:r>
    </w:p>
    <w:p w14:paraId="56AAC393"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HelloServlet.java</w:t>
      </w:r>
    </w:p>
    <w:p w14:paraId="701DB757"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web.xml</w:t>
      </w:r>
    </w:p>
    <w:p w14:paraId="3F0F75BF" w14:textId="167B3193" w:rsidR="00CC1D73" w:rsidRPr="00D460BB" w:rsidRDefault="00CC1D73" w:rsidP="00D460BB">
      <w:pPr>
        <w:spacing w:after="0" w:line="240" w:lineRule="auto"/>
        <w:ind w:left="360"/>
        <w:rPr>
          <w:rFonts w:ascii="Times New Roman" w:hAnsi="Times New Roman" w:cs="Times New Roman"/>
        </w:rPr>
      </w:pPr>
      <w:r w:rsidRPr="00D460BB">
        <w:rPr>
          <w:rStyle w:val="Strong"/>
          <w:rFonts w:ascii="Segoe UI" w:hAnsi="Segoe UI" w:cs="Segoe UI"/>
          <w:color w:val="333333"/>
          <w:shd w:val="clear" w:color="auto" w:fill="FFFFFF"/>
        </w:rPr>
        <w:t>index.html</w:t>
      </w:r>
    </w:p>
    <w:p w14:paraId="4F25050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&lt;a href=</w:t>
      </w:r>
      <w:r>
        <w:rPr>
          <w:rStyle w:val="string"/>
          <w:rFonts w:ascii="Segoe UI" w:hAnsi="Segoe UI" w:cs="Segoe UI"/>
          <w:color w:val="0000FF"/>
          <w:bdr w:val="none" w:sz="0" w:space="0" w:color="auto" w:frame="1"/>
        </w:rPr>
        <w:t>"servlet1"</w:t>
      </w:r>
      <w:r>
        <w:rPr>
          <w:rFonts w:ascii="Segoe UI" w:hAnsi="Segoe UI" w:cs="Segoe UI"/>
          <w:color w:val="000000"/>
          <w:bdr w:val="none" w:sz="0" w:space="0" w:color="auto" w:frame="1"/>
        </w:rPr>
        <w:t>&gt;click here&lt;/a&gt;  </w:t>
      </w:r>
    </w:p>
    <w:p w14:paraId="5A3E421E" w14:textId="77777777" w:rsidR="00CC1D73" w:rsidRPr="00D460BB" w:rsidRDefault="00FE746B" w:rsidP="00D460BB">
      <w:pPr>
        <w:ind w:left="360"/>
        <w:rPr>
          <w:rFonts w:ascii="Times New Roman" w:hAnsi="Times New Roman" w:cs="Times New Roman"/>
        </w:rPr>
      </w:pPr>
      <w:r>
        <w:pict w14:anchorId="3C6A06CC">
          <v:rect id="_x0000_i1154" style="width:0;height:.75pt" o:hrstd="t" o:hrnoshade="t" o:hr="t" fillcolor="#d4d4d4" stroked="f"/>
        </w:pict>
      </w:r>
    </w:p>
    <w:p w14:paraId="217B66AC" w14:textId="77777777" w:rsidR="00CC1D73" w:rsidRDefault="00CC1D73" w:rsidP="00D460BB">
      <w:pPr>
        <w:ind w:left="360"/>
      </w:pPr>
      <w:r w:rsidRPr="00D460BB">
        <w:rPr>
          <w:rStyle w:val="Strong"/>
          <w:rFonts w:ascii="Segoe UI" w:hAnsi="Segoe UI" w:cs="Segoe UI"/>
          <w:color w:val="333333"/>
          <w:shd w:val="clear" w:color="auto" w:fill="FFFFFF"/>
        </w:rPr>
        <w:t>MyFilter.java</w:t>
      </w:r>
    </w:p>
    <w:p w14:paraId="161E8BE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java.io.IOException;  </w:t>
      </w:r>
    </w:p>
    <w:p w14:paraId="2CEB1330"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java.io.PrintWriter;  </w:t>
      </w:r>
    </w:p>
    <w:p w14:paraId="514BD73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58CAE26"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  </w:t>
      </w:r>
    </w:p>
    <w:p w14:paraId="6101DF17"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FD855CA"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MyFilter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Filter{  </w:t>
      </w:r>
    </w:p>
    <w:p w14:paraId="495FF774"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FilterConfig config;  </w:t>
      </w:r>
    </w:p>
    <w:p w14:paraId="01A50B8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3B7696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init(FilterConfig config)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  </w:t>
      </w:r>
    </w:p>
    <w:p w14:paraId="1E541CF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.config=config;  </w:t>
      </w:r>
    </w:p>
    <w:p w14:paraId="1BE9099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620ADD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EBB09F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doFilter(ServletRequest req, ServletResponse resp,  </w:t>
      </w:r>
    </w:p>
    <w:p w14:paraId="2879D82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FilterChain chain)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IOException, ServletException {  </w:t>
      </w:r>
    </w:p>
    <w:p w14:paraId="6566AD2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F0CBE1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out=resp.getWriter();  </w:t>
      </w:r>
    </w:p>
    <w:p w14:paraId="16E4DF1C"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54FE07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String s=config.getInitParameter(</w:t>
      </w:r>
      <w:r>
        <w:rPr>
          <w:rStyle w:val="string"/>
          <w:rFonts w:ascii="Segoe UI" w:hAnsi="Segoe UI" w:cs="Segoe UI"/>
          <w:color w:val="0000FF"/>
          <w:bdr w:val="none" w:sz="0" w:space="0" w:color="auto" w:frame="1"/>
        </w:rPr>
        <w:t>"construction"</w:t>
      </w:r>
      <w:r>
        <w:rPr>
          <w:rFonts w:ascii="Segoe UI" w:hAnsi="Segoe UI" w:cs="Segoe UI"/>
          <w:color w:val="000000"/>
          <w:bdr w:val="none" w:sz="0" w:space="0" w:color="auto" w:frame="1"/>
        </w:rPr>
        <w:t>);  </w:t>
      </w:r>
    </w:p>
    <w:p w14:paraId="4463A81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E33AF2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(s.equals(</w:t>
      </w:r>
      <w:r>
        <w:rPr>
          <w:rStyle w:val="string"/>
          <w:rFonts w:ascii="Segoe UI" w:hAnsi="Segoe UI" w:cs="Segoe UI"/>
          <w:color w:val="0000FF"/>
          <w:bdr w:val="none" w:sz="0" w:space="0" w:color="auto" w:frame="1"/>
        </w:rPr>
        <w:t>"yes"</w:t>
      </w:r>
      <w:r>
        <w:rPr>
          <w:rFonts w:ascii="Segoe UI" w:hAnsi="Segoe UI" w:cs="Segoe UI"/>
          <w:color w:val="000000"/>
          <w:bdr w:val="none" w:sz="0" w:space="0" w:color="auto" w:frame="1"/>
        </w:rPr>
        <w:t>)){  </w:t>
      </w:r>
    </w:p>
    <w:p w14:paraId="5FD250BD"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"This page is under construction"</w:t>
      </w:r>
      <w:r>
        <w:rPr>
          <w:rFonts w:ascii="Segoe UI" w:hAnsi="Segoe UI" w:cs="Segoe UI"/>
          <w:color w:val="000000"/>
          <w:bdr w:val="none" w:sz="0" w:space="0" w:color="auto" w:frame="1"/>
        </w:rPr>
        <w:t>);  </w:t>
      </w:r>
    </w:p>
    <w:p w14:paraId="22705501"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A79C1E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3C0FCF9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chain.doFilter(req, resp);</w:t>
      </w:r>
      <w:r>
        <w:rPr>
          <w:rStyle w:val="comment"/>
          <w:rFonts w:ascii="Segoe UI" w:hAnsi="Segoe UI" w:cs="Segoe UI"/>
          <w:color w:val="008200"/>
          <w:bdr w:val="none" w:sz="0" w:space="0" w:color="auto" w:frame="1"/>
        </w:rPr>
        <w:t>//sends request to next resource</w:t>
      </w:r>
      <w:r>
        <w:rPr>
          <w:rFonts w:ascii="Segoe UI" w:hAnsi="Segoe UI" w:cs="Segoe UI"/>
          <w:color w:val="000000"/>
          <w:bdr w:val="none" w:sz="0" w:space="0" w:color="auto" w:frame="1"/>
        </w:rPr>
        <w:t>  </w:t>
      </w:r>
    </w:p>
    <w:p w14:paraId="459CDC6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2DC04CD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5516DE9"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F26340"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destroy() {}  </w:t>
      </w:r>
    </w:p>
    <w:p w14:paraId="70D685C2"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0D658D0" w14:textId="77777777" w:rsidR="00CC1D73" w:rsidRPr="00D460BB" w:rsidRDefault="00FE746B" w:rsidP="00D460BB">
      <w:pPr>
        <w:ind w:left="360"/>
        <w:rPr>
          <w:rFonts w:ascii="Times New Roman" w:hAnsi="Times New Roman" w:cs="Times New Roman"/>
        </w:rPr>
      </w:pPr>
      <w:r>
        <w:pict w14:anchorId="4A93A21E">
          <v:rect id="_x0000_i1155" style="width:0;height:.75pt" o:hrstd="t" o:hrnoshade="t" o:hr="t" fillcolor="#d4d4d4" stroked="f"/>
        </w:pict>
      </w:r>
    </w:p>
    <w:p w14:paraId="6A1A0EC8" w14:textId="77777777" w:rsidR="00CC1D73" w:rsidRDefault="00CC1D73" w:rsidP="00D460BB">
      <w:pPr>
        <w:ind w:left="360"/>
      </w:pPr>
      <w:r w:rsidRPr="00D460BB">
        <w:rPr>
          <w:rStyle w:val="Strong"/>
          <w:rFonts w:ascii="Segoe UI" w:hAnsi="Segoe UI" w:cs="Segoe UI"/>
          <w:color w:val="333333"/>
          <w:shd w:val="clear" w:color="auto" w:fill="FFFFFF"/>
        </w:rPr>
        <w:t>HelloServlet.java</w:t>
      </w:r>
    </w:p>
    <w:p w14:paraId="04B60C2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java.io.IOException;  </w:t>
      </w:r>
    </w:p>
    <w:p w14:paraId="56FD6440"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java.io.PrintWriter;  </w:t>
      </w:r>
    </w:p>
    <w:p w14:paraId="51FBBF8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1F01E99"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javax.servlet.ServletException;  </w:t>
      </w:r>
    </w:p>
    <w:p w14:paraId="33D2AB0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javax.servlet.http.*;  </w:t>
      </w:r>
    </w:p>
    <w:p w14:paraId="33F7DE0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70E362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HelloServlet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HttpServlet {  </w:t>
      </w:r>
    </w:p>
    <w:p w14:paraId="0740F83A" w14:textId="77777777" w:rsidR="00CC1D73" w:rsidRDefault="00CC1D73" w:rsidP="00D460BB">
      <w:pPr>
        <w:spacing w:after="0" w:line="375" w:lineRule="atLeast"/>
        <w:ind w:left="36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doGet(HttpServletRequest request, HttpServletResponse response)  </w:t>
      </w:r>
    </w:p>
    <w:p w14:paraId="627F6C0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4D6174FB"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ED1B2DA"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response.setContentType(</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3DC71DB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PrintWriter out = response.getWriter();  </w:t>
      </w:r>
    </w:p>
    <w:p w14:paraId="1ACC3BD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81F933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"&lt;br&gt;welcome to servlet&lt;br&gt;"</w:t>
      </w:r>
      <w:r>
        <w:rPr>
          <w:rFonts w:ascii="Segoe UI" w:hAnsi="Segoe UI" w:cs="Segoe UI"/>
          <w:color w:val="000000"/>
          <w:bdr w:val="none" w:sz="0" w:space="0" w:color="auto" w:frame="1"/>
        </w:rPr>
        <w:t>);  </w:t>
      </w:r>
    </w:p>
    <w:p w14:paraId="5E5ECFE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65BFDC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14:paraId="4224BCF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6718C86"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D28A6C8" w14:textId="77777777" w:rsidR="00CC1D73" w:rsidRPr="00D460BB" w:rsidRDefault="00FE746B" w:rsidP="00D460BB">
      <w:pPr>
        <w:spacing w:line="240" w:lineRule="auto"/>
        <w:ind w:left="360"/>
        <w:rPr>
          <w:rFonts w:ascii="Times New Roman" w:hAnsi="Times New Roman" w:cs="Times New Roman"/>
        </w:rPr>
      </w:pPr>
      <w:r>
        <w:pict w14:anchorId="1CBF22DB">
          <v:rect id="_x0000_i1156" style="width:0;height:.75pt" o:hrstd="t" o:hrnoshade="t" o:hr="t" fillcolor="#d4d4d4" stroked="f"/>
        </w:pict>
      </w:r>
    </w:p>
    <w:p w14:paraId="3B92FFAD" w14:textId="77777777" w:rsidR="00CC1D73" w:rsidRDefault="00CC1D73" w:rsidP="00D460BB">
      <w:pPr>
        <w:ind w:left="360"/>
      </w:pPr>
      <w:r w:rsidRPr="00D460BB">
        <w:rPr>
          <w:rStyle w:val="Strong"/>
          <w:rFonts w:ascii="Segoe UI" w:hAnsi="Segoe UI" w:cs="Segoe UI"/>
          <w:color w:val="333333"/>
          <w:shd w:val="clear" w:color="auto" w:fill="FFFFFF"/>
        </w:rPr>
        <w:t>web.xml</w:t>
      </w:r>
    </w:p>
    <w:p w14:paraId="1167727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&lt;web-app&gt;  </w:t>
      </w:r>
    </w:p>
    <w:p w14:paraId="489EA77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98BDD46"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55B473C3"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&lt;servlet-name&gt;HelloServlet&lt;/servlet-name&gt;  </w:t>
      </w:r>
    </w:p>
    <w:p w14:paraId="06C9D59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&gt;HelloServlet&lt;/servlet-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0812A100"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&lt;/servlet&gt;  </w:t>
      </w:r>
    </w:p>
    <w:p w14:paraId="4DB72C8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73330D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&lt;servlet-mapping&gt;  </w:t>
      </w:r>
    </w:p>
    <w:p w14:paraId="51E5C27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&lt;servlet-name&gt;HelloServlet&lt;/servlet-name&gt;  </w:t>
      </w:r>
    </w:p>
    <w:p w14:paraId="7661E33C"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&lt;url-pattern&gt;/servlet1&lt;/url-pattern&gt;  </w:t>
      </w:r>
    </w:p>
    <w:p w14:paraId="245761BF"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&lt;/servlet-mapping&gt;  </w:t>
      </w:r>
    </w:p>
    <w:p w14:paraId="474D940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635DBB8"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&lt;filter&gt;  </w:t>
      </w:r>
    </w:p>
    <w:p w14:paraId="5B3AD445"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&lt;filter-name&gt;f1&lt;/filter-name&gt;  </w:t>
      </w:r>
    </w:p>
    <w:p w14:paraId="7AEE3E4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&lt;filter-</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&gt;MyFilter&lt;/filter-</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20D7C9CA"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11651371"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&lt;param-name&gt;construction&lt;/param-name&gt;  </w:t>
      </w:r>
    </w:p>
    <w:p w14:paraId="6DA78D58"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&lt;param-value&gt;no&lt;/param-value&gt;  </w:t>
      </w:r>
    </w:p>
    <w:p w14:paraId="4FE66B1E"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&lt;/init-param&gt;  </w:t>
      </w:r>
    </w:p>
    <w:p w14:paraId="55A84B5E"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&lt;/filter&gt;  </w:t>
      </w:r>
    </w:p>
    <w:p w14:paraId="34603D73"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&lt;filter-mapping&gt;  </w:t>
      </w:r>
    </w:p>
    <w:p w14:paraId="6B22389F"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&lt;filter-name&gt;f1&lt;/filter-name&gt;  </w:t>
      </w:r>
    </w:p>
    <w:p w14:paraId="1AE30F6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&lt;url-pattern&gt;/servlet1&lt;/url-pattern&gt;  </w:t>
      </w:r>
    </w:p>
    <w:p w14:paraId="13D345D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&lt;/filter-mapping&gt;  </w:t>
      </w:r>
    </w:p>
    <w:p w14:paraId="2B2A9435"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B8485F4" w14:textId="77777777" w:rsidR="00CC1D73" w:rsidRDefault="00CC1D73"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613AD2B"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&lt;/web-app&gt;  </w:t>
      </w:r>
    </w:p>
    <w:p w14:paraId="2A0EB676" w14:textId="77777777" w:rsidR="00CC1D73" w:rsidRDefault="00CC1D73" w:rsidP="00D460BB"/>
    <w:p w14:paraId="5DE94404" w14:textId="77777777" w:rsidR="00CC1D73" w:rsidRDefault="00CC1D73" w:rsidP="00D460BB"/>
    <w:p w14:paraId="7CBD2AA6" w14:textId="77777777" w:rsidR="00CC1D73" w:rsidRPr="00CC1D73" w:rsidRDefault="00CC1D73" w:rsidP="00D460BB">
      <w:pPr>
        <w:pStyle w:val="Heading1"/>
        <w:ind w:left="360"/>
        <w:rPr>
          <w:rFonts w:eastAsia="Times New Roman"/>
          <w:u w:val="single"/>
          <w:lang w:eastAsia="en-IN"/>
        </w:rPr>
      </w:pPr>
      <w:r w:rsidRPr="00CC1D73">
        <w:rPr>
          <w:rFonts w:eastAsia="Times New Roman"/>
          <w:u w:val="single"/>
          <w:lang w:eastAsia="en-IN"/>
        </w:rPr>
        <w:t>ServletInputStream And ServletOutputStream Class Example.</w:t>
      </w:r>
    </w:p>
    <w:p w14:paraId="214CAD0B" w14:textId="77777777" w:rsidR="00CC1D73" w:rsidRDefault="00CC1D73" w:rsidP="00D460BB"/>
    <w:p w14:paraId="2EDC0E1F" w14:textId="77777777" w:rsidR="00CC1D73" w:rsidRDefault="00CC1D73"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ServletOutputStream class</w:t>
      </w:r>
    </w:p>
    <w:p w14:paraId="4B167721"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82" w:history="1">
        <w:r w:rsidR="00CC1D73">
          <w:rPr>
            <w:rStyle w:val="Hyperlink"/>
            <w:color w:val="008000"/>
            <w:sz w:val="23"/>
            <w:szCs w:val="23"/>
          </w:rPr>
          <w:t>ServletOutputStream class</w:t>
        </w:r>
      </w:hyperlink>
    </w:p>
    <w:p w14:paraId="37E50BD9"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83" w:anchor="method" w:history="1">
        <w:r w:rsidR="00CC1D73">
          <w:rPr>
            <w:rStyle w:val="Hyperlink"/>
            <w:color w:val="008000"/>
            <w:sz w:val="23"/>
            <w:szCs w:val="23"/>
          </w:rPr>
          <w:t>Methods of ServletOutputStream class</w:t>
        </w:r>
      </w:hyperlink>
    </w:p>
    <w:p w14:paraId="69045C05" w14:textId="77777777" w:rsidR="00CC1D73"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84" w:history="1">
        <w:r w:rsidR="00CC1D73">
          <w:rPr>
            <w:rStyle w:val="Hyperlink"/>
            <w:color w:val="008000"/>
            <w:sz w:val="23"/>
            <w:szCs w:val="23"/>
          </w:rPr>
          <w:t>Example of ServletOutputStream class</w:t>
        </w:r>
      </w:hyperlink>
    </w:p>
    <w:p w14:paraId="674B2400"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b/>
          <w:bCs/>
          <w:color w:val="333333"/>
        </w:rPr>
        <w:t>ServletOutputStream</w:t>
      </w:r>
      <w:r>
        <w:rPr>
          <w:rFonts w:ascii="Segoe UI" w:hAnsi="Segoe UI" w:cs="Segoe UI"/>
          <w:color w:val="333333"/>
        </w:rPr>
        <w:t> class provides a stream to write binary data into the response. It is an abstract class.</w:t>
      </w:r>
    </w:p>
    <w:p w14:paraId="48B0FB53"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getOutputStream()</w:t>
      </w:r>
      <w:r>
        <w:rPr>
          <w:rFonts w:ascii="Segoe UI" w:hAnsi="Segoe UI" w:cs="Segoe UI"/>
          <w:color w:val="333333"/>
        </w:rPr>
        <w:t> method of </w:t>
      </w:r>
      <w:r>
        <w:rPr>
          <w:rFonts w:ascii="Segoe UI" w:hAnsi="Segoe UI" w:cs="Segoe UI"/>
          <w:b/>
          <w:bCs/>
          <w:color w:val="333333"/>
        </w:rPr>
        <w:t>ServletResponse</w:t>
      </w:r>
      <w:r>
        <w:rPr>
          <w:rFonts w:ascii="Segoe UI" w:hAnsi="Segoe UI" w:cs="Segoe UI"/>
          <w:color w:val="333333"/>
        </w:rPr>
        <w:t> interface returns the instance of ServletOutputStream class. It may be get as:</w:t>
      </w:r>
    </w:p>
    <w:p w14:paraId="48A68B80" w14:textId="77777777" w:rsidR="00CC1D73" w:rsidRDefault="00CC1D73"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ServletOutputStream out=response.getOutputStream();  </w:t>
      </w:r>
    </w:p>
    <w:p w14:paraId="38427A01" w14:textId="77777777" w:rsidR="00CC1D73" w:rsidRDefault="00CC1D73"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Methods of ServletOutputStream class</w:t>
      </w:r>
    </w:p>
    <w:p w14:paraId="694F3D4C" w14:textId="77777777" w:rsidR="00CC1D73" w:rsidRDefault="00CC1D73" w:rsidP="00D460BB">
      <w:pPr>
        <w:pStyle w:val="NormalWeb"/>
        <w:shd w:val="clear" w:color="auto" w:fill="FFFFFF"/>
        <w:ind w:left="360"/>
        <w:jc w:val="both"/>
        <w:rPr>
          <w:rFonts w:ascii="Segoe UI" w:hAnsi="Segoe UI" w:cs="Segoe UI"/>
          <w:color w:val="333333"/>
        </w:rPr>
      </w:pPr>
      <w:r>
        <w:rPr>
          <w:rFonts w:ascii="Segoe UI" w:hAnsi="Segoe UI" w:cs="Segoe UI"/>
          <w:color w:val="333333"/>
        </w:rPr>
        <w:t>The ServletOutputStream class provides print() and println() methods that are overloaded.</w:t>
      </w:r>
    </w:p>
    <w:p w14:paraId="1FEF6AA6"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print(boolean b){}</w:t>
      </w:r>
    </w:p>
    <w:p w14:paraId="3EDB1435"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print(char c){}</w:t>
      </w:r>
    </w:p>
    <w:p w14:paraId="75A30E0A"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print(int i){}</w:t>
      </w:r>
    </w:p>
    <w:p w14:paraId="0B5E9F34"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print(long l){}</w:t>
      </w:r>
    </w:p>
    <w:p w14:paraId="480E5440"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print(float f){}</w:t>
      </w:r>
    </w:p>
    <w:p w14:paraId="68C2E43A"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print(double d){}</w:t>
      </w:r>
    </w:p>
    <w:p w14:paraId="17BA8221"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print(String s){}</w:t>
      </w:r>
    </w:p>
    <w:p w14:paraId="691EE588"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println{}</w:t>
      </w:r>
    </w:p>
    <w:p w14:paraId="61587F6D"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lastRenderedPageBreak/>
        <w:t>void println(boolean b){}</w:t>
      </w:r>
    </w:p>
    <w:p w14:paraId="1B1D5D74"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println(char c){}</w:t>
      </w:r>
    </w:p>
    <w:p w14:paraId="5096F159"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println(int i){}</w:t>
      </w:r>
    </w:p>
    <w:p w14:paraId="49B5C4BD"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println(long l){}</w:t>
      </w:r>
    </w:p>
    <w:p w14:paraId="5D496598"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println(float f){}</w:t>
      </w:r>
    </w:p>
    <w:p w14:paraId="63CB5760"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println(double d){}</w:t>
      </w:r>
    </w:p>
    <w:p w14:paraId="0AE3F1F1" w14:textId="77777777" w:rsidR="00CC1D73" w:rsidRDefault="00CC1D73"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void println(String s){}</w:t>
      </w:r>
    </w:p>
    <w:p w14:paraId="77B63F00" w14:textId="77777777" w:rsidR="00CC1D73" w:rsidRDefault="00CC1D73" w:rsidP="00D460BB"/>
    <w:p w14:paraId="6BBEDE02" w14:textId="77777777" w:rsidR="00190AF9" w:rsidRPr="00190AF9" w:rsidRDefault="00190AF9" w:rsidP="00D460BB">
      <w:pPr>
        <w:pStyle w:val="Heading1"/>
        <w:ind w:left="360"/>
        <w:rPr>
          <w:rFonts w:eastAsia="Times New Roman"/>
          <w:u w:val="single"/>
          <w:lang w:eastAsia="en-IN"/>
        </w:rPr>
      </w:pPr>
      <w:r w:rsidRPr="00190AF9">
        <w:rPr>
          <w:rFonts w:eastAsia="Times New Roman"/>
          <w:u w:val="single"/>
          <w:lang w:eastAsia="en-IN"/>
        </w:rPr>
        <w:t>Basics Of JSP</w:t>
      </w:r>
    </w:p>
    <w:p w14:paraId="29ED8980" w14:textId="77777777" w:rsidR="00190AF9" w:rsidRDefault="00190AF9"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JSP Tutorial</w:t>
      </w:r>
    </w:p>
    <w:p w14:paraId="18C0AB8D" w14:textId="708C29D0" w:rsidR="00190AF9" w:rsidRDefault="00190AF9" w:rsidP="00D460BB">
      <w:pPr>
        <w:rPr>
          <w:rFonts w:ascii="Times New Roman" w:hAnsi="Times New Roman" w:cs="Times New Roman"/>
          <w:sz w:val="24"/>
          <w:szCs w:val="24"/>
        </w:rPr>
      </w:pPr>
    </w:p>
    <w:p w14:paraId="3281EE9B" w14:textId="77777777" w:rsidR="00190AF9" w:rsidRDefault="00190AF9" w:rsidP="00D460BB">
      <w:pPr>
        <w:pStyle w:val="NormalWeb"/>
        <w:shd w:val="clear" w:color="auto" w:fill="FFFFFF"/>
        <w:ind w:left="360"/>
        <w:jc w:val="both"/>
        <w:rPr>
          <w:rFonts w:ascii="Segoe UI" w:hAnsi="Segoe UI" w:cs="Segoe UI"/>
          <w:color w:val="333333"/>
        </w:rPr>
      </w:pPr>
      <w:r>
        <w:rPr>
          <w:rStyle w:val="Strong"/>
          <w:rFonts w:ascii="Segoe UI" w:eastAsiaTheme="majorEastAsia" w:hAnsi="Segoe UI" w:cs="Segoe UI"/>
          <w:color w:val="333333"/>
        </w:rPr>
        <w:t>JSP</w:t>
      </w:r>
      <w:r>
        <w:rPr>
          <w:rFonts w:ascii="Segoe UI" w:hAnsi="Segoe UI" w:cs="Segoe UI"/>
          <w:color w:val="333333"/>
        </w:rPr>
        <w:t> technology is used to create web application just like Servlet technology. It can be thought of as an extension to Servlet because it provides more functionality than servlet such as expression language, JSTL, etc.</w:t>
      </w:r>
    </w:p>
    <w:p w14:paraId="3DAB747E"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A JSP page consists of HTML tags and JSP tags. The JSP pages are easier to maintain than Servlet because we can separate designing and development. It provides some additional features such as Expression Language, Custom Tags, etc.</w:t>
      </w:r>
    </w:p>
    <w:p w14:paraId="75A0EAD9" w14:textId="77777777" w:rsidR="00190AF9" w:rsidRDefault="00190AF9"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Advantages of JSP over Servlet</w:t>
      </w:r>
    </w:p>
    <w:p w14:paraId="395E884F"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many advantages of JSP over the Servlet. They are as follows:</w:t>
      </w:r>
    </w:p>
    <w:p w14:paraId="7AA013BD" w14:textId="6EBE524E" w:rsidR="00190AF9" w:rsidRDefault="00190AF9" w:rsidP="00D460BB">
      <w:pPr>
        <w:pStyle w:val="Heading4"/>
        <w:shd w:val="clear" w:color="auto" w:fill="FFFFFF"/>
        <w:ind w:left="1080"/>
        <w:jc w:val="both"/>
        <w:rPr>
          <w:rFonts w:ascii="Helvetica" w:hAnsi="Helvetica" w:cs="Helvetica"/>
          <w:color w:val="610B4B"/>
          <w:sz w:val="26"/>
          <w:szCs w:val="26"/>
        </w:rPr>
      </w:pPr>
      <w:r>
        <w:rPr>
          <w:rFonts w:ascii="Helvetica" w:hAnsi="Helvetica" w:cs="Helvetica"/>
          <w:b/>
          <w:bCs/>
          <w:color w:val="610B4B"/>
          <w:sz w:val="26"/>
          <w:szCs w:val="26"/>
        </w:rPr>
        <w:t>Extension to Servlet</w:t>
      </w:r>
    </w:p>
    <w:p w14:paraId="6A224014"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JSP technology is the extension to Servlet technology. We can use all the features of the Servlet in JSP. In addition to, we can use implicit objects, predefined tags, expression language and Custom tags in JSP, that makes JSP development easy.</w:t>
      </w:r>
    </w:p>
    <w:p w14:paraId="3F013A60" w14:textId="77777777" w:rsidR="00190AF9" w:rsidRDefault="00190AF9"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lastRenderedPageBreak/>
        <w:t>2) Easy to maintain</w:t>
      </w:r>
    </w:p>
    <w:p w14:paraId="2D293910"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JSP can be easily managed because we can easily separate our business logic with presentation logic. In Servlet technology, we mix our business logic with the presentation logic.</w:t>
      </w:r>
    </w:p>
    <w:p w14:paraId="217ED988" w14:textId="77777777" w:rsidR="00190AF9" w:rsidRDefault="00190AF9"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3) Fast Development: No need to recompile and redeploy</w:t>
      </w:r>
    </w:p>
    <w:p w14:paraId="1A6BEB29"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If JSP page is modified, we don't need to recompile and redeploy the project. The Servlet code needs to be updated and recompiled if we have to change the look and feel of the application.</w:t>
      </w:r>
    </w:p>
    <w:p w14:paraId="39293293" w14:textId="77777777" w:rsidR="00190AF9" w:rsidRDefault="00190AF9"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4) Less code than Servlet</w:t>
      </w:r>
    </w:p>
    <w:p w14:paraId="7C861175"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In JSP, we can use many tags such as action tags, JSTL, custom tags, etc. that reduces the code. Moreover, we can use EL, implicit objects, etc.</w:t>
      </w:r>
    </w:p>
    <w:p w14:paraId="3E58B076" w14:textId="77777777" w:rsidR="00190AF9" w:rsidRPr="00D460BB" w:rsidRDefault="00FE746B" w:rsidP="00D460BB">
      <w:pPr>
        <w:ind w:left="360"/>
        <w:rPr>
          <w:rFonts w:ascii="Times New Roman" w:hAnsi="Times New Roman" w:cs="Times New Roman"/>
        </w:rPr>
      </w:pPr>
      <w:r>
        <w:pict w14:anchorId="14FB74E3">
          <v:rect id="_x0000_i1157" style="width:0;height:.75pt" o:hrstd="t" o:hrnoshade="t" o:hr="t" fillcolor="#d4d4d4" stroked="f"/>
        </w:pict>
      </w:r>
    </w:p>
    <w:p w14:paraId="6B767B8D" w14:textId="77777777" w:rsidR="00190AF9" w:rsidRDefault="00190AF9"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The Lifecycle of a JSP Page</w:t>
      </w:r>
    </w:p>
    <w:p w14:paraId="3B6EC483"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The JSP pages follow these phases:</w:t>
      </w:r>
    </w:p>
    <w:p w14:paraId="6B9DA57D"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Translation of JSP Page</w:t>
      </w:r>
    </w:p>
    <w:p w14:paraId="19E28F18"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Compilation of JSP Page</w:t>
      </w:r>
    </w:p>
    <w:p w14:paraId="239847BD"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Classloading (the classloader loads class file)</w:t>
      </w:r>
    </w:p>
    <w:p w14:paraId="2404E418"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Instantiation (Object of the Generated Servlet is created).</w:t>
      </w:r>
    </w:p>
    <w:p w14:paraId="6AAF3CAA"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Initialization ( the container invokes jspInit() method).</w:t>
      </w:r>
    </w:p>
    <w:p w14:paraId="5FB73EB1"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Request processing ( the container invokes _jspService() method).</w:t>
      </w:r>
    </w:p>
    <w:p w14:paraId="13ECEC96"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Destroy ( the container invokes jspDestroy() method).</w:t>
      </w:r>
    </w:p>
    <w:p w14:paraId="033CF9A2" w14:textId="77777777" w:rsidR="00190AF9" w:rsidRDefault="00190AF9"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lastRenderedPageBreak/>
        <w:t>Note: jspInit(), _jspService() and jspDestroy() are the life cycle methods of JSP.</w:t>
      </w:r>
    </w:p>
    <w:p w14:paraId="554165BC" w14:textId="1910EB76" w:rsidR="00190AF9" w:rsidRPr="00D460BB" w:rsidRDefault="00190AF9" w:rsidP="00D460BB">
      <w:pPr>
        <w:ind w:left="360"/>
        <w:rPr>
          <w:rFonts w:ascii="Times New Roman" w:hAnsi="Times New Roman" w:cs="Times New Roman"/>
          <w:sz w:val="24"/>
          <w:szCs w:val="24"/>
        </w:rPr>
      </w:pPr>
      <w:r>
        <w:rPr>
          <w:noProof/>
        </w:rPr>
        <w:drawing>
          <wp:inline distT="0" distB="0" distL="0" distR="0" wp14:anchorId="0DBFD87F" wp14:editId="10B55F2D">
            <wp:extent cx="5640070" cy="4433570"/>
            <wp:effectExtent l="0" t="0" r="0" b="5080"/>
            <wp:docPr id="1254634616" name="Picture 73" descr="How JSP is converted into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ow JSP is converted into Servlet"/>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640070" cy="4433570"/>
                    </a:xfrm>
                    <a:prstGeom prst="rect">
                      <a:avLst/>
                    </a:prstGeom>
                    <a:noFill/>
                    <a:ln>
                      <a:noFill/>
                    </a:ln>
                  </pic:spPr>
                </pic:pic>
              </a:graphicData>
            </a:graphic>
          </wp:inline>
        </w:drawing>
      </w:r>
    </w:p>
    <w:p w14:paraId="48E8CBBE"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As depicted in the above diagram, JSP page is translated into Servlet by the help of JSP translator. The JSP translator is a part of the web server which is responsible for translating the JSP page into Servlet. After that, Servlet page is compiled by the compiler and gets converted into the class file. Moreover, all the processes that happen in Servlet are performed on JSP later like initialization, committing response to the browser and destroy.</w:t>
      </w:r>
    </w:p>
    <w:p w14:paraId="25DD1ED4" w14:textId="77777777" w:rsidR="00190AF9" w:rsidRPr="00D460BB" w:rsidRDefault="00FE746B" w:rsidP="00D460BB">
      <w:pPr>
        <w:ind w:left="360"/>
        <w:rPr>
          <w:rFonts w:ascii="Times New Roman" w:hAnsi="Times New Roman" w:cs="Times New Roman"/>
        </w:rPr>
      </w:pPr>
      <w:r>
        <w:pict w14:anchorId="13E1442D">
          <v:rect id="_x0000_i1158" style="width:0;height:.75pt" o:hrstd="t" o:hrnoshade="t" o:hr="t" fillcolor="#d4d4d4" stroked="f"/>
        </w:pict>
      </w:r>
    </w:p>
    <w:p w14:paraId="2EF46696" w14:textId="77777777" w:rsidR="00190AF9" w:rsidRDefault="00190AF9"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Creating a simple JSP Page</w:t>
      </w:r>
    </w:p>
    <w:p w14:paraId="71104B7A"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To create the first JSP page, write some HTML code as given below, and save it by .jsp extension. We have saved this file as index.jsp. Put it in a folder and paste the folder in the web-apps directory in apache tomcat to run the JSP page.</w:t>
      </w:r>
    </w:p>
    <w:p w14:paraId="192C6FFF" w14:textId="77777777" w:rsidR="00190AF9" w:rsidRPr="00D460BB" w:rsidRDefault="00190AF9" w:rsidP="00D460BB">
      <w:pPr>
        <w:ind w:left="360"/>
        <w:rPr>
          <w:rFonts w:ascii="Times New Roman" w:hAnsi="Times New Roman" w:cs="Times New Roman"/>
        </w:rPr>
      </w:pPr>
      <w:r w:rsidRPr="00D460BB">
        <w:rPr>
          <w:rStyle w:val="Strong"/>
          <w:rFonts w:ascii="Segoe UI" w:hAnsi="Segoe UI" w:cs="Segoe UI"/>
          <w:color w:val="333333"/>
          <w:shd w:val="clear" w:color="auto" w:fill="FFFFFF"/>
        </w:rPr>
        <w:t>index.jsp</w:t>
      </w:r>
    </w:p>
    <w:p w14:paraId="58D15A09"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Let's see the simple example of JSP where we are using the scriptlet tag to put Java code in the JSP page. We will learn scriptlet tag later.</w:t>
      </w:r>
    </w:p>
    <w:p w14:paraId="7277E149"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&lt;html&gt;  </w:t>
      </w:r>
    </w:p>
    <w:p w14:paraId="7C0A9B70" w14:textId="77777777" w:rsidR="00190AF9" w:rsidRDefault="00190AF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&lt;body&gt;  </w:t>
      </w:r>
    </w:p>
    <w:p w14:paraId="3DFA0383"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 out.print(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%&gt;  </w:t>
      </w:r>
    </w:p>
    <w:p w14:paraId="3B657AC1" w14:textId="77777777" w:rsidR="00190AF9" w:rsidRDefault="00190AF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&lt;/body&gt;  </w:t>
      </w:r>
    </w:p>
    <w:p w14:paraId="3F230080"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&lt;/html&gt;  </w:t>
      </w:r>
    </w:p>
    <w:p w14:paraId="3CD705CB"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It will print </w:t>
      </w:r>
      <w:r>
        <w:rPr>
          <w:rStyle w:val="Strong"/>
          <w:rFonts w:ascii="Segoe UI" w:eastAsiaTheme="majorEastAsia" w:hAnsi="Segoe UI" w:cs="Segoe UI"/>
          <w:color w:val="333333"/>
        </w:rPr>
        <w:t>10</w:t>
      </w:r>
      <w:r>
        <w:rPr>
          <w:rFonts w:ascii="Segoe UI" w:hAnsi="Segoe UI" w:cs="Segoe UI"/>
          <w:color w:val="333333"/>
        </w:rPr>
        <w:t> on the browser.</w:t>
      </w:r>
    </w:p>
    <w:p w14:paraId="200607AD" w14:textId="77777777" w:rsidR="00190AF9" w:rsidRDefault="00190AF9"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How to run a simple JSP Page?</w:t>
      </w:r>
    </w:p>
    <w:p w14:paraId="226143E7"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Follow the following steps to execute this JSP page:</w:t>
      </w:r>
    </w:p>
    <w:p w14:paraId="0876B669"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Start the server</w:t>
      </w:r>
    </w:p>
    <w:p w14:paraId="4D40842E"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Put the JSP file in a folder and deploy on the server</w:t>
      </w:r>
    </w:p>
    <w:p w14:paraId="3F1BAEBB"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Visit the browser by the URL http://localhost:portno/contextRoot/jspfile, for example, http://localhost:8888/myapplication/index.jsp</w:t>
      </w:r>
    </w:p>
    <w:p w14:paraId="240B037E" w14:textId="77777777" w:rsidR="00190AF9" w:rsidRPr="00D460BB" w:rsidRDefault="00FE746B" w:rsidP="00D460BB">
      <w:pPr>
        <w:spacing w:after="0" w:line="240" w:lineRule="auto"/>
        <w:ind w:left="360"/>
        <w:rPr>
          <w:rFonts w:ascii="Times New Roman" w:hAnsi="Times New Roman" w:cs="Times New Roman"/>
        </w:rPr>
      </w:pPr>
      <w:r>
        <w:pict w14:anchorId="44012320">
          <v:rect id="_x0000_i1159" style="width:0;height:.75pt" o:hrstd="t" o:hrnoshade="t" o:hr="t" fillcolor="#d4d4d4" stroked="f"/>
        </w:pict>
      </w:r>
    </w:p>
    <w:p w14:paraId="5591BE28" w14:textId="77777777" w:rsidR="00190AF9" w:rsidRDefault="00190AF9"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Do I need to follow the directory structure to run a simple JSP?</w:t>
      </w:r>
    </w:p>
    <w:p w14:paraId="5338E603"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No, there is no need of directory structure if you don't have class files or TLD files. For example, put JSP files in a folder directly and deploy that folder. It will be running fine. However, if you are using Bean class, Servlet or TLD file, the directory structure is required.</w:t>
      </w:r>
    </w:p>
    <w:p w14:paraId="48DCE6FE" w14:textId="77777777" w:rsidR="00190AF9" w:rsidRPr="00D460BB" w:rsidRDefault="00FE746B" w:rsidP="00D460BB">
      <w:pPr>
        <w:ind w:left="360"/>
        <w:rPr>
          <w:rFonts w:ascii="Times New Roman" w:hAnsi="Times New Roman" w:cs="Times New Roman"/>
        </w:rPr>
      </w:pPr>
      <w:r>
        <w:pict w14:anchorId="7AAD65FA">
          <v:rect id="_x0000_i1160" style="width:0;height:.75pt" o:hrstd="t" o:hrnoshade="t" o:hr="t" fillcolor="#d4d4d4" stroked="f"/>
        </w:pict>
      </w:r>
    </w:p>
    <w:p w14:paraId="5D96794F" w14:textId="77777777" w:rsidR="00190AF9" w:rsidRDefault="00190AF9"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The Directory structure of JSP</w:t>
      </w:r>
    </w:p>
    <w:p w14:paraId="70B8C023"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The directory structure of JSP page is same as Servlet. We contain the JSP page outside the WEB-INF folder or in any directory.</w:t>
      </w:r>
    </w:p>
    <w:p w14:paraId="7E7A97FA" w14:textId="5153D3AC" w:rsidR="00190AF9" w:rsidRDefault="00190AF9" w:rsidP="00D460BB">
      <w:pPr>
        <w:ind w:left="360"/>
      </w:pPr>
      <w:r>
        <w:rPr>
          <w:noProof/>
        </w:rPr>
        <w:lastRenderedPageBreak/>
        <w:drawing>
          <wp:inline distT="0" distB="0" distL="0" distR="0" wp14:anchorId="692E227A" wp14:editId="0D109C96">
            <wp:extent cx="3534410" cy="3365500"/>
            <wp:effectExtent l="0" t="0" r="8890" b="6350"/>
            <wp:docPr id="94898125" name="Picture 72" descr="The directory structure of 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The directory structure of JSP"/>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534410" cy="3365500"/>
                    </a:xfrm>
                    <a:prstGeom prst="rect">
                      <a:avLst/>
                    </a:prstGeom>
                    <a:noFill/>
                    <a:ln>
                      <a:noFill/>
                    </a:ln>
                  </pic:spPr>
                </pic:pic>
              </a:graphicData>
            </a:graphic>
          </wp:inline>
        </w:drawing>
      </w:r>
    </w:p>
    <w:p w14:paraId="1C59684A" w14:textId="77777777" w:rsidR="00190AF9" w:rsidRDefault="00190AF9" w:rsidP="00D460BB"/>
    <w:p w14:paraId="56316B0B" w14:textId="77777777" w:rsidR="00190AF9" w:rsidRDefault="00190AF9" w:rsidP="00D460BB"/>
    <w:p w14:paraId="7F39B008" w14:textId="77777777" w:rsidR="00190AF9" w:rsidRPr="00190AF9" w:rsidRDefault="00190AF9" w:rsidP="00D460BB">
      <w:pPr>
        <w:pStyle w:val="Heading1"/>
        <w:ind w:left="360"/>
        <w:rPr>
          <w:rFonts w:eastAsia="Times New Roman"/>
          <w:u w:val="single"/>
          <w:lang w:eastAsia="en-IN"/>
        </w:rPr>
      </w:pPr>
      <w:r w:rsidRPr="00190AF9">
        <w:rPr>
          <w:rFonts w:eastAsia="Times New Roman"/>
          <w:u w:val="single"/>
          <w:lang w:eastAsia="en-IN"/>
        </w:rPr>
        <w:t>JSP API In Java</w:t>
      </w:r>
    </w:p>
    <w:p w14:paraId="07C8532B" w14:textId="77777777" w:rsidR="00190AF9" w:rsidRDefault="00190AF9"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The JSP API</w:t>
      </w:r>
    </w:p>
    <w:p w14:paraId="2B2B4B59" w14:textId="77777777" w:rsidR="00190AF9"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87" w:history="1">
        <w:r w:rsidR="00190AF9">
          <w:rPr>
            <w:rStyle w:val="Hyperlink"/>
            <w:color w:val="008000"/>
            <w:sz w:val="23"/>
            <w:szCs w:val="23"/>
          </w:rPr>
          <w:t>The JSP API</w:t>
        </w:r>
      </w:hyperlink>
    </w:p>
    <w:p w14:paraId="36F66E0C" w14:textId="77777777" w:rsidR="00190AF9"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88" w:anchor="jsppackage" w:history="1">
        <w:r w:rsidR="00190AF9">
          <w:rPr>
            <w:rStyle w:val="Hyperlink"/>
            <w:color w:val="008000"/>
            <w:sz w:val="23"/>
            <w:szCs w:val="23"/>
          </w:rPr>
          <w:t>javax.servlet.jsp package</w:t>
        </w:r>
      </w:hyperlink>
    </w:p>
    <w:p w14:paraId="26E89E99" w14:textId="77777777" w:rsidR="00190AF9"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89" w:anchor="jsppage" w:history="1">
        <w:r w:rsidR="00190AF9">
          <w:rPr>
            <w:rStyle w:val="Hyperlink"/>
            <w:color w:val="008000"/>
            <w:sz w:val="23"/>
            <w:szCs w:val="23"/>
          </w:rPr>
          <w:t>The JspPage interface</w:t>
        </w:r>
      </w:hyperlink>
    </w:p>
    <w:p w14:paraId="45191E10" w14:textId="77777777" w:rsidR="00190AF9"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90" w:anchor="httpjsppage" w:history="1">
        <w:r w:rsidR="00190AF9">
          <w:rPr>
            <w:rStyle w:val="Hyperlink"/>
            <w:color w:val="008000"/>
            <w:sz w:val="23"/>
            <w:szCs w:val="23"/>
          </w:rPr>
          <w:t>The HttpJspPage interface</w:t>
        </w:r>
      </w:hyperlink>
    </w:p>
    <w:p w14:paraId="6FA3146A"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The JSP API consists of two packages:</w:t>
      </w:r>
    </w:p>
    <w:p w14:paraId="5E532715"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javax.servlet.jsp</w:t>
      </w:r>
    </w:p>
    <w:p w14:paraId="370F4525"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javax.servlet.jsp.tagext</w:t>
      </w:r>
    </w:p>
    <w:p w14:paraId="5FDC6139" w14:textId="77777777" w:rsidR="00190AF9" w:rsidRDefault="00190AF9"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javax.servlet.jsp package</w:t>
      </w:r>
    </w:p>
    <w:p w14:paraId="248ABE2C"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The javax.servlet.jsp package has two interfaces and classes.The two interfaces are as follows:</w:t>
      </w:r>
    </w:p>
    <w:p w14:paraId="79AE5820"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lastRenderedPageBreak/>
        <w:t>JspPage</w:t>
      </w:r>
    </w:p>
    <w:p w14:paraId="3077C208"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HttpJspPage</w:t>
      </w:r>
    </w:p>
    <w:p w14:paraId="7D5B70DD"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The classes are as follows:</w:t>
      </w:r>
    </w:p>
    <w:p w14:paraId="0AA359DE"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JspWriter</w:t>
      </w:r>
    </w:p>
    <w:p w14:paraId="37BB55AB"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PageContext</w:t>
      </w:r>
    </w:p>
    <w:p w14:paraId="28D2478E"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JspFactory</w:t>
      </w:r>
    </w:p>
    <w:p w14:paraId="260FE289"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JspEngineInfo</w:t>
      </w:r>
    </w:p>
    <w:p w14:paraId="4A727457"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JspException</w:t>
      </w:r>
    </w:p>
    <w:p w14:paraId="23E60DE4"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JspError</w:t>
      </w:r>
    </w:p>
    <w:p w14:paraId="4BAFA6F7" w14:textId="77777777" w:rsidR="00190AF9" w:rsidRPr="00D460BB" w:rsidRDefault="00FE746B" w:rsidP="00D460BB">
      <w:pPr>
        <w:spacing w:after="0" w:line="240" w:lineRule="auto"/>
        <w:ind w:left="360"/>
        <w:rPr>
          <w:rFonts w:ascii="Times New Roman" w:hAnsi="Times New Roman" w:cs="Times New Roman"/>
        </w:rPr>
      </w:pPr>
      <w:r>
        <w:pict w14:anchorId="02FC56F2">
          <v:rect id="_x0000_i1161" style="width:0;height:.75pt" o:hrstd="t" o:hrnoshade="t" o:hr="t" fillcolor="#d4d4d4" stroked="f"/>
        </w:pict>
      </w:r>
    </w:p>
    <w:p w14:paraId="2CA521FB" w14:textId="77777777" w:rsidR="00190AF9" w:rsidRDefault="00190AF9"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The JspPage interface</w:t>
      </w:r>
    </w:p>
    <w:p w14:paraId="56156243"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According to the JSP specification, all the generated servlet classes must implement the JspPage interface. It extends the Servlet interface. It provides two life cycle methods.</w:t>
      </w:r>
    </w:p>
    <w:p w14:paraId="0D679A81" w14:textId="49C00FE1" w:rsidR="00190AF9" w:rsidRPr="00D460BB" w:rsidRDefault="00190AF9" w:rsidP="00D460BB">
      <w:pPr>
        <w:ind w:left="360"/>
        <w:rPr>
          <w:rFonts w:ascii="Times New Roman" w:hAnsi="Times New Roman" w:cs="Times New Roman"/>
        </w:rPr>
      </w:pPr>
      <w:r>
        <w:rPr>
          <w:noProof/>
        </w:rPr>
        <w:drawing>
          <wp:inline distT="0" distB="0" distL="0" distR="0" wp14:anchorId="25A0225C" wp14:editId="0A5DC0F4">
            <wp:extent cx="1851660" cy="2973705"/>
            <wp:effectExtent l="0" t="0" r="0" b="0"/>
            <wp:docPr id="1355562341" name="Picture 75" descr="JSP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JSP API"/>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51660" cy="2973705"/>
                    </a:xfrm>
                    <a:prstGeom prst="rect">
                      <a:avLst/>
                    </a:prstGeom>
                    <a:noFill/>
                    <a:ln>
                      <a:noFill/>
                    </a:ln>
                  </pic:spPr>
                </pic:pic>
              </a:graphicData>
            </a:graphic>
          </wp:inline>
        </w:drawing>
      </w:r>
    </w:p>
    <w:p w14:paraId="5A9F0B7F" w14:textId="77777777" w:rsidR="00190AF9" w:rsidRDefault="00190AF9"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lastRenderedPageBreak/>
        <w:t>Methods of JspPage interface</w:t>
      </w:r>
    </w:p>
    <w:p w14:paraId="2288EFAA"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public void jspInit():</w:t>
      </w:r>
      <w:r>
        <w:rPr>
          <w:rFonts w:ascii="Segoe UI" w:hAnsi="Segoe UI" w:cs="Segoe UI"/>
          <w:color w:val="000000"/>
        </w:rPr>
        <w:t> It is invoked only once during the life cycle of the JSP when JSP page is requested firstly. It is used to perform initialization. It is same as the init() method of Servlet interface.</w:t>
      </w:r>
    </w:p>
    <w:p w14:paraId="7A5F0F24"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Style w:val="Strong"/>
          <w:rFonts w:ascii="Segoe UI" w:hAnsi="Segoe UI" w:cs="Segoe UI"/>
          <w:color w:val="000000"/>
        </w:rPr>
        <w:t>public void jspDestroy():</w:t>
      </w:r>
      <w:r>
        <w:rPr>
          <w:rFonts w:ascii="Segoe UI" w:hAnsi="Segoe UI" w:cs="Segoe UI"/>
          <w:color w:val="000000"/>
        </w:rPr>
        <w:t> It is invoked only once during the life cycle of the JSP before the JSP page is destroyed. It can be used to perform some clean up operation.</w:t>
      </w:r>
    </w:p>
    <w:p w14:paraId="2BD4D5BC" w14:textId="77777777" w:rsidR="00190AF9" w:rsidRPr="00D460BB" w:rsidRDefault="00FE746B" w:rsidP="00D460BB">
      <w:pPr>
        <w:spacing w:after="0" w:line="240" w:lineRule="auto"/>
        <w:ind w:left="360"/>
        <w:rPr>
          <w:rFonts w:ascii="Times New Roman" w:hAnsi="Times New Roman" w:cs="Times New Roman"/>
        </w:rPr>
      </w:pPr>
      <w:r>
        <w:pict w14:anchorId="0B52EFDB">
          <v:rect id="_x0000_i1162" style="width:0;height:.75pt" o:hrstd="t" o:hrnoshade="t" o:hr="t" fillcolor="#d4d4d4" stroked="f"/>
        </w:pict>
      </w:r>
    </w:p>
    <w:p w14:paraId="1F18584D" w14:textId="77777777" w:rsidR="00190AF9" w:rsidRDefault="00190AF9"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The HttpJspPage interface</w:t>
      </w:r>
    </w:p>
    <w:p w14:paraId="040054FF"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The HttpJspPage interface provides the one life cycle method of JSP. It extends the JspPage interface.</w:t>
      </w:r>
    </w:p>
    <w:p w14:paraId="1BC97801" w14:textId="77777777" w:rsidR="00190AF9" w:rsidRDefault="00190AF9"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Method of HttpJspPage interface:</w:t>
      </w:r>
    </w:p>
    <w:p w14:paraId="1B0D8F23"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sz w:val="24"/>
          <w:szCs w:val="24"/>
        </w:rPr>
      </w:pPr>
      <w:r>
        <w:rPr>
          <w:rStyle w:val="Strong"/>
          <w:rFonts w:ascii="Segoe UI" w:hAnsi="Segoe UI" w:cs="Segoe UI"/>
          <w:color w:val="000000"/>
        </w:rPr>
        <w:t>public void _jspService():</w:t>
      </w:r>
      <w:r>
        <w:rPr>
          <w:rFonts w:ascii="Segoe UI" w:hAnsi="Segoe UI" w:cs="Segoe UI"/>
          <w:color w:val="000000"/>
        </w:rPr>
        <w:t> It is invoked each time when request for the JSP page comes to the container. It is used to process the request. The underscore _ signifies that you cannot override this method.</w:t>
      </w:r>
    </w:p>
    <w:p w14:paraId="72390435"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We will learn all other classes and interfaces later.</w:t>
      </w:r>
    </w:p>
    <w:p w14:paraId="13AF8E13" w14:textId="77777777" w:rsidR="00190AF9" w:rsidRDefault="00190AF9" w:rsidP="00D460BB"/>
    <w:p w14:paraId="28EB3334" w14:textId="77777777" w:rsidR="00190AF9" w:rsidRDefault="00190AF9" w:rsidP="00D460BB"/>
    <w:p w14:paraId="5FE39924" w14:textId="77777777" w:rsidR="00190AF9" w:rsidRPr="00190AF9" w:rsidRDefault="00190AF9" w:rsidP="00D460BB">
      <w:pPr>
        <w:pStyle w:val="Heading1"/>
        <w:ind w:left="360"/>
        <w:rPr>
          <w:rFonts w:eastAsia="Times New Roman"/>
          <w:u w:val="single"/>
          <w:lang w:eastAsia="en-IN"/>
        </w:rPr>
      </w:pPr>
      <w:r w:rsidRPr="00190AF9">
        <w:rPr>
          <w:rFonts w:eastAsia="Times New Roman"/>
          <w:u w:val="single"/>
          <w:lang w:eastAsia="en-IN"/>
        </w:rPr>
        <w:t>JSP In Netbean</w:t>
      </w:r>
    </w:p>
    <w:p w14:paraId="5BE72656" w14:textId="77777777" w:rsidR="00190AF9" w:rsidRDefault="00190AF9" w:rsidP="00D460BB">
      <w:pPr>
        <w:pStyle w:val="Heading1"/>
        <w:spacing w:before="0" w:after="48"/>
        <w:ind w:left="360"/>
        <w:textAlignment w:val="baseline"/>
        <w:rPr>
          <w:color w:val="3A3A3A"/>
        </w:rPr>
      </w:pPr>
      <w:r>
        <w:rPr>
          <w:b/>
          <w:bCs/>
          <w:color w:val="3A3A3A"/>
        </w:rPr>
        <w:t>JSP using NetBeans IDE</w:t>
      </w:r>
    </w:p>
    <w:p w14:paraId="4DB68948" w14:textId="77777777" w:rsidR="00190AF9" w:rsidRDefault="00190AF9" w:rsidP="00D460BB">
      <w:pPr>
        <w:pStyle w:val="llms-parent-course-link"/>
        <w:shd w:val="clear" w:color="auto" w:fill="FFFFFF"/>
        <w:spacing w:before="0" w:beforeAutospacing="0" w:after="0" w:afterAutospacing="0"/>
        <w:ind w:left="360"/>
        <w:textAlignment w:val="baseline"/>
        <w:rPr>
          <w:rFonts w:ascii="Segoe UI" w:hAnsi="Segoe UI" w:cs="Segoe UI"/>
          <w:color w:val="3A3A3A"/>
          <w:sz w:val="23"/>
          <w:szCs w:val="23"/>
        </w:rPr>
      </w:pPr>
      <w:r>
        <w:rPr>
          <w:rFonts w:ascii="Segoe UI" w:hAnsi="Segoe UI" w:cs="Segoe UI"/>
          <w:color w:val="3A3A3A"/>
          <w:sz w:val="23"/>
          <w:szCs w:val="23"/>
        </w:rPr>
        <w:t>Back to: </w:t>
      </w:r>
      <w:hyperlink r:id="rId292" w:history="1">
        <w:r>
          <w:rPr>
            <w:rStyle w:val="Hyperlink"/>
            <w:rFonts w:ascii="Segoe UI" w:eastAsiaTheme="majorEastAsia" w:hAnsi="Segoe UI" w:cs="Segoe UI"/>
            <w:color w:val="0274BE"/>
            <w:sz w:val="23"/>
            <w:szCs w:val="23"/>
            <w:bdr w:val="none" w:sz="0" w:space="0" w:color="auto" w:frame="1"/>
          </w:rPr>
          <w:t>JSP Tutorials for Beginners and Professionals</w:t>
        </w:r>
      </w:hyperlink>
    </w:p>
    <w:p w14:paraId="6EBD7967" w14:textId="77777777" w:rsidR="00190AF9" w:rsidRDefault="00190AF9" w:rsidP="00D460BB">
      <w:pPr>
        <w:pStyle w:val="Heading2"/>
        <w:shd w:val="clear" w:color="auto" w:fill="FFFFFF"/>
        <w:spacing w:before="0"/>
        <w:ind w:left="360"/>
        <w:jc w:val="both"/>
        <w:textAlignment w:val="baseline"/>
        <w:rPr>
          <w:rFonts w:ascii="Segoe UI" w:hAnsi="Segoe UI" w:cs="Segoe UI"/>
          <w:color w:val="3A3A3A"/>
          <w:sz w:val="36"/>
          <w:szCs w:val="36"/>
        </w:rPr>
      </w:pPr>
      <w:r>
        <w:rPr>
          <w:rStyle w:val="Strong"/>
          <w:rFonts w:ascii="Arial" w:hAnsi="Arial" w:cs="Arial"/>
          <w:b w:val="0"/>
          <w:bCs w:val="0"/>
          <w:color w:val="000000"/>
          <w:bdr w:val="none" w:sz="0" w:space="0" w:color="auto" w:frame="1"/>
        </w:rPr>
        <w:t>JSP Web Application Development using NetBeans IDE</w:t>
      </w:r>
    </w:p>
    <w:p w14:paraId="75E753FC"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In this article, I am going to show you the step-by-step process to create and run the </w:t>
      </w:r>
      <w:r>
        <w:rPr>
          <w:rStyle w:val="Strong"/>
          <w:rFonts w:ascii="Arial" w:hAnsi="Arial" w:cs="Arial"/>
          <w:color w:val="000000"/>
          <w:sz w:val="23"/>
          <w:szCs w:val="23"/>
          <w:bdr w:val="none" w:sz="0" w:space="0" w:color="auto" w:frame="1"/>
        </w:rPr>
        <w:t>JSP Web Application using the NetBeans IDE</w:t>
      </w:r>
      <w:r>
        <w:rPr>
          <w:rFonts w:ascii="Arial" w:hAnsi="Arial" w:cs="Arial"/>
          <w:color w:val="000000"/>
          <w:sz w:val="23"/>
          <w:szCs w:val="23"/>
          <w:bdr w:val="none" w:sz="0" w:space="0" w:color="auto" w:frame="1"/>
        </w:rPr>
        <w:t>. Please read our previous article where discussed </w:t>
      </w:r>
      <w:hyperlink r:id="rId293" w:history="1">
        <w:r>
          <w:rPr>
            <w:rStyle w:val="Strong"/>
            <w:rFonts w:ascii="Arial" w:hAnsi="Arial" w:cs="Arial"/>
            <w:color w:val="0274BE"/>
            <w:sz w:val="23"/>
            <w:szCs w:val="23"/>
            <w:bdr w:val="none" w:sz="0" w:space="0" w:color="auto" w:frame="1"/>
          </w:rPr>
          <w:t>JSP Web Application Development using the MyEclipse IDE</w:t>
        </w:r>
      </w:hyperlink>
      <w:r>
        <w:rPr>
          <w:rFonts w:ascii="Arial" w:hAnsi="Arial" w:cs="Arial"/>
          <w:color w:val="000000"/>
          <w:sz w:val="23"/>
          <w:szCs w:val="23"/>
          <w:bdr w:val="none" w:sz="0" w:space="0" w:color="auto" w:frame="1"/>
        </w:rPr>
        <w:t>. NetBeans IDE lets you quickly and easily develop Java desktop, mobile, and web applications, as well as HTML5 applications with HTML, JavaScript, and CSS. The IDE also provides a great set of tools for PHP and C/C++ developers.</w:t>
      </w:r>
    </w:p>
    <w:p w14:paraId="468DD638"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Download NetBeans IDE from</w:t>
      </w:r>
      <w:r>
        <w:rPr>
          <w:rStyle w:val="Strong"/>
          <w:rFonts w:ascii="Arial" w:hAnsi="Arial" w:cs="Arial"/>
          <w:color w:val="000000"/>
          <w:sz w:val="23"/>
          <w:szCs w:val="23"/>
          <w:bdr w:val="none" w:sz="0" w:space="0" w:color="auto" w:frame="1"/>
        </w:rPr>
        <w:t> </w:t>
      </w:r>
      <w:hyperlink r:id="rId294" w:history="1">
        <w:r>
          <w:rPr>
            <w:rStyle w:val="Strong"/>
            <w:rFonts w:ascii="Arial" w:hAnsi="Arial" w:cs="Arial"/>
            <w:color w:val="0000FF"/>
            <w:sz w:val="23"/>
            <w:szCs w:val="23"/>
            <w:bdr w:val="none" w:sz="0" w:space="0" w:color="auto" w:frame="1"/>
          </w:rPr>
          <w:t>https://netbeans.org/downloads/6.1/index.html</w:t>
        </w:r>
      </w:hyperlink>
    </w:p>
    <w:p w14:paraId="4A5FFCEF" w14:textId="77777777" w:rsidR="00190AF9" w:rsidRDefault="00190AF9" w:rsidP="00D460BB">
      <w:pPr>
        <w:pStyle w:val="Heading5"/>
        <w:shd w:val="clear" w:color="auto" w:fill="FFFFFF"/>
        <w:spacing w:before="0"/>
        <w:ind w:left="36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JSP Web Application Development using NetBeans IDE:</w:t>
      </w:r>
    </w:p>
    <w:p w14:paraId="5F772774"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In this, we will create a simple JSP file and run it on NetBeans IDE using Apache Tomcat Server. Follow the below steps to create the servlet in the NetBeans IDE:</w:t>
      </w:r>
    </w:p>
    <w:p w14:paraId="793163AE" w14:textId="77777777" w:rsidR="00190AF9" w:rsidRDefault="00190AF9" w:rsidP="00D460BB">
      <w:pPr>
        <w:pStyle w:val="Heading5"/>
        <w:shd w:val="clear" w:color="auto" w:fill="FFFFFF"/>
        <w:spacing w:before="0"/>
        <w:ind w:left="36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Step-1:</w:t>
      </w:r>
      <w:r>
        <w:rPr>
          <w:rFonts w:ascii="Arial" w:hAnsi="Arial" w:cs="Arial"/>
          <w:color w:val="000000"/>
          <w:sz w:val="27"/>
          <w:szCs w:val="27"/>
          <w:bdr w:val="none" w:sz="0" w:space="0" w:color="auto" w:frame="1"/>
        </w:rPr>
        <w:t> </w:t>
      </w:r>
      <w:r>
        <w:rPr>
          <w:rStyle w:val="Strong"/>
          <w:rFonts w:ascii="Arial" w:hAnsi="Arial" w:cs="Arial"/>
          <w:b w:val="0"/>
          <w:bCs w:val="0"/>
          <w:color w:val="000000"/>
          <w:sz w:val="27"/>
          <w:szCs w:val="27"/>
          <w:bdr w:val="none" w:sz="0" w:space="0" w:color="auto" w:frame="1"/>
        </w:rPr>
        <w:t>Create New Project</w:t>
      </w:r>
    </w:p>
    <w:p w14:paraId="76CA028B"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Open NetBeans IDE and then select File -&gt; New Project option from the context menu as shown in the below image.</w:t>
      </w:r>
    </w:p>
    <w:p w14:paraId="3ED083E9" w14:textId="618E9542" w:rsidR="00190AF9" w:rsidRDefault="00F3143C"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noProof/>
        </w:rPr>
      </w:r>
      <w:r>
        <w:pict w14:anchorId="174539E5">
          <v:rect id="Rectangle 88" o:spid="_x0000_s1189" alt="Create New Project using NetBeans IDE" style="width:433.2pt;height:3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" filled="f" stroked="f">
            <o:lock v:ext="edit" aspectratio="t"/>
            <w10:anchorlock/>
          </v:rect>
        </w:pict>
      </w:r>
    </w:p>
    <w:p w14:paraId="60614D65"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It will open the New Project window. From this window, select Java web -&gt; Web Application and then click on the Next button as shown in the below image.</w:t>
      </w:r>
    </w:p>
    <w:p w14:paraId="0FE30E09" w14:textId="1F5C3615" w:rsidR="00190AF9" w:rsidRDefault="00F3143C"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noProof/>
        </w:rPr>
      </w:r>
      <w:r>
        <w:pict w14:anchorId="708D455E">
          <v:rect id="Rectangle 87" o:spid="_x0000_s1188" alt="Create New JSP Project using NetBeans IDE" style="width:616.55pt;height:42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" filled="f" stroked="f">
            <o:lock v:ext="edit" aspectratio="t"/>
            <w10:anchorlock/>
          </v:rect>
        </w:pict>
      </w:r>
    </w:p>
    <w:p w14:paraId="149E29CB"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Once you click on the Next button, a new window is generated with a default project name. Now change the project name to “HelloWorldJSP” and select the location where you want to create the project and then click on the “Next” button as shown in the below image.</w:t>
      </w:r>
    </w:p>
    <w:p w14:paraId="12B5FEE8" w14:textId="2817C733" w:rsidR="00190AF9" w:rsidRDefault="00F3143C"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noProof/>
        </w:rPr>
      </w:r>
      <w:r>
        <w:pict w14:anchorId="7F6CBBC6">
          <v:rect id="Rectangle 86" o:spid="_x0000_s1187" alt="JSP Web Application Development using NetBeans IDE" style="width:617.75pt;height:4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" filled="f" stroked="f">
            <o:lock v:ext="edit" aspectratio="t"/>
            <w10:anchorlock/>
          </v:rect>
        </w:pict>
      </w:r>
    </w:p>
    <w:p w14:paraId="6B00B98F"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Once you click on the Next button, a new window is generated for the server and setting the wizard. First, go to the server and click on “Add server”. Since I already set up the Tomcat Server, it is shown there but when you do it the first time it shows blank. And then click on the “Next” button as shown in the below image.</w:t>
      </w:r>
    </w:p>
    <w:p w14:paraId="15DB9465" w14:textId="2BE9DF85" w:rsidR="00190AF9" w:rsidRDefault="00F3143C"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noProof/>
        </w:rPr>
      </w:r>
      <w:r>
        <w:pict w14:anchorId="473193FC">
          <v:rect id="Rectangle 85" o:spid="_x0000_s1186" alt="JSP Web Application using NetBeans IDE" style="width:624.4pt;height:43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" filled="f" stroked="f">
            <o:lock v:ext="edit" aspectratio="t"/>
            <w10:anchorlock/>
          </v:rect>
        </w:pict>
      </w:r>
    </w:p>
    <w:p w14:paraId="23D89A78"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After clicking on Add, a list of servers opens. In this article, I used Tomcat Server 7.0.40. Choose your server and configure it. For Tomcat Server choose it and click on “Next”.</w:t>
      </w:r>
    </w:p>
    <w:p w14:paraId="47AAB4C7" w14:textId="2FC32F10" w:rsidR="00190AF9" w:rsidRDefault="00F3143C"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noProof/>
        </w:rPr>
      </w:r>
      <w:r>
        <w:pict w14:anchorId="0C2059E1">
          <v:rect id="Rectangle 84" o:spid="_x0000_s1185" alt="JSP Web Application using NetBeans IDE" style="width:473.75pt;height:3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" filled="f" stroked="f">
            <o:lock v:ext="edit" aspectratio="t"/>
            <w10:anchorlock/>
          </v:rect>
        </w:pict>
      </w:r>
    </w:p>
    <w:p w14:paraId="7AE5FF32"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Now a window opens asking for the server location. Now, click on the Browse button and find the server location where you have stored the Apache Tomcat. Note that you need to provide the path up to the bin directory of Tomcat Server.</w:t>
      </w:r>
    </w:p>
    <w:p w14:paraId="647C1740"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After providing the server path you will see two more options for username and password. It’s your choice whether you want your username and password or you want the default created by the Netbeans IDE. Now click on “Finish”.</w:t>
      </w:r>
    </w:p>
    <w:p w14:paraId="0794D648" w14:textId="789FACAF" w:rsidR="00190AF9" w:rsidRDefault="00190AF9" w:rsidP="00D460BB">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73ED4E70"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Now a window is generated containing the default index.html file in Web Pages under HelloWorldJSP. </w:t>
      </w:r>
    </w:p>
    <w:p w14:paraId="71E7070F" w14:textId="77777777" w:rsidR="00190AF9" w:rsidRDefault="00190AF9" w:rsidP="00D460BB">
      <w:pPr>
        <w:pStyle w:val="Heading5"/>
        <w:shd w:val="clear" w:color="auto" w:fill="FFFFFF"/>
        <w:spacing w:before="0"/>
        <w:ind w:left="36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Step-2: Creating JSP Page</w:t>
      </w:r>
    </w:p>
    <w:p w14:paraId="4706CBB3"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In order to create a JSP Page, right-click on your project, and then select </w:t>
      </w:r>
      <w:r>
        <w:rPr>
          <w:rStyle w:val="Strong"/>
          <w:rFonts w:ascii="Arial" w:hAnsi="Arial" w:cs="Arial"/>
          <w:color w:val="000000"/>
          <w:sz w:val="23"/>
          <w:szCs w:val="23"/>
          <w:bdr w:val="none" w:sz="0" w:space="0" w:color="auto" w:frame="1"/>
        </w:rPr>
        <w:t>New -&gt; JSP</w:t>
      </w:r>
      <w:r>
        <w:rPr>
          <w:rFonts w:ascii="Arial" w:hAnsi="Arial" w:cs="Arial"/>
          <w:color w:val="000000"/>
          <w:sz w:val="23"/>
          <w:szCs w:val="23"/>
          <w:bdr w:val="none" w:sz="0" w:space="0" w:color="auto" w:frame="1"/>
        </w:rPr>
        <w:t> option as shown in the below image.</w:t>
      </w:r>
    </w:p>
    <w:p w14:paraId="6AC1789A" w14:textId="247961CB" w:rsidR="00190AF9" w:rsidRDefault="00F3143C"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noProof/>
        </w:rPr>
      </w:r>
      <w:r>
        <w:pict w14:anchorId="27F39AFE">
          <v:rect id="Rectangle 82" o:spid="_x0000_s1184" alt="Creating JSP Page using NetBeans IDE" style="width:401.15pt;height:37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" filled="f" stroked="f">
            <o:lock v:ext="edit" aspectratio="t"/>
            <w10:anchorlock/>
          </v:rect>
        </w:pict>
      </w:r>
    </w:p>
    <w:p w14:paraId="1B3C9F56"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It will open the New JSP window. Here, give the File Name as “HelloWorld” and then click on the “Finish” button as shown below.</w:t>
      </w:r>
    </w:p>
    <w:p w14:paraId="7FB97596" w14:textId="44224670" w:rsidR="00190AF9" w:rsidRDefault="00F3143C"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noProof/>
        </w:rPr>
      </w:r>
      <w:r>
        <w:pict w14:anchorId="2CA5A837">
          <v:rect id="Rectangle 81" o:spid="_x0000_s1183" alt="Creating JSP Page using NetBeans IDE" style="width:468.9pt;height:3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" filled="f" stroked="f">
            <o:lock v:ext="edit" aspectratio="t"/>
            <w10:anchorlock/>
          </v:rect>
        </w:pict>
      </w:r>
    </w:p>
    <w:p w14:paraId="08E10969"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Once you click on the “Finish” button a JSP page will create automatically where edit the following code and save it (Ctrl+S).</w:t>
      </w:r>
    </w:p>
    <w:p w14:paraId="3C32B5D2" w14:textId="4542EBA5" w:rsidR="00190AF9" w:rsidRDefault="00F3143C"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noProof/>
        </w:rPr>
      </w:r>
      <w:r>
        <w:pict w14:anchorId="1BDF8124">
          <v:rect id="Rectangle 80" o:spid="_x0000_s1182" alt="Creating JSP Page using NetBeans IDE" style="width:525.8pt;height:2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" filled="f" stroked="f">
            <o:lock v:ext="edit" aspectratio="t"/>
            <w10:anchorlock/>
          </v:rect>
        </w:pict>
      </w:r>
    </w:p>
    <w:p w14:paraId="0076075E"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For changing the port number for your server, go to service right click on Apache Tomcat -&gt; Properties</w:t>
      </w:r>
    </w:p>
    <w:p w14:paraId="4B055EF7" w14:textId="6C55BBCF" w:rsidR="00190AF9" w:rsidRDefault="00F3143C"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noProof/>
        </w:rPr>
      </w:r>
      <w:r>
        <w:pict w14:anchorId="1F351A85">
          <v:rect id="Rectangle 79" o:spid="_x0000_s1181" alt="JSP Web Application Development using NetBeans IDE" style="width:290.4pt;height:30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" filled="f" stroked="f">
            <o:lock v:ext="edit" aspectratio="t"/>
            <w10:anchorlock/>
          </v:rect>
        </w:pict>
      </w:r>
    </w:p>
    <w:p w14:paraId="2818FDF4"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Change the port number and click on the “close” button as shown in the below image.</w:t>
      </w:r>
    </w:p>
    <w:p w14:paraId="61D33EDF" w14:textId="1F6DF550" w:rsidR="00190AF9" w:rsidRDefault="00F3143C"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noProof/>
        </w:rPr>
      </w:r>
      <w:r>
        <w:pict w14:anchorId="1046ACDF">
          <v:rect id="Rectangle 78" o:spid="_x0000_s1180" alt="JSP Web Application Development using NetBeans IDE" style="width:636.5pt;height:4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" filled="f" stroked="f">
            <o:lock v:ext="edit" aspectratio="t"/>
            <w10:anchorlock/>
          </v:rect>
        </w:pict>
      </w:r>
    </w:p>
    <w:p w14:paraId="001FEAED" w14:textId="77777777" w:rsidR="00190AF9" w:rsidRDefault="00190AF9" w:rsidP="00D460BB">
      <w:pPr>
        <w:pStyle w:val="Heading5"/>
        <w:shd w:val="clear" w:color="auto" w:fill="FFFFFF"/>
        <w:spacing w:before="0"/>
        <w:ind w:left="36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Step-3: Run your Project</w:t>
      </w:r>
    </w:p>
    <w:p w14:paraId="63842784"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For running your project right-click on the project and select “Run” as follows.</w:t>
      </w:r>
    </w:p>
    <w:p w14:paraId="5FECCD3E" w14:textId="6EB74282" w:rsidR="00190AF9" w:rsidRDefault="00F3143C"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noProof/>
        </w:rPr>
      </w:r>
      <w:r>
        <w:pict w14:anchorId="3F6F3FCF">
          <v:rect id="Rectangle 77" o:spid="_x0000_s1179" alt="Run JSP Project using NetBeans IDE" style="width:309.8pt;height:4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" filled="f" stroked="f">
            <o:lock v:ext="edit" aspectratio="t"/>
            <w10:anchorlock/>
          </v:rect>
        </w:pict>
      </w:r>
    </w:p>
    <w:p w14:paraId="1A8AA708"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following output is generated through the specified JSP file.</w:t>
      </w:r>
    </w:p>
    <w:p w14:paraId="543699C6" w14:textId="19F59E8A" w:rsidR="00190AF9" w:rsidRDefault="00F3143C"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noProof/>
        </w:rPr>
      </w:r>
      <w:r>
        <w:pict w14:anchorId="0C2F1566">
          <v:rect id="Rectangle 76" o:spid="_x0000_s1178" alt="Run JSP Project using NetBeans" style="width:389.05pt;height:8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" filled="f" stroked="f">
            <o:lock v:ext="edit" aspectratio="t"/>
            <w10:anchorlock/>
          </v:rect>
        </w:pict>
      </w:r>
    </w:p>
    <w:p w14:paraId="4DB61FCA" w14:textId="77777777" w:rsidR="00190AF9" w:rsidRDefault="00190AF9" w:rsidP="00D460BB">
      <w:pPr>
        <w:pStyle w:val="NormalWeb"/>
        <w:shd w:val="clear" w:color="auto" w:fill="FFFFFF"/>
        <w:spacing w:before="0" w:beforeAutospacing="0" w:after="0" w:afterAutospacing="0"/>
        <w:ind w:left="36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In the next article, I am going to discuss the </w:t>
      </w:r>
      <w:hyperlink r:id="rId295" w:history="1">
        <w:r>
          <w:rPr>
            <w:rStyle w:val="Strong"/>
            <w:rFonts w:ascii="Arial" w:hAnsi="Arial" w:cs="Arial"/>
            <w:color w:val="0274BE"/>
            <w:sz w:val="23"/>
            <w:szCs w:val="23"/>
            <w:bdr w:val="none" w:sz="0" w:space="0" w:color="auto" w:frame="1"/>
          </w:rPr>
          <w:t>JSP API</w:t>
        </w:r>
      </w:hyperlink>
      <w:r>
        <w:rPr>
          <w:rFonts w:ascii="Arial" w:hAnsi="Arial" w:cs="Arial"/>
          <w:color w:val="000000"/>
          <w:sz w:val="23"/>
          <w:szCs w:val="23"/>
          <w:bdr w:val="none" w:sz="0" w:space="0" w:color="auto" w:frame="1"/>
        </w:rPr>
        <w:t>. Here, in this article, I try to explain the step-by-step process to create and run the </w:t>
      </w:r>
      <w:r>
        <w:rPr>
          <w:rStyle w:val="Strong"/>
          <w:rFonts w:ascii="Arial" w:hAnsi="Arial" w:cs="Arial"/>
          <w:color w:val="000000"/>
          <w:sz w:val="23"/>
          <w:szCs w:val="23"/>
          <w:bdr w:val="none" w:sz="0" w:space="0" w:color="auto" w:frame="1"/>
        </w:rPr>
        <w:t>JSP Web Application using NetBeans IDE</w:t>
      </w:r>
      <w:r>
        <w:rPr>
          <w:rFonts w:ascii="Arial" w:hAnsi="Arial" w:cs="Arial"/>
          <w:color w:val="000000"/>
          <w:sz w:val="23"/>
          <w:szCs w:val="23"/>
          <w:bdr w:val="none" w:sz="0" w:space="0" w:color="auto" w:frame="1"/>
        </w:rPr>
        <w:t>. I hope you enjoy this JSP using NetBeans IDE article.</w:t>
      </w:r>
    </w:p>
    <w:p w14:paraId="534FC23E" w14:textId="77777777" w:rsidR="00190AF9" w:rsidRDefault="00190AF9" w:rsidP="00D460BB"/>
    <w:p w14:paraId="291886F1" w14:textId="77777777" w:rsidR="00190AF9" w:rsidRDefault="00190AF9" w:rsidP="00D460BB"/>
    <w:p w14:paraId="14D2AB1E" w14:textId="77777777" w:rsidR="00190AF9" w:rsidRPr="00190AF9" w:rsidRDefault="00190AF9" w:rsidP="00D460BB">
      <w:pPr>
        <w:pStyle w:val="Heading1"/>
        <w:ind w:left="360"/>
        <w:rPr>
          <w:rFonts w:eastAsia="Times New Roman"/>
          <w:u w:val="single"/>
          <w:lang w:eastAsia="en-IN"/>
        </w:rPr>
      </w:pPr>
      <w:r w:rsidRPr="00190AF9">
        <w:rPr>
          <w:rFonts w:eastAsia="Times New Roman"/>
          <w:u w:val="single"/>
          <w:lang w:eastAsia="en-IN"/>
        </w:rPr>
        <w:lastRenderedPageBreak/>
        <w:t>Scriptlet Tag In Jsp</w:t>
      </w:r>
    </w:p>
    <w:p w14:paraId="6E6D52C6" w14:textId="77777777" w:rsidR="00190AF9" w:rsidRDefault="00190AF9"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JSP Scriptlet tag (Scripting elements)</w:t>
      </w:r>
    </w:p>
    <w:p w14:paraId="730D64AC" w14:textId="77777777" w:rsidR="00190AF9"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296" w:history="1">
        <w:r w:rsidR="00190AF9">
          <w:rPr>
            <w:rStyle w:val="Hyperlink"/>
            <w:color w:val="008000"/>
            <w:sz w:val="23"/>
            <w:szCs w:val="23"/>
          </w:rPr>
          <w:t>Scripting elements</w:t>
        </w:r>
      </w:hyperlink>
    </w:p>
    <w:p w14:paraId="63DC064E" w14:textId="77777777" w:rsidR="00190AF9"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97" w:anchor="scriptlet" w:history="1">
        <w:r w:rsidR="00190AF9">
          <w:rPr>
            <w:rStyle w:val="Hyperlink"/>
            <w:color w:val="008000"/>
            <w:sz w:val="23"/>
            <w:szCs w:val="23"/>
          </w:rPr>
          <w:t>JSP scriptlet tag</w:t>
        </w:r>
      </w:hyperlink>
    </w:p>
    <w:p w14:paraId="0AEAC6DD" w14:textId="77777777" w:rsidR="00190AF9"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98" w:anchor="scriptletex1" w:history="1">
        <w:r w:rsidR="00190AF9">
          <w:rPr>
            <w:rStyle w:val="Hyperlink"/>
            <w:color w:val="008000"/>
            <w:sz w:val="23"/>
            <w:szCs w:val="23"/>
          </w:rPr>
          <w:t>Simple Example of JSP scriptlet tag</w:t>
        </w:r>
      </w:hyperlink>
    </w:p>
    <w:p w14:paraId="6BDBCEAB" w14:textId="77777777" w:rsidR="00190AF9"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299" w:anchor="scriptletex2" w:history="1">
        <w:r w:rsidR="00190AF9">
          <w:rPr>
            <w:rStyle w:val="Hyperlink"/>
            <w:color w:val="008000"/>
            <w:sz w:val="23"/>
            <w:szCs w:val="23"/>
          </w:rPr>
          <w:t>Example of JSP scriptlet tag that prints the user name</w:t>
        </w:r>
      </w:hyperlink>
    </w:p>
    <w:p w14:paraId="6A9473C6"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In JSP, java code can be written inside the jsp page using the scriptlet tag. Let's see what are the scripting elements first.</w:t>
      </w:r>
    </w:p>
    <w:p w14:paraId="5C2A644B" w14:textId="77777777" w:rsidR="00190AF9" w:rsidRDefault="00190AF9" w:rsidP="00D460BB">
      <w:pPr>
        <w:pStyle w:val="Heading2"/>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JSP Scripting elements</w:t>
      </w:r>
    </w:p>
    <w:p w14:paraId="61568AA1"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The scripting elements provides the ability to insert java code inside the jsp. There are three types of scripting elements:</w:t>
      </w:r>
    </w:p>
    <w:p w14:paraId="50112638" w14:textId="77777777" w:rsidR="00190AF9" w:rsidRPr="00D460BB" w:rsidRDefault="00190AF9" w:rsidP="00D460BB">
      <w:pPr>
        <w:shd w:val="clear" w:color="auto" w:fill="FFFFFF"/>
        <w:ind w:left="360"/>
        <w:jc w:val="center"/>
        <w:rPr>
          <w:rFonts w:ascii="Segoe UI" w:hAnsi="Segoe UI" w:cs="Segoe UI"/>
          <w:color w:val="808080"/>
          <w:sz w:val="17"/>
          <w:szCs w:val="17"/>
        </w:rPr>
      </w:pPr>
      <w:r w:rsidRPr="00D460BB">
        <w:rPr>
          <w:rFonts w:ascii="Segoe UI" w:hAnsi="Segoe UI" w:cs="Segoe UI"/>
          <w:color w:val="808080"/>
          <w:sz w:val="17"/>
          <w:szCs w:val="17"/>
        </w:rPr>
        <w:t>ADVERTISEMENT</w:t>
      </w:r>
    </w:p>
    <w:p w14:paraId="3CF4031E" w14:textId="77777777" w:rsidR="00190AF9" w:rsidRPr="00D460BB" w:rsidRDefault="00190AF9" w:rsidP="00D460BB">
      <w:pPr>
        <w:shd w:val="clear" w:color="auto" w:fill="FFFFFF"/>
        <w:ind w:left="360"/>
        <w:jc w:val="center"/>
        <w:rPr>
          <w:rFonts w:ascii="Segoe UI" w:hAnsi="Segoe UI" w:cs="Segoe UI"/>
          <w:color w:val="808080"/>
          <w:sz w:val="17"/>
          <w:szCs w:val="17"/>
        </w:rPr>
      </w:pPr>
      <w:r w:rsidRPr="00D460BB">
        <w:rPr>
          <w:rFonts w:ascii="Segoe UI" w:hAnsi="Segoe UI" w:cs="Segoe UI"/>
          <w:color w:val="808080"/>
          <w:sz w:val="17"/>
          <w:szCs w:val="17"/>
        </w:rPr>
        <w:t>ADVERTISEMENT</w:t>
      </w:r>
    </w:p>
    <w:p w14:paraId="78286864"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sz w:val="24"/>
          <w:szCs w:val="24"/>
        </w:rPr>
      </w:pPr>
      <w:r>
        <w:rPr>
          <w:rFonts w:ascii="Segoe UI" w:hAnsi="Segoe UI" w:cs="Segoe UI"/>
          <w:color w:val="000000"/>
        </w:rPr>
        <w:t>scriptlet tag</w:t>
      </w:r>
    </w:p>
    <w:p w14:paraId="4139C402"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expression tag</w:t>
      </w:r>
    </w:p>
    <w:p w14:paraId="602147FB" w14:textId="77777777" w:rsidR="00190AF9" w:rsidRDefault="00190AF9" w:rsidP="00D460BB">
      <w:pPr>
        <w:shd w:val="clear" w:color="auto" w:fill="FFFFFF"/>
        <w:spacing w:before="60" w:after="100" w:afterAutospacing="1" w:line="375" w:lineRule="atLeast"/>
        <w:ind w:left="360"/>
        <w:jc w:val="both"/>
        <w:rPr>
          <w:rFonts w:ascii="Segoe UI" w:hAnsi="Segoe UI" w:cs="Segoe UI"/>
          <w:color w:val="000000"/>
        </w:rPr>
      </w:pPr>
      <w:r>
        <w:rPr>
          <w:rFonts w:ascii="Segoe UI" w:hAnsi="Segoe UI" w:cs="Segoe UI"/>
          <w:color w:val="000000"/>
        </w:rPr>
        <w:t>declaration tag</w:t>
      </w:r>
    </w:p>
    <w:p w14:paraId="77D35E6B" w14:textId="77777777" w:rsidR="00190AF9" w:rsidRPr="00D460BB" w:rsidRDefault="00FE746B" w:rsidP="00D460BB">
      <w:pPr>
        <w:spacing w:after="0" w:line="240" w:lineRule="auto"/>
        <w:ind w:left="360"/>
        <w:rPr>
          <w:rFonts w:ascii="Times New Roman" w:hAnsi="Times New Roman" w:cs="Times New Roman"/>
        </w:rPr>
      </w:pPr>
      <w:r>
        <w:pict w14:anchorId="6C73824A">
          <v:rect id="_x0000_i1163" style="width:0;height:.75pt" o:hrstd="t" o:hrnoshade="t" o:hr="t" fillcolor="#d4d4d4" stroked="f"/>
        </w:pict>
      </w:r>
    </w:p>
    <w:p w14:paraId="02DA20D7" w14:textId="77777777" w:rsidR="00190AF9" w:rsidRDefault="00190AF9"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JSP scriptlet tag</w:t>
      </w:r>
    </w:p>
    <w:p w14:paraId="052A963A"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A scriptlet tag is used to execute java source code in JSP. Syntax is as follows:</w:t>
      </w:r>
    </w:p>
    <w:p w14:paraId="4DD1D270"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  java source code %&gt;  </w:t>
      </w:r>
    </w:p>
    <w:p w14:paraId="0582F955" w14:textId="77777777" w:rsidR="00190AF9" w:rsidRDefault="00190AF9"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Example of JSP scriptlet tag</w:t>
      </w:r>
    </w:p>
    <w:p w14:paraId="0CA3F697"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displaying a welcome message.</w:t>
      </w:r>
    </w:p>
    <w:p w14:paraId="0937C7FD"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BFFF32D"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20DD03"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Fonts w:ascii="Segoe UI" w:hAnsi="Segoe UI" w:cs="Segoe UI"/>
          <w:color w:val="000000"/>
          <w:bdr w:val="none" w:sz="0" w:space="0" w:color="auto" w:frame="1"/>
        </w:rPr>
        <w:t>% out.print("welcome to jsp"); %</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8CBA9DC"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403ABB"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eastAsiaTheme="majorEastAsia"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html</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31A01A8" w14:textId="77777777" w:rsidR="00190AF9" w:rsidRPr="00D460BB" w:rsidRDefault="00FE746B" w:rsidP="00D460BB">
      <w:pPr>
        <w:ind w:left="360"/>
        <w:rPr>
          <w:rFonts w:ascii="Times New Roman" w:hAnsi="Times New Roman" w:cs="Times New Roman"/>
        </w:rPr>
      </w:pPr>
      <w:r>
        <w:pict w14:anchorId="265A39EF">
          <v:rect id="_x0000_i1164" style="width:0;height:.75pt" o:hrstd="t" o:hrnoshade="t" o:hr="t" fillcolor="#d4d4d4" stroked="f"/>
        </w:pict>
      </w:r>
    </w:p>
    <w:p w14:paraId="27BE6F43" w14:textId="77777777" w:rsidR="00190AF9" w:rsidRDefault="00190AF9"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JSP scriptlet tag that prints the user name</w:t>
      </w:r>
    </w:p>
    <w:p w14:paraId="4FBF2007"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have created two files index.html and welcome.jsp. The index.html file gets the username from the user and the welcome.jsp file prints the username with the welcome message.</w:t>
      </w:r>
    </w:p>
    <w:p w14:paraId="723C7957" w14:textId="77777777" w:rsidR="00190AF9" w:rsidRDefault="00190AF9" w:rsidP="00D460BB">
      <w:pPr>
        <w:pStyle w:val="filename"/>
        <w:shd w:val="clear" w:color="auto" w:fill="FFFFFF"/>
        <w:ind w:left="360"/>
        <w:jc w:val="both"/>
        <w:rPr>
          <w:rFonts w:ascii="Segoe UI" w:hAnsi="Segoe UI" w:cs="Segoe UI"/>
          <w:i/>
          <w:iCs/>
          <w:color w:val="333333"/>
          <w:sz w:val="21"/>
          <w:szCs w:val="21"/>
        </w:rPr>
      </w:pPr>
      <w:r>
        <w:rPr>
          <w:rFonts w:ascii="Segoe UI" w:hAnsi="Segoe UI" w:cs="Segoe UI"/>
          <w:i/>
          <w:iCs/>
          <w:color w:val="333333"/>
          <w:sz w:val="21"/>
          <w:szCs w:val="21"/>
        </w:rPr>
        <w:t>File: index.html</w:t>
      </w:r>
    </w:p>
    <w:p w14:paraId="150805C7"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FD270D7"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3FE83B"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"welcome.jsp"</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9BD10A6"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349BD4"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"go"</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br</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E4AE098"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96F31F"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EF9C62C"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3484FC" w14:textId="77777777" w:rsidR="00190AF9" w:rsidRDefault="00190AF9" w:rsidP="00D460BB">
      <w:pPr>
        <w:pStyle w:val="filename"/>
        <w:shd w:val="clear" w:color="auto" w:fill="FFFFFF"/>
        <w:ind w:left="360"/>
        <w:jc w:val="both"/>
        <w:rPr>
          <w:rFonts w:ascii="Segoe UI" w:hAnsi="Segoe UI" w:cs="Segoe UI"/>
          <w:i/>
          <w:iCs/>
          <w:color w:val="333333"/>
          <w:sz w:val="21"/>
          <w:szCs w:val="21"/>
        </w:rPr>
      </w:pPr>
      <w:r>
        <w:rPr>
          <w:rFonts w:ascii="Segoe UI" w:hAnsi="Segoe UI" w:cs="Segoe UI"/>
          <w:i/>
          <w:iCs/>
          <w:color w:val="333333"/>
          <w:sz w:val="21"/>
          <w:szCs w:val="21"/>
        </w:rPr>
        <w:t>File: welcome.jsp</w:t>
      </w:r>
    </w:p>
    <w:p w14:paraId="1CDEB342"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&lt;html&gt;  </w:t>
      </w:r>
    </w:p>
    <w:p w14:paraId="268F9A42" w14:textId="77777777" w:rsidR="00190AF9" w:rsidRDefault="00190AF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&lt;body&gt;  </w:t>
      </w:r>
    </w:p>
    <w:p w14:paraId="6E1DA10D"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  </w:t>
      </w:r>
    </w:p>
    <w:p w14:paraId="01B87014" w14:textId="77777777" w:rsidR="00190AF9" w:rsidRDefault="00190AF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String name=request.getParameter(</w:t>
      </w:r>
      <w:r>
        <w:rPr>
          <w:rStyle w:val="string"/>
          <w:rFonts w:ascii="Segoe UI" w:hAnsi="Segoe UI" w:cs="Segoe UI"/>
          <w:color w:val="0000FF"/>
          <w:bdr w:val="none" w:sz="0" w:space="0" w:color="auto" w:frame="1"/>
        </w:rPr>
        <w:t>"uname"</w:t>
      </w:r>
      <w:r>
        <w:rPr>
          <w:rFonts w:ascii="Segoe UI" w:hAnsi="Segoe UI" w:cs="Segoe UI"/>
          <w:color w:val="000000"/>
          <w:bdr w:val="none" w:sz="0" w:space="0" w:color="auto" w:frame="1"/>
        </w:rPr>
        <w:t>);  </w:t>
      </w:r>
    </w:p>
    <w:p w14:paraId="1BB06897"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out.print(</w:t>
      </w:r>
      <w:r>
        <w:rPr>
          <w:rStyle w:val="string"/>
          <w:rFonts w:ascii="Segoe UI" w:hAnsi="Segoe UI" w:cs="Segoe UI"/>
          <w:color w:val="0000FF"/>
          <w:bdr w:val="none" w:sz="0" w:space="0" w:color="auto" w:frame="1"/>
        </w:rPr>
        <w:t>"welcome "</w:t>
      </w:r>
      <w:r>
        <w:rPr>
          <w:rFonts w:ascii="Segoe UI" w:hAnsi="Segoe UI" w:cs="Segoe UI"/>
          <w:color w:val="000000"/>
          <w:bdr w:val="none" w:sz="0" w:space="0" w:color="auto" w:frame="1"/>
        </w:rPr>
        <w:t>+name);  </w:t>
      </w:r>
    </w:p>
    <w:p w14:paraId="59A91A9C" w14:textId="77777777" w:rsidR="00190AF9" w:rsidRDefault="00190AF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%&gt;  </w:t>
      </w:r>
    </w:p>
    <w:p w14:paraId="476EB487"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&lt;/form&gt;  </w:t>
      </w:r>
    </w:p>
    <w:p w14:paraId="7D10816C" w14:textId="77777777" w:rsidR="00190AF9" w:rsidRDefault="00190AF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&lt;/body&gt;  </w:t>
      </w:r>
    </w:p>
    <w:p w14:paraId="7D41F907"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&lt;/html&gt;  </w:t>
      </w:r>
    </w:p>
    <w:p w14:paraId="16B981CB" w14:textId="77777777" w:rsidR="00190AF9" w:rsidRDefault="00190AF9" w:rsidP="00D460BB"/>
    <w:p w14:paraId="0D8D0D24" w14:textId="77777777" w:rsidR="00190AF9" w:rsidRDefault="00190AF9" w:rsidP="00D460BB"/>
    <w:p w14:paraId="47805EFA" w14:textId="77777777" w:rsidR="00190AF9" w:rsidRPr="00190AF9" w:rsidRDefault="00190AF9" w:rsidP="00D460BB">
      <w:pPr>
        <w:pStyle w:val="Heading1"/>
        <w:ind w:left="360"/>
        <w:rPr>
          <w:rFonts w:eastAsia="Times New Roman"/>
          <w:u w:val="single"/>
          <w:lang w:eastAsia="en-IN"/>
        </w:rPr>
      </w:pPr>
      <w:r w:rsidRPr="00190AF9">
        <w:rPr>
          <w:rFonts w:eastAsia="Times New Roman"/>
          <w:u w:val="single"/>
          <w:lang w:eastAsia="en-IN"/>
        </w:rPr>
        <w:lastRenderedPageBreak/>
        <w:t>Expression Tag In Jsp</w:t>
      </w:r>
    </w:p>
    <w:p w14:paraId="7C54B478" w14:textId="77777777" w:rsidR="00190AF9" w:rsidRDefault="00190AF9"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JSP expression tag</w:t>
      </w:r>
    </w:p>
    <w:p w14:paraId="589C4BA4"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The code placed within </w:t>
      </w:r>
      <w:r>
        <w:rPr>
          <w:rStyle w:val="Strong"/>
          <w:rFonts w:ascii="Segoe UI" w:eastAsiaTheme="majorEastAsia" w:hAnsi="Segoe UI" w:cs="Segoe UI"/>
          <w:color w:val="333333"/>
        </w:rPr>
        <w:t>JSP expression tag</w:t>
      </w:r>
      <w:r>
        <w:rPr>
          <w:rFonts w:ascii="Segoe UI" w:hAnsi="Segoe UI" w:cs="Segoe UI"/>
          <w:color w:val="333333"/>
        </w:rPr>
        <w:t> is </w:t>
      </w:r>
      <w:r>
        <w:rPr>
          <w:rStyle w:val="Emphasis"/>
          <w:rFonts w:ascii="Segoe UI" w:eastAsiaTheme="majorEastAsia" w:hAnsi="Segoe UI" w:cs="Segoe UI"/>
          <w:color w:val="333333"/>
        </w:rPr>
        <w:t>written to the output stream of the response</w:t>
      </w:r>
      <w:r>
        <w:rPr>
          <w:rFonts w:ascii="Segoe UI" w:hAnsi="Segoe UI" w:cs="Segoe UI"/>
          <w:color w:val="333333"/>
        </w:rPr>
        <w:t>. So you need not write out.print() to write data. It is mainly used to print the values of variable or method.</w:t>
      </w:r>
    </w:p>
    <w:p w14:paraId="7F0EA9B7" w14:textId="77777777" w:rsidR="00190AF9" w:rsidRDefault="00190AF9" w:rsidP="00D460BB">
      <w:pPr>
        <w:pStyle w:val="Heading3"/>
        <w:shd w:val="clear" w:color="auto" w:fill="FFFFFF"/>
        <w:spacing w:line="312" w:lineRule="atLeast"/>
        <w:ind w:left="360"/>
        <w:jc w:val="both"/>
        <w:rPr>
          <w:rFonts w:ascii="Helvetica" w:hAnsi="Helvetica" w:cs="Helvetica"/>
          <w:color w:val="610B4B"/>
          <w:sz w:val="32"/>
          <w:szCs w:val="32"/>
        </w:rPr>
      </w:pPr>
      <w:r>
        <w:rPr>
          <w:rFonts w:ascii="Helvetica" w:hAnsi="Helvetica" w:cs="Helvetica"/>
          <w:b/>
          <w:bCs/>
          <w:color w:val="610B4B"/>
          <w:sz w:val="32"/>
          <w:szCs w:val="32"/>
        </w:rPr>
        <w:t>Syntax of JSP expression tag</w:t>
      </w:r>
    </w:p>
    <w:p w14:paraId="7091DB32"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statement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9307F9" w14:textId="77777777" w:rsidR="00190AF9" w:rsidRDefault="00190AF9"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Example of JSP expression tag</w:t>
      </w:r>
    </w:p>
    <w:p w14:paraId="71A5AA34"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of jsp expression tag, we are simply displaying a welcome message.</w:t>
      </w:r>
    </w:p>
    <w:p w14:paraId="7B7F896B"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C7C9E0"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9887E5"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"welcome to jsp"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A216CA"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50F881"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5A64C0" w14:textId="77777777" w:rsidR="00190AF9" w:rsidRDefault="00190AF9" w:rsidP="00D460BB">
      <w:pPr>
        <w:pStyle w:val="Heading4"/>
        <w:pBdr>
          <w:left w:val="single" w:sz="18" w:space="30" w:color="FFA500"/>
        </w:pBdr>
        <w:shd w:val="clear" w:color="auto" w:fill="FAEBD7"/>
        <w:ind w:left="360"/>
        <w:jc w:val="both"/>
        <w:rPr>
          <w:rFonts w:ascii="Arial" w:hAnsi="Arial" w:cs="Arial"/>
          <w:color w:val="333333"/>
          <w:sz w:val="23"/>
          <w:szCs w:val="23"/>
        </w:rPr>
      </w:pPr>
      <w:r>
        <w:rPr>
          <w:rFonts w:ascii="Arial" w:hAnsi="Arial" w:cs="Arial"/>
          <w:b/>
          <w:bCs/>
          <w:color w:val="333333"/>
          <w:sz w:val="23"/>
          <w:szCs w:val="23"/>
        </w:rPr>
        <w:t>Note: Do not end your statement with semicolon in case of expression tag.</w:t>
      </w:r>
    </w:p>
    <w:p w14:paraId="53D7E534" w14:textId="77777777" w:rsidR="00190AF9" w:rsidRDefault="00190AF9" w:rsidP="00D460BB">
      <w:pPr>
        <w:pStyle w:val="Heading3"/>
        <w:shd w:val="clear" w:color="auto" w:fill="FFFFFF"/>
        <w:spacing w:line="312" w:lineRule="atLeast"/>
        <w:ind w:left="360"/>
        <w:jc w:val="both"/>
        <w:rPr>
          <w:rFonts w:ascii="Helvetica" w:hAnsi="Helvetica" w:cs="Helvetica"/>
          <w:b/>
          <w:bCs/>
          <w:color w:val="610B38"/>
          <w:sz w:val="38"/>
          <w:szCs w:val="38"/>
        </w:rPr>
      </w:pPr>
      <w:r>
        <w:rPr>
          <w:rFonts w:ascii="Helvetica" w:hAnsi="Helvetica" w:cs="Helvetica"/>
          <w:b/>
          <w:bCs/>
          <w:color w:val="610B38"/>
          <w:sz w:val="38"/>
          <w:szCs w:val="38"/>
        </w:rPr>
        <w:t>Example of JSP expression tag that prints current time</w:t>
      </w:r>
    </w:p>
    <w:p w14:paraId="1C80D25C"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To display the current time, we have used the getTime() method of Calendar class. The getTime() is an instance method of Calendar class, so we have called it after getting the instance of Calendar class by the getInstance() method.</w:t>
      </w:r>
    </w:p>
    <w:p w14:paraId="1512DE6E" w14:textId="77777777" w:rsidR="00190AF9" w:rsidRDefault="00190AF9" w:rsidP="00D460BB">
      <w:pPr>
        <w:pStyle w:val="filename"/>
        <w:shd w:val="clear" w:color="auto" w:fill="FFFFFF"/>
        <w:ind w:left="360"/>
        <w:jc w:val="both"/>
        <w:rPr>
          <w:rFonts w:ascii="Segoe UI" w:hAnsi="Segoe UI" w:cs="Segoe UI"/>
          <w:i/>
          <w:iCs/>
          <w:color w:val="333333"/>
          <w:sz w:val="21"/>
          <w:szCs w:val="21"/>
        </w:rPr>
      </w:pPr>
      <w:r>
        <w:rPr>
          <w:rFonts w:ascii="Segoe UI" w:hAnsi="Segoe UI" w:cs="Segoe UI"/>
          <w:i/>
          <w:iCs/>
          <w:color w:val="333333"/>
          <w:sz w:val="21"/>
          <w:szCs w:val="21"/>
        </w:rPr>
        <w:t>index.jsp</w:t>
      </w:r>
    </w:p>
    <w:p w14:paraId="0FEBCE9F"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626720"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1B2DC3"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Current Time: </w:t>
      </w: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java.util.Calendar.getInstance().getTime()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B76456"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91108F"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350536" w14:textId="77777777" w:rsidR="00190AF9" w:rsidRDefault="00190AF9"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lastRenderedPageBreak/>
        <w:t>Example of JSP expression tag that prints the user name</w:t>
      </w:r>
    </w:p>
    <w:p w14:paraId="3A159221"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printing the username using the expression tag. The index.html file gets the username and sends the request to the welcome.jsp file, which displays the username.</w:t>
      </w:r>
    </w:p>
    <w:p w14:paraId="6893C797" w14:textId="77777777" w:rsidR="00190AF9" w:rsidRDefault="00190AF9" w:rsidP="00D460BB">
      <w:pPr>
        <w:pStyle w:val="filename"/>
        <w:shd w:val="clear" w:color="auto" w:fill="FFFFFF"/>
        <w:ind w:left="360"/>
        <w:jc w:val="both"/>
        <w:rPr>
          <w:rFonts w:ascii="Segoe UI" w:hAnsi="Segoe UI" w:cs="Segoe UI"/>
          <w:i/>
          <w:iCs/>
          <w:color w:val="333333"/>
          <w:sz w:val="21"/>
          <w:szCs w:val="21"/>
        </w:rPr>
      </w:pPr>
      <w:r>
        <w:rPr>
          <w:rFonts w:ascii="Segoe UI" w:hAnsi="Segoe UI" w:cs="Segoe UI"/>
          <w:i/>
          <w:iCs/>
          <w:color w:val="333333"/>
          <w:sz w:val="21"/>
          <w:szCs w:val="21"/>
        </w:rPr>
        <w:t>File: index.jsp</w:t>
      </w:r>
    </w:p>
    <w:p w14:paraId="085CD043"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AE5D19"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368238"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"welcome.jsp"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2E54D2"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"uname"</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78B1CA"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"go"</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496063"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036CD0"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723FE7"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0A60AD" w14:textId="77777777" w:rsidR="00190AF9" w:rsidRDefault="00190AF9" w:rsidP="00D460BB">
      <w:pPr>
        <w:pStyle w:val="filename"/>
        <w:shd w:val="clear" w:color="auto" w:fill="FFFFFF"/>
        <w:ind w:left="360"/>
        <w:jc w:val="both"/>
        <w:rPr>
          <w:rFonts w:ascii="Segoe UI" w:hAnsi="Segoe UI" w:cs="Segoe UI"/>
          <w:i/>
          <w:iCs/>
          <w:color w:val="333333"/>
          <w:sz w:val="21"/>
          <w:szCs w:val="21"/>
        </w:rPr>
      </w:pPr>
      <w:r>
        <w:rPr>
          <w:rFonts w:ascii="Segoe UI" w:hAnsi="Segoe UI" w:cs="Segoe UI"/>
          <w:i/>
          <w:iCs/>
          <w:color w:val="333333"/>
          <w:sz w:val="21"/>
          <w:szCs w:val="21"/>
        </w:rPr>
        <w:t>File: welcome.jsp</w:t>
      </w:r>
    </w:p>
    <w:p w14:paraId="752BABEE"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6FB68F"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BB5169"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"Welcome "+request.getParameter("uname")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2EEB3B"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031837"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275713" w14:textId="77777777" w:rsidR="00190AF9" w:rsidRDefault="00190AF9" w:rsidP="00D460BB"/>
    <w:p w14:paraId="74575F4D" w14:textId="77777777" w:rsidR="00190AF9" w:rsidRPr="00190AF9" w:rsidRDefault="00190AF9" w:rsidP="00D460BB">
      <w:pPr>
        <w:pStyle w:val="Heading1"/>
        <w:rPr>
          <w:u w:val="single"/>
        </w:rPr>
      </w:pPr>
    </w:p>
    <w:p w14:paraId="058D4863" w14:textId="77777777" w:rsidR="00190AF9" w:rsidRPr="00190AF9" w:rsidRDefault="00190AF9" w:rsidP="00D460BB">
      <w:pPr>
        <w:pStyle w:val="Heading1"/>
        <w:ind w:left="360"/>
        <w:rPr>
          <w:rFonts w:ascii="Open Sans" w:eastAsia="Times New Roman" w:hAnsi="Open Sans" w:cs="Open Sans"/>
          <w:color w:val="6A6A6A"/>
          <w:kern w:val="0"/>
          <w:sz w:val="23"/>
          <w:szCs w:val="23"/>
          <w:u w:val="single"/>
          <w:lang w:eastAsia="en-IN"/>
          <w14:ligatures w14:val="none"/>
        </w:rPr>
      </w:pPr>
      <w:r w:rsidRPr="00190AF9">
        <w:rPr>
          <w:rFonts w:ascii="Open Sans" w:eastAsia="Times New Roman" w:hAnsi="Open Sans" w:cs="Open Sans"/>
          <w:color w:val="6A6A6A"/>
          <w:kern w:val="0"/>
          <w:sz w:val="23"/>
          <w:szCs w:val="23"/>
          <w:u w:val="single"/>
          <w:lang w:eastAsia="en-IN"/>
          <w14:ligatures w14:val="none"/>
        </w:rPr>
        <w:t>Declaration Tag In Jsp</w:t>
      </w:r>
    </w:p>
    <w:p w14:paraId="08809093" w14:textId="77777777" w:rsidR="00190AF9" w:rsidRDefault="00190AF9"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JSP Declaration Tag</w:t>
      </w:r>
    </w:p>
    <w:p w14:paraId="47370A47" w14:textId="77777777" w:rsidR="00190AF9"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300" w:history="1">
        <w:r w:rsidR="00190AF9">
          <w:rPr>
            <w:rStyle w:val="Hyperlink"/>
            <w:color w:val="008000"/>
            <w:sz w:val="23"/>
            <w:szCs w:val="23"/>
          </w:rPr>
          <w:t>JSP declaration tag</w:t>
        </w:r>
      </w:hyperlink>
    </w:p>
    <w:p w14:paraId="25922C72" w14:textId="77777777" w:rsidR="00190AF9"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301" w:anchor="diff" w:history="1">
        <w:r w:rsidR="00190AF9">
          <w:rPr>
            <w:rStyle w:val="Hyperlink"/>
            <w:color w:val="008000"/>
            <w:sz w:val="23"/>
            <w:szCs w:val="23"/>
          </w:rPr>
          <w:t>Difference between JSP scriptlet tag and JSP declaration tag</w:t>
        </w:r>
      </w:hyperlink>
    </w:p>
    <w:p w14:paraId="73BFE568" w14:textId="77777777" w:rsidR="00190AF9"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302" w:anchor="declarationex1" w:history="1">
        <w:r w:rsidR="00190AF9">
          <w:rPr>
            <w:rStyle w:val="Hyperlink"/>
            <w:color w:val="008000"/>
            <w:sz w:val="23"/>
            <w:szCs w:val="23"/>
          </w:rPr>
          <w:t>Example of JSP declaration tag that declares field</w:t>
        </w:r>
      </w:hyperlink>
    </w:p>
    <w:p w14:paraId="23D0B860" w14:textId="77777777" w:rsidR="00190AF9"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303" w:anchor="declarationex2" w:history="1">
        <w:r w:rsidR="00190AF9">
          <w:rPr>
            <w:rStyle w:val="Hyperlink"/>
            <w:color w:val="008000"/>
            <w:sz w:val="23"/>
            <w:szCs w:val="23"/>
          </w:rPr>
          <w:t>Example of JSP declaration tag that declares method</w:t>
        </w:r>
      </w:hyperlink>
    </w:p>
    <w:p w14:paraId="193DFC71"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JSP declaration tag</w:t>
      </w:r>
      <w:r>
        <w:rPr>
          <w:rFonts w:ascii="Segoe UI" w:hAnsi="Segoe UI" w:cs="Segoe UI"/>
          <w:color w:val="333333"/>
        </w:rPr>
        <w:t> is used </w:t>
      </w:r>
      <w:r>
        <w:rPr>
          <w:rStyle w:val="Emphasis"/>
          <w:rFonts w:ascii="Segoe UI" w:hAnsi="Segoe UI" w:cs="Segoe UI"/>
          <w:color w:val="333333"/>
        </w:rPr>
        <w:t>to declare fields and methods</w:t>
      </w:r>
      <w:r>
        <w:rPr>
          <w:rFonts w:ascii="Segoe UI" w:hAnsi="Segoe UI" w:cs="Segoe UI"/>
          <w:color w:val="333333"/>
        </w:rPr>
        <w:t>.</w:t>
      </w:r>
    </w:p>
    <w:p w14:paraId="7A0A2C0D"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lastRenderedPageBreak/>
        <w:t>The code written inside the jsp declaration tag is placed outside the service() method of auto generated servlet.</w:t>
      </w:r>
    </w:p>
    <w:p w14:paraId="7348E6FB"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So it doesn't get memory at each request.</w:t>
      </w:r>
    </w:p>
    <w:p w14:paraId="4ED2198D" w14:textId="77777777" w:rsidR="00190AF9" w:rsidRDefault="00190AF9"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t>Syntax of JSP declaration tag</w:t>
      </w:r>
    </w:p>
    <w:p w14:paraId="6D2B257D"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The syntax of the declaration tag is as follows:</w:t>
      </w:r>
    </w:p>
    <w:p w14:paraId="2B4A2280"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field or method declaration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1A462A" w14:textId="77777777" w:rsidR="00190AF9" w:rsidRDefault="00190AF9" w:rsidP="00D460BB">
      <w:pPr>
        <w:pStyle w:val="Heading3"/>
        <w:shd w:val="clear" w:color="auto" w:fill="FFFFFF"/>
        <w:spacing w:line="312" w:lineRule="atLeast"/>
        <w:ind w:left="360"/>
        <w:jc w:val="both"/>
        <w:rPr>
          <w:rFonts w:ascii="Helvetica" w:hAnsi="Helvetica" w:cs="Helvetica"/>
          <w:color w:val="610B38"/>
          <w:sz w:val="38"/>
          <w:szCs w:val="38"/>
        </w:rPr>
      </w:pPr>
      <w:r>
        <w:rPr>
          <w:rFonts w:ascii="Helvetica" w:hAnsi="Helvetica" w:cs="Helvetica"/>
          <w:b/>
          <w:bCs/>
          <w:color w:val="610B38"/>
          <w:sz w:val="38"/>
          <w:szCs w:val="38"/>
        </w:rPr>
        <w:t>Difference between JSP Scriptlet tag and Declaration tag</w:t>
      </w:r>
    </w:p>
    <w:tbl>
      <w:tblPr>
        <w:tblW w:w="11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67"/>
        <w:gridCol w:w="6143"/>
      </w:tblGrid>
      <w:tr w:rsidR="00190AF9" w14:paraId="6B24530F" w14:textId="77777777" w:rsidTr="00190AF9">
        <w:tc>
          <w:tcPr>
            <w:tcW w:w="0" w:type="auto"/>
            <w:shd w:val="clear" w:color="auto" w:fill="C7CCBE"/>
            <w:tcMar>
              <w:top w:w="180" w:type="dxa"/>
              <w:left w:w="180" w:type="dxa"/>
              <w:bottom w:w="180" w:type="dxa"/>
              <w:right w:w="180" w:type="dxa"/>
            </w:tcMar>
            <w:hideMark/>
          </w:tcPr>
          <w:p w14:paraId="4902A5E7" w14:textId="77777777" w:rsidR="00190AF9" w:rsidRPr="00D460BB" w:rsidRDefault="00190AF9" w:rsidP="00D460BB">
            <w:pPr>
              <w:ind w:left="360"/>
              <w:rPr>
                <w:rFonts w:ascii="Times New Roman" w:hAnsi="Times New Roman" w:cs="Times New Roman"/>
                <w:b/>
                <w:bCs/>
                <w:color w:val="000000"/>
                <w:sz w:val="26"/>
                <w:szCs w:val="26"/>
              </w:rPr>
            </w:pPr>
            <w:r w:rsidRPr="00D460BB">
              <w:rPr>
                <w:b/>
                <w:bCs/>
                <w:color w:val="000000"/>
                <w:sz w:val="26"/>
                <w:szCs w:val="26"/>
              </w:rPr>
              <w:t>Jsp Scriptlet Tag</w:t>
            </w:r>
          </w:p>
        </w:tc>
        <w:tc>
          <w:tcPr>
            <w:tcW w:w="0" w:type="auto"/>
            <w:shd w:val="clear" w:color="auto" w:fill="C7CCBE"/>
            <w:tcMar>
              <w:top w:w="180" w:type="dxa"/>
              <w:left w:w="180" w:type="dxa"/>
              <w:bottom w:w="180" w:type="dxa"/>
              <w:right w:w="180" w:type="dxa"/>
            </w:tcMar>
            <w:hideMark/>
          </w:tcPr>
          <w:p w14:paraId="05A3774C" w14:textId="77777777" w:rsidR="00190AF9" w:rsidRPr="00D460BB" w:rsidRDefault="00190AF9" w:rsidP="00D460BB">
            <w:pPr>
              <w:ind w:left="360"/>
              <w:rPr>
                <w:b/>
                <w:bCs/>
                <w:color w:val="000000"/>
                <w:sz w:val="26"/>
                <w:szCs w:val="26"/>
              </w:rPr>
            </w:pPr>
            <w:r w:rsidRPr="00D460BB">
              <w:rPr>
                <w:b/>
                <w:bCs/>
                <w:color w:val="000000"/>
                <w:sz w:val="26"/>
                <w:szCs w:val="26"/>
              </w:rPr>
              <w:t>Jsp Declaration Tag</w:t>
            </w:r>
          </w:p>
        </w:tc>
      </w:tr>
      <w:tr w:rsidR="00190AF9" w14:paraId="2908F89D" w14:textId="77777777" w:rsidTr="00190AF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9345FB" w14:textId="77777777" w:rsidR="00190AF9" w:rsidRPr="00D460BB" w:rsidRDefault="00190AF9" w:rsidP="00D460BB">
            <w:pPr>
              <w:ind w:left="360"/>
              <w:jc w:val="both"/>
              <w:rPr>
                <w:rFonts w:ascii="Segoe UI" w:hAnsi="Segoe UI" w:cs="Segoe UI"/>
                <w:color w:val="333333"/>
                <w:sz w:val="24"/>
                <w:szCs w:val="24"/>
              </w:rPr>
            </w:pPr>
            <w:r w:rsidRPr="00D460BB">
              <w:rPr>
                <w:rFonts w:ascii="Segoe UI" w:hAnsi="Segoe UI" w:cs="Segoe UI"/>
                <w:color w:val="333333"/>
              </w:rPr>
              <w:t>The jsp scriptlet tag can only declare variables not methods.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F09ECE" w14:textId="77777777" w:rsidR="00190AF9" w:rsidRPr="00D460BB" w:rsidRDefault="00190AF9" w:rsidP="00D460BB">
            <w:pPr>
              <w:ind w:left="360"/>
              <w:jc w:val="both"/>
              <w:rPr>
                <w:rFonts w:ascii="Segoe UI" w:hAnsi="Segoe UI" w:cs="Segoe UI"/>
                <w:color w:val="333333"/>
              </w:rPr>
            </w:pPr>
            <w:r w:rsidRPr="00D460BB">
              <w:rPr>
                <w:rFonts w:ascii="Segoe UI" w:hAnsi="Segoe UI" w:cs="Segoe UI"/>
                <w:color w:val="333333"/>
              </w:rPr>
              <w:t>The jsp declaration tag can declare variables as well as methods.</w:t>
            </w:r>
          </w:p>
        </w:tc>
      </w:tr>
      <w:tr w:rsidR="00190AF9" w14:paraId="1C79D5FA" w14:textId="77777777" w:rsidTr="00190AF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366637" w14:textId="77777777" w:rsidR="00190AF9" w:rsidRPr="00D460BB" w:rsidRDefault="00190AF9" w:rsidP="00D460BB">
            <w:pPr>
              <w:ind w:left="360"/>
              <w:jc w:val="both"/>
              <w:rPr>
                <w:rFonts w:ascii="Segoe UI" w:hAnsi="Segoe UI" w:cs="Segoe UI"/>
                <w:color w:val="333333"/>
              </w:rPr>
            </w:pPr>
            <w:r w:rsidRPr="00D460BB">
              <w:rPr>
                <w:rFonts w:ascii="Segoe UI" w:hAnsi="Segoe UI" w:cs="Segoe UI"/>
                <w:color w:val="333333"/>
              </w:rPr>
              <w:t>The declaration of scriptlet tag is placed inside the _jspService() method.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FC3B40" w14:textId="77777777" w:rsidR="00190AF9" w:rsidRPr="00D460BB" w:rsidRDefault="00190AF9" w:rsidP="00D460BB">
            <w:pPr>
              <w:ind w:left="360"/>
              <w:jc w:val="both"/>
              <w:rPr>
                <w:rFonts w:ascii="Segoe UI" w:hAnsi="Segoe UI" w:cs="Segoe UI"/>
                <w:color w:val="333333"/>
              </w:rPr>
            </w:pPr>
            <w:r w:rsidRPr="00D460BB">
              <w:rPr>
                <w:rFonts w:ascii="Segoe UI" w:hAnsi="Segoe UI" w:cs="Segoe UI"/>
                <w:color w:val="333333"/>
              </w:rPr>
              <w:t>The declaration of jsp declaration tag is placed outside the _jspService() method.</w:t>
            </w:r>
          </w:p>
        </w:tc>
      </w:tr>
    </w:tbl>
    <w:p w14:paraId="0912957D" w14:textId="77777777" w:rsidR="00190AF9" w:rsidRDefault="00190AF9"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JSP declaration tag that declares field</w:t>
      </w:r>
    </w:p>
    <w:p w14:paraId="28FDA2B2"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of JSP declaration tag, we are declaring the field and printing the value of the declared field using the jsp expression tag.</w:t>
      </w:r>
    </w:p>
    <w:p w14:paraId="255748AE" w14:textId="77777777" w:rsidR="00190AF9" w:rsidRDefault="00190AF9"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index.jsp</w:t>
      </w:r>
    </w:p>
    <w:p w14:paraId="208BEFAA"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7605EE"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CE45A4"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int </w:t>
      </w:r>
      <w:r>
        <w:rPr>
          <w:rStyle w:val="attribute"/>
          <w:rFonts w:ascii="Segoe UI" w:hAnsi="Segoe UI" w:cs="Segoe UI"/>
          <w:color w:val="FF0000"/>
          <w:bdr w:val="none" w:sz="0" w:space="0" w:color="auto" w:frame="1"/>
        </w:rPr>
        <w:t>data</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50</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5277AC"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"Value of the variable is:"+data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C5EC30"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0293B9"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EA1972" w14:textId="77777777" w:rsidR="00190AF9" w:rsidRPr="00D460BB" w:rsidRDefault="00FE746B" w:rsidP="00D460BB">
      <w:pPr>
        <w:spacing w:line="240" w:lineRule="auto"/>
        <w:ind w:left="360"/>
        <w:rPr>
          <w:rFonts w:ascii="Times New Roman" w:hAnsi="Times New Roman" w:cs="Times New Roman"/>
        </w:rPr>
      </w:pPr>
      <w:r>
        <w:pict w14:anchorId="79107C61">
          <v:rect id="_x0000_i1165" style="width:0;height:.75pt" o:hrstd="t" o:hrnoshade="t" o:hr="t" fillcolor="#d4d4d4" stroked="f"/>
        </w:pict>
      </w:r>
    </w:p>
    <w:p w14:paraId="0BDED9D9" w14:textId="77777777" w:rsidR="00190AF9" w:rsidRDefault="00190AF9"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JSP declaration tag that declares method</w:t>
      </w:r>
    </w:p>
    <w:p w14:paraId="7F580C7B" w14:textId="77777777" w:rsidR="00190AF9" w:rsidRDefault="00190AF9"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of JSP declaration tag, we are defining the method which returns the cube of given number and calling this method from the jsp expression tag. But we can also use jsp scriptlet tag to call the declared method.</w:t>
      </w:r>
    </w:p>
    <w:p w14:paraId="6FE3C2CB" w14:textId="77777777" w:rsidR="00190AF9" w:rsidRDefault="00190AF9"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lastRenderedPageBreak/>
        <w:t>index.jsp</w:t>
      </w:r>
    </w:p>
    <w:p w14:paraId="0FB4C62F"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23A3DC"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51FDE5"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t>
      </w:r>
    </w:p>
    <w:p w14:paraId="5B862543" w14:textId="77777777" w:rsidR="00190AF9" w:rsidRDefault="00190AF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int cube(int n){  </w:t>
      </w:r>
    </w:p>
    <w:p w14:paraId="44506AD5"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return n*n*n*;  </w:t>
      </w:r>
    </w:p>
    <w:p w14:paraId="5C1F5202" w14:textId="77777777" w:rsidR="00190AF9" w:rsidRDefault="00190AF9"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899EE65"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5B601A"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"Cube of 3 is:"+cube(3)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827CE4" w14:textId="77777777" w:rsidR="00190AF9" w:rsidRDefault="00190AF9"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FE208D" w14:textId="77777777" w:rsidR="00190AF9" w:rsidRDefault="00190AF9"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52DC5E" w14:textId="77777777" w:rsidR="00190AF9" w:rsidRDefault="00190AF9" w:rsidP="00D460BB"/>
    <w:p w14:paraId="5153E7A9" w14:textId="77777777" w:rsidR="00190AF9" w:rsidRDefault="00190AF9" w:rsidP="00D460BB"/>
    <w:p w14:paraId="46589B20" w14:textId="77777777" w:rsidR="00190AF9" w:rsidRDefault="00190AF9" w:rsidP="00D460BB"/>
    <w:p w14:paraId="46A5C418" w14:textId="4A2A457D" w:rsidR="00190AF9" w:rsidRPr="00190AF9" w:rsidRDefault="00190AF9" w:rsidP="00D460BB">
      <w:pPr>
        <w:pStyle w:val="Heading1"/>
        <w:ind w:left="360"/>
        <w:rPr>
          <w:rFonts w:eastAsia="Times New Roman"/>
          <w:u w:val="single"/>
          <w:lang w:eastAsia="en-IN"/>
        </w:rPr>
      </w:pPr>
      <w:r w:rsidRPr="00190AF9">
        <w:rPr>
          <w:rFonts w:eastAsia="Times New Roman"/>
          <w:u w:val="single"/>
          <w:lang w:eastAsia="en-IN"/>
        </w:rPr>
        <w:t>Out Object</w:t>
      </w:r>
    </w:p>
    <w:p w14:paraId="7F6A347F" w14:textId="77777777" w:rsidR="007F3A0C" w:rsidRDefault="007F3A0C" w:rsidP="00D460BB">
      <w:pPr>
        <w:pStyle w:val="Heading1"/>
        <w:shd w:val="clear" w:color="auto" w:fill="FFFFFF"/>
        <w:spacing w:before="75" w:line="312" w:lineRule="atLeast"/>
        <w:ind w:left="360"/>
        <w:jc w:val="both"/>
        <w:rPr>
          <w:rFonts w:ascii="Helvetica" w:hAnsi="Helvetica" w:cs="Helvetica"/>
          <w:color w:val="610B38"/>
          <w:sz w:val="44"/>
          <w:szCs w:val="44"/>
        </w:rPr>
      </w:pPr>
      <w:r>
        <w:rPr>
          <w:rFonts w:ascii="Helvetica" w:hAnsi="Helvetica" w:cs="Helvetica"/>
          <w:b/>
          <w:bCs/>
          <w:color w:val="610B38"/>
          <w:sz w:val="44"/>
          <w:szCs w:val="44"/>
        </w:rPr>
        <w:t>JSP Implicit Objects</w:t>
      </w:r>
    </w:p>
    <w:p w14:paraId="286CE2E6" w14:textId="77777777" w:rsidR="007F3A0C" w:rsidRDefault="00FE746B" w:rsidP="00D460BB">
      <w:pPr>
        <w:shd w:val="clear" w:color="auto" w:fill="FFFFFF"/>
        <w:spacing w:before="60" w:after="100" w:afterAutospacing="1" w:line="375" w:lineRule="atLeast"/>
        <w:ind w:left="360"/>
        <w:jc w:val="both"/>
        <w:rPr>
          <w:rFonts w:ascii="Segoe UI" w:hAnsi="Segoe UI" w:cs="Segoe UI"/>
          <w:color w:val="000000"/>
          <w:sz w:val="24"/>
          <w:szCs w:val="24"/>
        </w:rPr>
      </w:pPr>
      <w:hyperlink r:id="rId304" w:history="1">
        <w:r w:rsidR="007F3A0C">
          <w:rPr>
            <w:rStyle w:val="Hyperlink"/>
            <w:color w:val="008000"/>
            <w:sz w:val="23"/>
            <w:szCs w:val="23"/>
          </w:rPr>
          <w:t>JSP Implicit Objects</w:t>
        </w:r>
      </w:hyperlink>
    </w:p>
    <w:p w14:paraId="744967A5" w14:textId="77777777" w:rsidR="007F3A0C"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305" w:anchor="out" w:history="1">
        <w:r w:rsidR="007F3A0C">
          <w:rPr>
            <w:rStyle w:val="Hyperlink"/>
            <w:color w:val="008000"/>
            <w:sz w:val="23"/>
            <w:szCs w:val="23"/>
          </w:rPr>
          <w:t>out implicit object</w:t>
        </w:r>
      </w:hyperlink>
    </w:p>
    <w:p w14:paraId="3F1A19D4" w14:textId="77777777" w:rsidR="007F3A0C" w:rsidRDefault="00FE746B" w:rsidP="00D460BB">
      <w:pPr>
        <w:shd w:val="clear" w:color="auto" w:fill="FFFFFF"/>
        <w:spacing w:before="60" w:after="100" w:afterAutospacing="1" w:line="375" w:lineRule="atLeast"/>
        <w:ind w:left="360"/>
        <w:jc w:val="both"/>
        <w:rPr>
          <w:rFonts w:ascii="Segoe UI" w:hAnsi="Segoe UI" w:cs="Segoe UI"/>
          <w:color w:val="000000"/>
        </w:rPr>
      </w:pPr>
      <w:hyperlink r:id="rId306" w:anchor="outex" w:history="1">
        <w:r w:rsidR="007F3A0C">
          <w:rPr>
            <w:rStyle w:val="Hyperlink"/>
            <w:color w:val="008000"/>
            <w:sz w:val="23"/>
            <w:szCs w:val="23"/>
          </w:rPr>
          <w:t>Example of out implicit object</w:t>
        </w:r>
      </w:hyperlink>
    </w:p>
    <w:p w14:paraId="675DC1A4" w14:textId="77777777" w:rsidR="007F3A0C" w:rsidRDefault="007F3A0C" w:rsidP="00D460BB">
      <w:pPr>
        <w:pStyle w:val="NormalWeb"/>
        <w:shd w:val="clear" w:color="auto" w:fill="FFFFFF"/>
        <w:ind w:left="360"/>
        <w:jc w:val="both"/>
        <w:rPr>
          <w:rFonts w:ascii="Segoe UI" w:hAnsi="Segoe UI" w:cs="Segoe UI"/>
          <w:color w:val="333333"/>
        </w:rPr>
      </w:pPr>
      <w:r>
        <w:rPr>
          <w:rFonts w:ascii="Segoe UI" w:hAnsi="Segoe UI" w:cs="Segoe UI"/>
          <w:color w:val="333333"/>
        </w:rPr>
        <w:t>There are </w:t>
      </w:r>
      <w:r>
        <w:rPr>
          <w:rFonts w:ascii="Segoe UI" w:hAnsi="Segoe UI" w:cs="Segoe UI"/>
          <w:b/>
          <w:bCs/>
          <w:color w:val="333333"/>
        </w:rPr>
        <w:t>9 jsp implicit objects</w:t>
      </w:r>
      <w:r>
        <w:rPr>
          <w:rFonts w:ascii="Segoe UI" w:hAnsi="Segoe UI" w:cs="Segoe UI"/>
          <w:color w:val="333333"/>
        </w:rPr>
        <w:t>. These objects are </w:t>
      </w:r>
      <w:r>
        <w:rPr>
          <w:rFonts w:ascii="Segoe UI" w:hAnsi="Segoe UI" w:cs="Segoe UI"/>
          <w:i/>
          <w:iCs/>
          <w:color w:val="333333"/>
        </w:rPr>
        <w:t>created by the web container</w:t>
      </w:r>
      <w:r>
        <w:rPr>
          <w:rFonts w:ascii="Segoe UI" w:hAnsi="Segoe UI" w:cs="Segoe UI"/>
          <w:color w:val="333333"/>
        </w:rPr>
        <w:t> that are available to all the jsp pages.</w:t>
      </w:r>
    </w:p>
    <w:p w14:paraId="12DA9270" w14:textId="77777777" w:rsidR="007F3A0C" w:rsidRDefault="007F3A0C" w:rsidP="00D460BB">
      <w:pPr>
        <w:pStyle w:val="NormalWeb"/>
        <w:shd w:val="clear" w:color="auto" w:fill="FFFFFF"/>
        <w:ind w:left="360"/>
        <w:jc w:val="both"/>
        <w:rPr>
          <w:rFonts w:ascii="Segoe UI" w:hAnsi="Segoe UI" w:cs="Segoe UI"/>
          <w:color w:val="333333"/>
        </w:rPr>
      </w:pPr>
      <w:r>
        <w:rPr>
          <w:rFonts w:ascii="Segoe UI" w:hAnsi="Segoe UI" w:cs="Segoe UI"/>
          <w:color w:val="333333"/>
        </w:rPr>
        <w:t>The available implicit objects are out, request, config, session, application etc.</w:t>
      </w:r>
    </w:p>
    <w:p w14:paraId="66308EB4" w14:textId="77777777" w:rsidR="007F3A0C" w:rsidRDefault="007F3A0C" w:rsidP="00D460BB">
      <w:pPr>
        <w:pStyle w:val="NormalWeb"/>
        <w:shd w:val="clear" w:color="auto" w:fill="FFFFFF"/>
        <w:ind w:left="360"/>
        <w:jc w:val="both"/>
        <w:rPr>
          <w:rFonts w:ascii="Segoe UI" w:hAnsi="Segoe UI" w:cs="Segoe UI"/>
          <w:color w:val="333333"/>
        </w:rPr>
      </w:pPr>
      <w:r>
        <w:rPr>
          <w:rFonts w:ascii="Segoe UI" w:hAnsi="Segoe UI" w:cs="Segoe UI"/>
          <w:color w:val="333333"/>
        </w:rPr>
        <w:t>A list of the 9 implicit objects is given below:</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721"/>
        <w:gridCol w:w="5665"/>
      </w:tblGrid>
      <w:tr w:rsidR="007F3A0C" w14:paraId="428A619C" w14:textId="77777777" w:rsidTr="00C60590">
        <w:tc>
          <w:tcPr>
            <w:tcW w:w="1982" w:type="pct"/>
            <w:shd w:val="clear" w:color="auto" w:fill="C7CCBE"/>
            <w:tcMar>
              <w:top w:w="180" w:type="dxa"/>
              <w:left w:w="180" w:type="dxa"/>
              <w:bottom w:w="180" w:type="dxa"/>
              <w:right w:w="180" w:type="dxa"/>
            </w:tcMar>
            <w:hideMark/>
          </w:tcPr>
          <w:p w14:paraId="6FDF7C2F" w14:textId="77777777" w:rsidR="007F3A0C" w:rsidRPr="00D460BB" w:rsidRDefault="007F3A0C" w:rsidP="00D460BB">
            <w:pPr>
              <w:ind w:left="360"/>
              <w:rPr>
                <w:rFonts w:ascii="Times New Roman" w:hAnsi="Times New Roman" w:cs="Times New Roman"/>
                <w:b/>
                <w:bCs/>
                <w:color w:val="000000"/>
                <w:sz w:val="26"/>
                <w:szCs w:val="26"/>
              </w:rPr>
            </w:pPr>
            <w:r w:rsidRPr="00D460BB">
              <w:rPr>
                <w:b/>
                <w:bCs/>
                <w:color w:val="000000"/>
                <w:sz w:val="26"/>
                <w:szCs w:val="26"/>
              </w:rPr>
              <w:t>Object</w:t>
            </w:r>
          </w:p>
        </w:tc>
        <w:tc>
          <w:tcPr>
            <w:tcW w:w="3018" w:type="pct"/>
            <w:shd w:val="clear" w:color="auto" w:fill="C7CCBE"/>
            <w:tcMar>
              <w:top w:w="180" w:type="dxa"/>
              <w:left w:w="180" w:type="dxa"/>
              <w:bottom w:w="180" w:type="dxa"/>
              <w:right w:w="180" w:type="dxa"/>
            </w:tcMar>
            <w:hideMark/>
          </w:tcPr>
          <w:p w14:paraId="6BAC0D62" w14:textId="77777777" w:rsidR="007F3A0C" w:rsidRPr="00D460BB" w:rsidRDefault="007F3A0C" w:rsidP="00D460BB">
            <w:pPr>
              <w:ind w:left="360"/>
              <w:rPr>
                <w:b/>
                <w:bCs/>
                <w:color w:val="000000"/>
                <w:sz w:val="26"/>
                <w:szCs w:val="26"/>
              </w:rPr>
            </w:pPr>
            <w:r w:rsidRPr="00D460BB">
              <w:rPr>
                <w:b/>
                <w:bCs/>
                <w:color w:val="000000"/>
                <w:sz w:val="26"/>
                <w:szCs w:val="26"/>
              </w:rPr>
              <w:t>Type</w:t>
            </w:r>
          </w:p>
        </w:tc>
      </w:tr>
      <w:tr w:rsidR="007F3A0C" w14:paraId="00348E0E" w14:textId="77777777" w:rsidTr="00C60590">
        <w:tc>
          <w:tcPr>
            <w:tcW w:w="198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CF84FF" w14:textId="77777777" w:rsidR="007F3A0C" w:rsidRPr="00D460BB" w:rsidRDefault="007F3A0C" w:rsidP="00D460BB">
            <w:pPr>
              <w:ind w:left="360"/>
              <w:jc w:val="both"/>
              <w:rPr>
                <w:rFonts w:ascii="Segoe UI" w:hAnsi="Segoe UI" w:cs="Segoe UI"/>
                <w:color w:val="333333"/>
                <w:sz w:val="24"/>
                <w:szCs w:val="24"/>
              </w:rPr>
            </w:pPr>
            <w:r w:rsidRPr="00D460BB">
              <w:rPr>
                <w:rFonts w:ascii="Segoe UI" w:hAnsi="Segoe UI" w:cs="Segoe UI"/>
                <w:color w:val="333333"/>
              </w:rPr>
              <w:t>out</w:t>
            </w:r>
          </w:p>
        </w:tc>
        <w:tc>
          <w:tcPr>
            <w:tcW w:w="301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2E16FC"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JspWriter</w:t>
            </w:r>
          </w:p>
        </w:tc>
      </w:tr>
      <w:tr w:rsidR="007F3A0C" w14:paraId="5C22E6E7" w14:textId="77777777" w:rsidTr="00C60590">
        <w:tc>
          <w:tcPr>
            <w:tcW w:w="198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A4DA7"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request</w:t>
            </w:r>
          </w:p>
        </w:tc>
        <w:tc>
          <w:tcPr>
            <w:tcW w:w="301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C20412"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HttpServletRequest</w:t>
            </w:r>
          </w:p>
        </w:tc>
      </w:tr>
      <w:tr w:rsidR="007F3A0C" w14:paraId="75C0808D" w14:textId="77777777" w:rsidTr="00C60590">
        <w:tc>
          <w:tcPr>
            <w:tcW w:w="198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0106E2"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response</w:t>
            </w:r>
          </w:p>
        </w:tc>
        <w:tc>
          <w:tcPr>
            <w:tcW w:w="301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71D336"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HttpServletResponse</w:t>
            </w:r>
          </w:p>
        </w:tc>
      </w:tr>
      <w:tr w:rsidR="007F3A0C" w14:paraId="22658D27" w14:textId="77777777" w:rsidTr="00C60590">
        <w:tc>
          <w:tcPr>
            <w:tcW w:w="198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109B6E"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lastRenderedPageBreak/>
              <w:t>config</w:t>
            </w:r>
          </w:p>
        </w:tc>
        <w:tc>
          <w:tcPr>
            <w:tcW w:w="301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27AEB1"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ServletConfig</w:t>
            </w:r>
          </w:p>
        </w:tc>
      </w:tr>
      <w:tr w:rsidR="007F3A0C" w14:paraId="435BB1F9" w14:textId="77777777" w:rsidTr="00C60590">
        <w:tc>
          <w:tcPr>
            <w:tcW w:w="198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4C445"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application</w:t>
            </w:r>
          </w:p>
        </w:tc>
        <w:tc>
          <w:tcPr>
            <w:tcW w:w="301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A6042"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ServletContext</w:t>
            </w:r>
          </w:p>
        </w:tc>
      </w:tr>
      <w:tr w:rsidR="007F3A0C" w14:paraId="10B5DF3B" w14:textId="77777777" w:rsidTr="00C60590">
        <w:tc>
          <w:tcPr>
            <w:tcW w:w="198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C769CF"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session</w:t>
            </w:r>
          </w:p>
        </w:tc>
        <w:tc>
          <w:tcPr>
            <w:tcW w:w="301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330790"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HttpSession</w:t>
            </w:r>
          </w:p>
        </w:tc>
      </w:tr>
      <w:tr w:rsidR="007F3A0C" w14:paraId="0E622B35" w14:textId="77777777" w:rsidTr="00C60590">
        <w:tc>
          <w:tcPr>
            <w:tcW w:w="198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418B97"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pageContext</w:t>
            </w:r>
          </w:p>
        </w:tc>
        <w:tc>
          <w:tcPr>
            <w:tcW w:w="301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94D953"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PageContext</w:t>
            </w:r>
          </w:p>
        </w:tc>
      </w:tr>
      <w:tr w:rsidR="007F3A0C" w14:paraId="533F579C" w14:textId="77777777" w:rsidTr="00C60590">
        <w:tc>
          <w:tcPr>
            <w:tcW w:w="198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2052DD"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page</w:t>
            </w:r>
          </w:p>
        </w:tc>
        <w:tc>
          <w:tcPr>
            <w:tcW w:w="301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7D47B"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Object</w:t>
            </w:r>
          </w:p>
        </w:tc>
      </w:tr>
      <w:tr w:rsidR="007F3A0C" w14:paraId="2CC2C83A" w14:textId="77777777" w:rsidTr="00C60590">
        <w:tc>
          <w:tcPr>
            <w:tcW w:w="198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10EF36"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exception</w:t>
            </w:r>
          </w:p>
        </w:tc>
        <w:tc>
          <w:tcPr>
            <w:tcW w:w="301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B5C7E7" w14:textId="77777777" w:rsidR="007F3A0C" w:rsidRPr="00D460BB" w:rsidRDefault="007F3A0C" w:rsidP="00D460BB">
            <w:pPr>
              <w:ind w:left="360"/>
              <w:jc w:val="both"/>
              <w:rPr>
                <w:rFonts w:ascii="Segoe UI" w:hAnsi="Segoe UI" w:cs="Segoe UI"/>
                <w:color w:val="333333"/>
              </w:rPr>
            </w:pPr>
            <w:r w:rsidRPr="00D460BB">
              <w:rPr>
                <w:rFonts w:ascii="Segoe UI" w:hAnsi="Segoe UI" w:cs="Segoe UI"/>
                <w:color w:val="333333"/>
              </w:rPr>
              <w:t>Throwable</w:t>
            </w:r>
          </w:p>
        </w:tc>
      </w:tr>
    </w:tbl>
    <w:p w14:paraId="478834B5" w14:textId="0F044D35" w:rsidR="007F3A0C" w:rsidRDefault="007F3A0C" w:rsidP="00D460BB">
      <w:pPr>
        <w:pStyle w:val="Heading3"/>
        <w:shd w:val="clear" w:color="auto" w:fill="FFFFFF"/>
        <w:spacing w:line="312" w:lineRule="atLeast"/>
        <w:ind w:left="1080"/>
        <w:jc w:val="both"/>
        <w:rPr>
          <w:rFonts w:ascii="Helvetica" w:hAnsi="Helvetica" w:cs="Helvetica"/>
          <w:color w:val="610B4B"/>
          <w:sz w:val="26"/>
          <w:szCs w:val="26"/>
        </w:rPr>
      </w:pPr>
      <w:r>
        <w:rPr>
          <w:rFonts w:ascii="Helvetica" w:hAnsi="Helvetica" w:cs="Helvetica"/>
          <w:b/>
          <w:bCs/>
          <w:color w:val="610B4B"/>
          <w:sz w:val="26"/>
          <w:szCs w:val="26"/>
        </w:rPr>
        <w:t>JSP out implicit object</w:t>
      </w:r>
    </w:p>
    <w:p w14:paraId="4F5AE336" w14:textId="77777777" w:rsidR="007F3A0C" w:rsidRDefault="007F3A0C" w:rsidP="00D460BB">
      <w:pPr>
        <w:pStyle w:val="NormalWeb"/>
        <w:shd w:val="clear" w:color="auto" w:fill="FFFFFF"/>
        <w:ind w:left="360"/>
        <w:jc w:val="both"/>
        <w:rPr>
          <w:rFonts w:ascii="Segoe UI" w:hAnsi="Segoe UI" w:cs="Segoe UI"/>
          <w:color w:val="333333"/>
        </w:rPr>
      </w:pPr>
      <w:r>
        <w:rPr>
          <w:rFonts w:ascii="Segoe UI" w:hAnsi="Segoe UI" w:cs="Segoe UI"/>
          <w:color w:val="333333"/>
        </w:rPr>
        <w:t>For writing any data to the buffer, JSP provides an implicit object named out. It is the object of JspWriter. In case of servlet you need to write:</w:t>
      </w:r>
    </w:p>
    <w:p w14:paraId="6CCB7830" w14:textId="77777777" w:rsidR="007F3A0C" w:rsidRDefault="007F3A0C"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PrintWriter out=response.getWriter();  </w:t>
      </w:r>
    </w:p>
    <w:p w14:paraId="54CEC704" w14:textId="77777777" w:rsidR="007F3A0C" w:rsidRDefault="007F3A0C" w:rsidP="00D460BB">
      <w:pPr>
        <w:pStyle w:val="NormalWeb"/>
        <w:shd w:val="clear" w:color="auto" w:fill="FFFFFF"/>
        <w:ind w:left="360"/>
        <w:jc w:val="both"/>
        <w:rPr>
          <w:rFonts w:ascii="Segoe UI" w:hAnsi="Segoe UI" w:cs="Segoe UI"/>
          <w:color w:val="333333"/>
        </w:rPr>
      </w:pPr>
      <w:r>
        <w:rPr>
          <w:rFonts w:ascii="Segoe UI" w:hAnsi="Segoe UI" w:cs="Segoe UI"/>
          <w:color w:val="333333"/>
        </w:rPr>
        <w:t>But in JSP, you don't need to write this code.</w:t>
      </w:r>
    </w:p>
    <w:p w14:paraId="1BB5CEC7" w14:textId="77777777" w:rsidR="007F3A0C" w:rsidRPr="00D460BB" w:rsidRDefault="00FE746B" w:rsidP="00D460BB">
      <w:pPr>
        <w:ind w:left="360"/>
        <w:rPr>
          <w:rFonts w:ascii="Times New Roman" w:hAnsi="Times New Roman" w:cs="Times New Roman"/>
        </w:rPr>
      </w:pPr>
      <w:r>
        <w:pict w14:anchorId="47CAC105">
          <v:rect id="_x0000_i1166" style="width:0;height:.75pt" o:hrstd="t" o:hrnoshade="t" o:hr="t" fillcolor="#d4d4d4" stroked="f"/>
        </w:pict>
      </w:r>
    </w:p>
    <w:p w14:paraId="28CA7878" w14:textId="77777777" w:rsidR="007F3A0C" w:rsidRDefault="007F3A0C"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out implicit object</w:t>
      </w:r>
    </w:p>
    <w:p w14:paraId="7A7C54B4" w14:textId="77777777" w:rsidR="007F3A0C" w:rsidRDefault="007F3A0C" w:rsidP="00D460BB">
      <w:pPr>
        <w:pStyle w:val="NormalWeb"/>
        <w:shd w:val="clear" w:color="auto" w:fill="FFFFFF"/>
        <w:ind w:left="360"/>
        <w:jc w:val="both"/>
        <w:rPr>
          <w:rFonts w:ascii="Segoe UI" w:hAnsi="Segoe UI" w:cs="Segoe UI"/>
          <w:color w:val="333333"/>
        </w:rPr>
      </w:pPr>
      <w:r>
        <w:rPr>
          <w:rFonts w:ascii="Segoe UI" w:hAnsi="Segoe UI" w:cs="Segoe UI"/>
          <w:color w:val="333333"/>
        </w:rPr>
        <w:t>In this example we are simply displaying date and time.</w:t>
      </w:r>
    </w:p>
    <w:p w14:paraId="0ECA77AD" w14:textId="77777777" w:rsidR="007F3A0C" w:rsidRDefault="007F3A0C" w:rsidP="00D460BB">
      <w:pPr>
        <w:pStyle w:val="Heading3"/>
        <w:shd w:val="clear" w:color="auto" w:fill="FFFFFF"/>
        <w:spacing w:line="312" w:lineRule="atLeast"/>
        <w:ind w:left="360"/>
        <w:jc w:val="both"/>
        <w:rPr>
          <w:rFonts w:ascii="Helvetica" w:hAnsi="Helvetica" w:cs="Helvetica"/>
          <w:color w:val="610B4B"/>
          <w:sz w:val="26"/>
          <w:szCs w:val="26"/>
        </w:rPr>
      </w:pPr>
      <w:r>
        <w:rPr>
          <w:rFonts w:ascii="Helvetica" w:hAnsi="Helvetica" w:cs="Helvetica"/>
          <w:b/>
          <w:bCs/>
          <w:color w:val="610B4B"/>
          <w:sz w:val="26"/>
          <w:szCs w:val="26"/>
        </w:rPr>
        <w:t>index.jsp</w:t>
      </w:r>
    </w:p>
    <w:p w14:paraId="085DEC1C" w14:textId="77777777" w:rsidR="007F3A0C" w:rsidRDefault="007F3A0C"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&lt;html&gt;  </w:t>
      </w:r>
    </w:p>
    <w:p w14:paraId="1637B3DC" w14:textId="77777777" w:rsidR="007F3A0C" w:rsidRPr="00D460BB" w:rsidRDefault="007F3A0C" w:rsidP="00D460BB">
      <w:pPr>
        <w:spacing w:after="0" w:line="375" w:lineRule="atLeast"/>
        <w:ind w:left="360"/>
        <w:jc w:val="both"/>
        <w:rPr>
          <w:rFonts w:ascii="Segoe UI" w:hAnsi="Segoe UI" w:cs="Segoe UI"/>
          <w:color w:val="000000"/>
        </w:rPr>
      </w:pPr>
      <w:r w:rsidRPr="00D460BB">
        <w:rPr>
          <w:rFonts w:ascii="Segoe UI" w:hAnsi="Segoe UI" w:cs="Segoe UI"/>
          <w:color w:val="000000"/>
          <w:bdr w:val="none" w:sz="0" w:space="0" w:color="auto" w:frame="1"/>
        </w:rPr>
        <w:t>&lt;body&gt;  </w:t>
      </w:r>
    </w:p>
    <w:p w14:paraId="71FBAF8C" w14:textId="77777777" w:rsidR="007F3A0C" w:rsidRDefault="007F3A0C"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 out.print(</w:t>
      </w:r>
      <w:r>
        <w:rPr>
          <w:rStyle w:val="string"/>
          <w:rFonts w:ascii="Segoe UI" w:hAnsi="Segoe UI" w:cs="Segoe UI"/>
          <w:color w:val="0000FF"/>
          <w:bdr w:val="none" w:sz="0" w:space="0" w:color="auto" w:frame="1"/>
        </w:rPr>
        <w:t>"Today is:"</w:t>
      </w:r>
      <w:r>
        <w:rPr>
          <w:rFonts w:ascii="Segoe UI" w:hAnsi="Segoe UI" w:cs="Segoe UI"/>
          <w:color w:val="000000"/>
          <w:bdr w:val="none" w:sz="0" w:space="0" w:color="auto" w:frame="1"/>
        </w:rPr>
        <w:t>+java.util.Calendar.getInstance().getTime()); %&gt;  </w:t>
      </w:r>
    </w:p>
    <w:p w14:paraId="5F8A89A4" w14:textId="77777777" w:rsidR="007F3A0C" w:rsidRPr="00D460BB" w:rsidRDefault="007F3A0C" w:rsidP="00D460BB">
      <w:pPr>
        <w:spacing w:after="0" w:line="375" w:lineRule="atLeast"/>
        <w:ind w:left="360"/>
        <w:jc w:val="both"/>
        <w:rPr>
          <w:rFonts w:ascii="Segoe UI" w:hAnsi="Segoe UI" w:cs="Segoe UI"/>
          <w:color w:val="000000"/>
        </w:rPr>
      </w:pPr>
      <w:r w:rsidRPr="00D460BB">
        <w:rPr>
          <w:rFonts w:ascii="Segoe UI" w:hAnsi="Segoe UI" w:cs="Segoe UI"/>
          <w:color w:val="000000"/>
          <w:bdr w:val="none" w:sz="0" w:space="0" w:color="auto" w:frame="1"/>
        </w:rPr>
        <w:t>&lt;/body&gt;  </w:t>
      </w:r>
    </w:p>
    <w:p w14:paraId="60CF351D" w14:textId="77777777" w:rsidR="007F3A0C" w:rsidRDefault="007F3A0C"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&lt;/html&gt;  </w:t>
      </w:r>
    </w:p>
    <w:p w14:paraId="08357FE4" w14:textId="77777777" w:rsidR="007F3A0C" w:rsidRDefault="007F3A0C"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lastRenderedPageBreak/>
        <w:t>Output</w:t>
      </w:r>
    </w:p>
    <w:p w14:paraId="5BD7F5F3" w14:textId="4B3CD3C2" w:rsidR="00190AF9" w:rsidRDefault="007F3A0C" w:rsidP="00D460BB">
      <w:pPr>
        <w:ind w:left="360"/>
      </w:pPr>
      <w:r>
        <w:rPr>
          <w:noProof/>
        </w:rPr>
        <w:drawing>
          <wp:inline distT="0" distB="0" distL="0" distR="0" wp14:anchorId="485BA8DE" wp14:editId="777128F2">
            <wp:extent cx="3634740" cy="2028825"/>
            <wp:effectExtent l="0" t="0" r="3810" b="9525"/>
            <wp:docPr id="1204435221" name="Picture 89" descr="jsp out implici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jsp out implicit object"/>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634740" cy="2028825"/>
                    </a:xfrm>
                    <a:prstGeom prst="rect">
                      <a:avLst/>
                    </a:prstGeom>
                    <a:noFill/>
                    <a:ln>
                      <a:noFill/>
                    </a:ln>
                  </pic:spPr>
                </pic:pic>
              </a:graphicData>
            </a:graphic>
          </wp:inline>
        </w:drawing>
      </w:r>
    </w:p>
    <w:p w14:paraId="285F2E56" w14:textId="77777777" w:rsidR="007F3A0C" w:rsidRDefault="007F3A0C" w:rsidP="00D460BB"/>
    <w:p w14:paraId="28ED4109" w14:textId="77777777" w:rsidR="007F3A0C" w:rsidRPr="007F3A0C" w:rsidRDefault="007F3A0C" w:rsidP="00D460BB">
      <w:pPr>
        <w:pStyle w:val="Heading1"/>
        <w:ind w:left="360"/>
        <w:rPr>
          <w:rFonts w:eastAsia="Times New Roman"/>
          <w:u w:val="single"/>
          <w:lang w:eastAsia="en-IN"/>
        </w:rPr>
      </w:pPr>
      <w:r w:rsidRPr="007F3A0C">
        <w:rPr>
          <w:rFonts w:eastAsia="Times New Roman"/>
          <w:u w:val="single"/>
          <w:lang w:eastAsia="en-IN"/>
        </w:rPr>
        <w:t>Request Object</w:t>
      </w:r>
    </w:p>
    <w:p w14:paraId="736DF3B5" w14:textId="77777777" w:rsidR="007F3A0C" w:rsidRDefault="007F3A0C" w:rsidP="00D460BB">
      <w:pPr>
        <w:pStyle w:val="Heading1"/>
        <w:ind w:left="360"/>
      </w:pPr>
      <w:r>
        <w:t>Request: Request() constructor</w:t>
      </w:r>
    </w:p>
    <w:p w14:paraId="5C2B6229" w14:textId="77777777" w:rsidR="007F3A0C" w:rsidRDefault="007F3A0C" w:rsidP="00D460BB">
      <w:pPr>
        <w:pStyle w:val="NormalWeb"/>
        <w:ind w:left="360"/>
      </w:pPr>
      <w:r>
        <w:t>The </w:t>
      </w:r>
      <w:r>
        <w:rPr>
          <w:rStyle w:val="HTMLCode"/>
          <w:rFonts w:ascii="var(--font-code)" w:eastAsiaTheme="majorEastAsia" w:hAnsi="var(--font-code)"/>
          <w:b/>
          <w:bCs/>
        </w:rPr>
        <w:t>Request()</w:t>
      </w:r>
      <w:r>
        <w:t> constructor creates a new </w:t>
      </w:r>
      <w:hyperlink r:id="rId308" w:history="1">
        <w:r>
          <w:rPr>
            <w:rStyle w:val="HTMLCode"/>
            <w:rFonts w:ascii="var(--font-code)" w:eastAsiaTheme="majorEastAsia" w:hAnsi="var(--font-code)"/>
            <w:color w:val="0000FF"/>
            <w:u w:val="single"/>
          </w:rPr>
          <w:t>Request</w:t>
        </w:r>
      </w:hyperlink>
      <w:r>
        <w:t> object.</w:t>
      </w:r>
    </w:p>
    <w:p w14:paraId="07619F08" w14:textId="77777777" w:rsidR="007F3A0C" w:rsidRDefault="00FE746B" w:rsidP="00D460BB">
      <w:pPr>
        <w:pStyle w:val="Heading2"/>
        <w:ind w:left="360"/>
      </w:pPr>
      <w:hyperlink r:id="rId309" w:anchor="syntax" w:history="1">
        <w:r w:rsidR="007F3A0C">
          <w:rPr>
            <w:rStyle w:val="Hyperlink"/>
            <w:u w:val="none"/>
          </w:rPr>
          <w:t>Syntax</w:t>
        </w:r>
      </w:hyperlink>
    </w:p>
    <w:p w14:paraId="471EAB1B" w14:textId="77777777" w:rsidR="007F3A0C" w:rsidRPr="00D460BB" w:rsidRDefault="007F3A0C" w:rsidP="00D460BB">
      <w:pPr>
        <w:ind w:left="360"/>
        <w:rPr>
          <w:rFonts w:ascii="var(--font-code)" w:hAnsi="var(--font-code)"/>
        </w:rPr>
      </w:pPr>
      <w:r w:rsidRPr="00D460BB">
        <w:rPr>
          <w:rStyle w:val="language-name"/>
          <w:rFonts w:ascii="var(--font-code)" w:hAnsi="var(--font-code)"/>
          <w:caps/>
        </w:rPr>
        <w:t>JS</w:t>
      </w:r>
      <w:r w:rsidRPr="00D460BB">
        <w:rPr>
          <w:rStyle w:val="visually-hidden"/>
          <w:rFonts w:ascii="var(--font-code)" w:hAnsi="var(--font-code)"/>
          <w:bdr w:val="none" w:sz="0" w:space="0" w:color="auto" w:frame="1"/>
        </w:rPr>
        <w:t>Copy to Clipboard</w:t>
      </w:r>
    </w:p>
    <w:p w14:paraId="7E97034C" w14:textId="77777777" w:rsidR="007F3A0C" w:rsidRDefault="007F3A0C" w:rsidP="00D460BB">
      <w:pPr>
        <w:pStyle w:val="HTMLPreformatted"/>
        <w:ind w:left="360"/>
        <w:rPr>
          <w:rStyle w:val="HTMLCode"/>
          <w:rFonts w:ascii="var(--font-code)" w:eastAsiaTheme="majorEastAsia" w:hAnsi="var(--font-code)"/>
        </w:rPr>
      </w:pPr>
      <w:r>
        <w:rPr>
          <w:rStyle w:val="token"/>
          <w:rFonts w:ascii="var(--font-code)" w:eastAsiaTheme="majorEastAsia" w:hAnsi="var(--font-code)"/>
        </w:rPr>
        <w:t>new</w:t>
      </w:r>
      <w:r>
        <w:rPr>
          <w:rStyle w:val="HTMLCode"/>
          <w:rFonts w:ascii="var(--font-code)" w:eastAsiaTheme="majorEastAsia" w:hAnsi="var(--font-code)"/>
        </w:rPr>
        <w:t xml:space="preserve"> </w:t>
      </w:r>
      <w:r>
        <w:rPr>
          <w:rStyle w:val="token"/>
          <w:rFonts w:ascii="var(--font-code)" w:eastAsiaTheme="majorEastAsia" w:hAnsi="var(--font-code)"/>
        </w:rPr>
        <w:t>Request(</w:t>
      </w:r>
      <w:r>
        <w:rPr>
          <w:rStyle w:val="HTMLCode"/>
          <w:rFonts w:ascii="var(--font-code)" w:eastAsiaTheme="majorEastAsia" w:hAnsi="var(--font-code)"/>
        </w:rPr>
        <w:t>input</w:t>
      </w:r>
      <w:r>
        <w:rPr>
          <w:rStyle w:val="token"/>
          <w:rFonts w:ascii="var(--font-code)" w:eastAsiaTheme="majorEastAsia" w:hAnsi="var(--font-code)"/>
        </w:rPr>
        <w:t>)</w:t>
      </w:r>
    </w:p>
    <w:p w14:paraId="0266684F" w14:textId="77777777" w:rsidR="007F3A0C" w:rsidRDefault="007F3A0C" w:rsidP="00D460BB">
      <w:pPr>
        <w:pStyle w:val="HTMLPreformatted"/>
        <w:ind w:left="360"/>
        <w:rPr>
          <w:rStyle w:val="HTMLCode"/>
          <w:rFonts w:ascii="var(--font-code)" w:eastAsiaTheme="majorEastAsia" w:hAnsi="var(--font-code)"/>
        </w:rPr>
      </w:pPr>
      <w:r>
        <w:rPr>
          <w:rStyle w:val="token"/>
          <w:rFonts w:ascii="var(--font-code)" w:eastAsiaTheme="majorEastAsia" w:hAnsi="var(--font-code)"/>
        </w:rPr>
        <w:t>new</w:t>
      </w:r>
      <w:r>
        <w:rPr>
          <w:rStyle w:val="HTMLCode"/>
          <w:rFonts w:ascii="var(--font-code)" w:eastAsiaTheme="majorEastAsia" w:hAnsi="var(--font-code)"/>
        </w:rPr>
        <w:t xml:space="preserve"> </w:t>
      </w:r>
      <w:r>
        <w:rPr>
          <w:rStyle w:val="token"/>
          <w:rFonts w:ascii="var(--font-code)" w:eastAsiaTheme="majorEastAsia" w:hAnsi="var(--font-code)"/>
        </w:rPr>
        <w:t>Request(</w:t>
      </w:r>
      <w:r>
        <w:rPr>
          <w:rStyle w:val="HTMLCode"/>
          <w:rFonts w:ascii="var(--font-code)" w:eastAsiaTheme="majorEastAsia" w:hAnsi="var(--font-code)"/>
        </w:rPr>
        <w:t>input</w:t>
      </w:r>
      <w:r>
        <w:rPr>
          <w:rStyle w:val="token"/>
          <w:rFonts w:ascii="var(--font-code)" w:eastAsiaTheme="majorEastAsia" w:hAnsi="var(--font-code)"/>
        </w:rPr>
        <w:t>,</w:t>
      </w:r>
      <w:r>
        <w:rPr>
          <w:rStyle w:val="HTMLCode"/>
          <w:rFonts w:ascii="var(--font-code)" w:eastAsiaTheme="majorEastAsia" w:hAnsi="var(--font-code)"/>
        </w:rPr>
        <w:t xml:space="preserve"> options</w:t>
      </w:r>
      <w:r>
        <w:rPr>
          <w:rStyle w:val="token"/>
          <w:rFonts w:ascii="var(--font-code)" w:eastAsiaTheme="majorEastAsia" w:hAnsi="var(--font-code)"/>
        </w:rPr>
        <w:t>)</w:t>
      </w:r>
    </w:p>
    <w:p w14:paraId="2DBC4F2E" w14:textId="77777777" w:rsidR="007F3A0C" w:rsidRDefault="00FE746B" w:rsidP="00D460BB">
      <w:pPr>
        <w:pStyle w:val="Heading3"/>
        <w:ind w:left="360"/>
        <w:rPr>
          <w:rFonts w:ascii="Times New Roman" w:hAnsi="Times New Roman"/>
        </w:rPr>
      </w:pPr>
      <w:hyperlink r:id="rId310" w:anchor="parameters" w:history="1">
        <w:r w:rsidR="007F3A0C">
          <w:rPr>
            <w:rStyle w:val="Hyperlink"/>
            <w:u w:val="none"/>
          </w:rPr>
          <w:t>Parameters</w:t>
        </w:r>
      </w:hyperlink>
    </w:p>
    <w:p w14:paraId="2C365F32" w14:textId="77777777" w:rsidR="007F3A0C" w:rsidRDefault="00FE746B" w:rsidP="00D460BB">
      <w:pPr>
        <w:ind w:left="360"/>
      </w:pPr>
      <w:hyperlink r:id="rId311" w:anchor="input" w:history="1">
        <w:r w:rsidR="007F3A0C" w:rsidRPr="00D460BB">
          <w:rPr>
            <w:rStyle w:val="HTMLCode"/>
            <w:rFonts w:ascii="var(--font-code)" w:eastAsiaTheme="majorEastAsia" w:hAnsi="var(--font-code)"/>
            <w:color w:val="0000FF"/>
          </w:rPr>
          <w:t>input</w:t>
        </w:r>
      </w:hyperlink>
    </w:p>
    <w:p w14:paraId="3CEED695" w14:textId="77777777" w:rsidR="007F3A0C" w:rsidRDefault="007F3A0C" w:rsidP="00D460BB">
      <w:pPr>
        <w:pStyle w:val="NormalWeb"/>
        <w:ind w:left="1080"/>
      </w:pPr>
      <w:r>
        <w:t>Defines the resource that you wish to fetch. This can either be:</w:t>
      </w:r>
    </w:p>
    <w:p w14:paraId="31AAEEAB" w14:textId="77777777" w:rsidR="007F3A0C" w:rsidRDefault="007F3A0C" w:rsidP="00D460BB">
      <w:pPr>
        <w:spacing w:before="100" w:beforeAutospacing="1" w:after="100" w:afterAutospacing="1" w:line="240" w:lineRule="auto"/>
        <w:ind w:left="360"/>
      </w:pPr>
      <w:r>
        <w:t>A string containing the URL of the resource you want to fetch. The URL may be relative to the base URL, which is the document's </w:t>
      </w:r>
      <w:hyperlink r:id="rId312" w:tooltip="baseURI" w:history="1">
        <w:r>
          <w:rPr>
            <w:rStyle w:val="HTMLCode"/>
            <w:rFonts w:ascii="var(--font-code)" w:eastAsiaTheme="majorEastAsia" w:hAnsi="var(--font-code)"/>
            <w:color w:val="0000FF"/>
            <w:u w:val="single"/>
          </w:rPr>
          <w:t>baseURI</w:t>
        </w:r>
      </w:hyperlink>
      <w:r>
        <w:t> in a window context, or </w:t>
      </w:r>
      <w:hyperlink r:id="rId313" w:history="1">
        <w:r>
          <w:rPr>
            <w:rStyle w:val="HTMLCode"/>
            <w:rFonts w:ascii="var(--font-code)" w:eastAsiaTheme="majorEastAsia" w:hAnsi="var(--font-code)"/>
            <w:color w:val="0000FF"/>
            <w:u w:val="single"/>
          </w:rPr>
          <w:t>WorkerGlobalScope.location</w:t>
        </w:r>
      </w:hyperlink>
      <w:r>
        <w:t> in a worker context.</w:t>
      </w:r>
    </w:p>
    <w:p w14:paraId="0592D61D" w14:textId="77777777" w:rsidR="007F3A0C" w:rsidRDefault="007F3A0C" w:rsidP="00D460BB">
      <w:pPr>
        <w:spacing w:before="100" w:beforeAutospacing="1" w:after="100" w:afterAutospacing="1" w:line="240" w:lineRule="auto"/>
        <w:ind w:left="360"/>
      </w:pPr>
      <w:r>
        <w:t>A </w:t>
      </w:r>
      <w:hyperlink r:id="rId314" w:history="1">
        <w:r>
          <w:rPr>
            <w:rStyle w:val="HTMLCode"/>
            <w:rFonts w:ascii="var(--font-code)" w:eastAsiaTheme="majorEastAsia" w:hAnsi="var(--font-code)"/>
            <w:color w:val="0000FF"/>
            <w:u w:val="single"/>
          </w:rPr>
          <w:t>Request</w:t>
        </w:r>
      </w:hyperlink>
      <w:r>
        <w:t> object, effectively creating a copy. Note the following behavioral updates to retain security while making the constructor less likely to throw exceptions:</w:t>
      </w:r>
    </w:p>
    <w:p w14:paraId="6D2CCEA7" w14:textId="77777777" w:rsidR="007F3A0C" w:rsidRDefault="007F3A0C" w:rsidP="00D460BB">
      <w:pPr>
        <w:spacing w:before="100" w:beforeAutospacing="1" w:after="100" w:afterAutospacing="1" w:line="240" w:lineRule="auto"/>
        <w:ind w:left="1080"/>
      </w:pPr>
      <w:r>
        <w:t>If this object exists on another origin to the constructor call, the </w:t>
      </w:r>
      <w:hyperlink r:id="rId315" w:history="1">
        <w:r>
          <w:rPr>
            <w:rStyle w:val="HTMLCode"/>
            <w:rFonts w:ascii="var(--font-code)" w:eastAsiaTheme="majorEastAsia" w:hAnsi="var(--font-code)"/>
            <w:color w:val="0000FF"/>
            <w:u w:val="single"/>
          </w:rPr>
          <w:t>Request.referrer</w:t>
        </w:r>
      </w:hyperlink>
      <w:r>
        <w:t> is stripped out.</w:t>
      </w:r>
    </w:p>
    <w:p w14:paraId="6B00DEBE" w14:textId="77777777" w:rsidR="007F3A0C" w:rsidRDefault="007F3A0C" w:rsidP="00D460BB">
      <w:pPr>
        <w:spacing w:before="100" w:beforeAutospacing="1" w:after="100" w:afterAutospacing="1" w:line="240" w:lineRule="auto"/>
        <w:ind w:left="1080"/>
      </w:pPr>
      <w:r>
        <w:t>If this object has a </w:t>
      </w:r>
      <w:hyperlink r:id="rId316" w:history="1">
        <w:r>
          <w:rPr>
            <w:rStyle w:val="HTMLCode"/>
            <w:rFonts w:ascii="var(--font-code)" w:eastAsiaTheme="majorEastAsia" w:hAnsi="var(--font-code)"/>
            <w:color w:val="0000FF"/>
            <w:u w:val="single"/>
          </w:rPr>
          <w:t>Request.mode</w:t>
        </w:r>
      </w:hyperlink>
      <w:r>
        <w:t> of </w:t>
      </w:r>
      <w:r>
        <w:rPr>
          <w:rStyle w:val="HTMLCode"/>
          <w:rFonts w:ascii="var(--font-code)" w:eastAsiaTheme="majorEastAsia" w:hAnsi="var(--font-code)"/>
        </w:rPr>
        <w:t>navigate</w:t>
      </w:r>
      <w:r>
        <w:t>, the </w:t>
      </w:r>
      <w:r>
        <w:rPr>
          <w:rStyle w:val="HTMLCode"/>
          <w:rFonts w:ascii="var(--font-code)" w:eastAsiaTheme="majorEastAsia" w:hAnsi="var(--font-code)"/>
        </w:rPr>
        <w:t>mode</w:t>
      </w:r>
      <w:r>
        <w:t> value is converted to </w:t>
      </w:r>
      <w:r>
        <w:rPr>
          <w:rStyle w:val="HTMLCode"/>
          <w:rFonts w:ascii="var(--font-code)" w:eastAsiaTheme="majorEastAsia" w:hAnsi="var(--font-code)"/>
        </w:rPr>
        <w:t>same-origin</w:t>
      </w:r>
      <w:r>
        <w:t>.</w:t>
      </w:r>
    </w:p>
    <w:p w14:paraId="1B6E0574" w14:textId="77777777" w:rsidR="007F3A0C" w:rsidRDefault="00FE746B" w:rsidP="00D460BB">
      <w:pPr>
        <w:spacing w:after="0"/>
        <w:ind w:left="360"/>
      </w:pPr>
      <w:hyperlink r:id="rId317" w:anchor="options" w:history="1">
        <w:r w:rsidR="007F3A0C" w:rsidRPr="00D460BB">
          <w:rPr>
            <w:rStyle w:val="HTMLCode"/>
            <w:rFonts w:ascii="var(--font-code)" w:eastAsiaTheme="majorEastAsia" w:hAnsi="var(--font-code)"/>
            <w:color w:val="0000FF"/>
          </w:rPr>
          <w:t>options</w:t>
        </w:r>
      </w:hyperlink>
      <w:r w:rsidR="007F3A0C">
        <w:t> </w:t>
      </w:r>
      <w:r w:rsidR="007F3A0C">
        <w:rPr>
          <w:rStyle w:val="badge"/>
        </w:rPr>
        <w:t>Optional</w:t>
      </w:r>
    </w:p>
    <w:p w14:paraId="66D3F24E" w14:textId="77777777" w:rsidR="007F3A0C" w:rsidRDefault="007F3A0C" w:rsidP="00D460BB">
      <w:pPr>
        <w:pStyle w:val="NormalWeb"/>
        <w:ind w:left="1080"/>
      </w:pPr>
      <w:r>
        <w:t>An object containing any custom settings that you want to apply to the request. The possible options are:</w:t>
      </w:r>
    </w:p>
    <w:p w14:paraId="6C0378E5" w14:textId="77777777" w:rsidR="007F3A0C" w:rsidRDefault="00FE746B" w:rsidP="00D460BB">
      <w:pPr>
        <w:ind w:left="1080"/>
      </w:pPr>
      <w:hyperlink r:id="rId318" w:anchor="method" w:history="1">
        <w:r w:rsidR="007F3A0C" w:rsidRPr="00D460BB">
          <w:rPr>
            <w:rStyle w:val="HTMLCode"/>
            <w:rFonts w:ascii="var(--font-code)" w:eastAsiaTheme="majorEastAsia" w:hAnsi="var(--font-code)"/>
            <w:color w:val="0000FF"/>
          </w:rPr>
          <w:t>method</w:t>
        </w:r>
      </w:hyperlink>
    </w:p>
    <w:p w14:paraId="5C41CBDF" w14:textId="77777777" w:rsidR="007F3A0C" w:rsidRDefault="007F3A0C" w:rsidP="00D460BB">
      <w:pPr>
        <w:pStyle w:val="NormalWeb"/>
        <w:ind w:left="1080"/>
      </w:pPr>
      <w:r>
        <w:lastRenderedPageBreak/>
        <w:t>The request method, e.g., </w:t>
      </w:r>
      <w:r>
        <w:rPr>
          <w:rStyle w:val="HTMLCode"/>
          <w:rFonts w:ascii="var(--font-code)" w:eastAsiaTheme="majorEastAsia" w:hAnsi="var(--font-code)"/>
        </w:rPr>
        <w:t>GET</w:t>
      </w:r>
      <w:r>
        <w:t>, </w:t>
      </w:r>
      <w:r>
        <w:rPr>
          <w:rStyle w:val="HTMLCode"/>
          <w:rFonts w:ascii="var(--font-code)" w:eastAsiaTheme="majorEastAsia" w:hAnsi="var(--font-code)"/>
        </w:rPr>
        <w:t>POST</w:t>
      </w:r>
      <w:r>
        <w:t>. The default is </w:t>
      </w:r>
      <w:r>
        <w:rPr>
          <w:rStyle w:val="HTMLCode"/>
          <w:rFonts w:ascii="var(--font-code)" w:eastAsiaTheme="majorEastAsia" w:hAnsi="var(--font-code)"/>
        </w:rPr>
        <w:t>GET</w:t>
      </w:r>
      <w:r>
        <w:t>.</w:t>
      </w:r>
    </w:p>
    <w:p w14:paraId="63370C64" w14:textId="77777777" w:rsidR="007F3A0C" w:rsidRDefault="00FE746B" w:rsidP="00D460BB">
      <w:pPr>
        <w:ind w:left="1080"/>
      </w:pPr>
      <w:hyperlink r:id="rId319" w:anchor="headers" w:history="1">
        <w:r w:rsidR="007F3A0C" w:rsidRPr="00D460BB">
          <w:rPr>
            <w:rStyle w:val="HTMLCode"/>
            <w:rFonts w:ascii="var(--font-code)" w:eastAsiaTheme="majorEastAsia" w:hAnsi="var(--font-code)"/>
            <w:color w:val="0000FF"/>
          </w:rPr>
          <w:t>headers</w:t>
        </w:r>
      </w:hyperlink>
    </w:p>
    <w:p w14:paraId="51E34520" w14:textId="77777777" w:rsidR="007F3A0C" w:rsidRDefault="007F3A0C" w:rsidP="00D460BB">
      <w:pPr>
        <w:pStyle w:val="NormalWeb"/>
        <w:ind w:left="1080"/>
      </w:pPr>
      <w:r>
        <w:t>Any headers you want to add to your request, contained within a </w:t>
      </w:r>
      <w:hyperlink r:id="rId320" w:history="1">
        <w:r>
          <w:rPr>
            <w:rStyle w:val="HTMLCode"/>
            <w:rFonts w:ascii="var(--font-code)" w:eastAsiaTheme="majorEastAsia" w:hAnsi="var(--font-code)"/>
            <w:color w:val="0000FF"/>
            <w:u w:val="single"/>
          </w:rPr>
          <w:t>Headers</w:t>
        </w:r>
      </w:hyperlink>
      <w:r>
        <w:t> object or an object literal with </w:t>
      </w:r>
      <w:hyperlink r:id="rId321" w:history="1">
        <w:r>
          <w:rPr>
            <w:rStyle w:val="HTMLCode"/>
            <w:rFonts w:ascii="var(--font-code)" w:eastAsiaTheme="majorEastAsia" w:hAnsi="var(--font-code)"/>
            <w:color w:val="0000FF"/>
            <w:u w:val="single"/>
          </w:rPr>
          <w:t>String</w:t>
        </w:r>
      </w:hyperlink>
      <w:r>
        <w:t> values.</w:t>
      </w:r>
    </w:p>
    <w:p w14:paraId="16DFAC94" w14:textId="77777777" w:rsidR="007F3A0C" w:rsidRDefault="00FE746B" w:rsidP="00D460BB">
      <w:pPr>
        <w:ind w:left="1080"/>
      </w:pPr>
      <w:hyperlink r:id="rId322" w:anchor="body" w:history="1">
        <w:r w:rsidR="007F3A0C" w:rsidRPr="00D460BB">
          <w:rPr>
            <w:rStyle w:val="HTMLCode"/>
            <w:rFonts w:ascii="var(--font-code)" w:eastAsiaTheme="majorEastAsia" w:hAnsi="var(--font-code)"/>
            <w:color w:val="0000FF"/>
          </w:rPr>
          <w:t>body</w:t>
        </w:r>
      </w:hyperlink>
    </w:p>
    <w:p w14:paraId="1DEC55FA" w14:textId="77777777" w:rsidR="007F3A0C" w:rsidRDefault="007F3A0C" w:rsidP="00D460BB">
      <w:pPr>
        <w:pStyle w:val="NormalWeb"/>
        <w:ind w:left="1080"/>
      </w:pPr>
      <w:r>
        <w:t>Any body that you want to add to your request: this can be a </w:t>
      </w:r>
      <w:hyperlink r:id="rId323" w:history="1">
        <w:r>
          <w:rPr>
            <w:rStyle w:val="HTMLCode"/>
            <w:rFonts w:ascii="var(--font-code)" w:eastAsiaTheme="majorEastAsia" w:hAnsi="var(--font-code)"/>
            <w:color w:val="0000FF"/>
            <w:u w:val="single"/>
          </w:rPr>
          <w:t>Blob</w:t>
        </w:r>
      </w:hyperlink>
      <w:r>
        <w:t>, an </w:t>
      </w:r>
      <w:hyperlink r:id="rId324" w:history="1">
        <w:r>
          <w:rPr>
            <w:rStyle w:val="HTMLCode"/>
            <w:rFonts w:ascii="var(--font-code)" w:eastAsiaTheme="majorEastAsia" w:hAnsi="var(--font-code)"/>
            <w:color w:val="0000FF"/>
            <w:u w:val="single"/>
          </w:rPr>
          <w:t>ArrayBuffer</w:t>
        </w:r>
      </w:hyperlink>
      <w:r>
        <w:t>, a </w:t>
      </w:r>
      <w:hyperlink r:id="rId325" w:history="1">
        <w:r>
          <w:rPr>
            <w:rStyle w:val="HTMLCode"/>
            <w:rFonts w:ascii="var(--font-code)" w:eastAsiaTheme="majorEastAsia" w:hAnsi="var(--font-code)"/>
            <w:color w:val="0000FF"/>
            <w:u w:val="single"/>
          </w:rPr>
          <w:t>TypedArray</w:t>
        </w:r>
      </w:hyperlink>
      <w:r>
        <w:t>, a </w:t>
      </w:r>
      <w:hyperlink r:id="rId326" w:history="1">
        <w:r>
          <w:rPr>
            <w:rStyle w:val="HTMLCode"/>
            <w:rFonts w:ascii="var(--font-code)" w:eastAsiaTheme="majorEastAsia" w:hAnsi="var(--font-code)"/>
            <w:color w:val="0000FF"/>
            <w:u w:val="single"/>
          </w:rPr>
          <w:t>DataView</w:t>
        </w:r>
      </w:hyperlink>
      <w:r>
        <w:t>, a </w:t>
      </w:r>
      <w:hyperlink r:id="rId327" w:history="1">
        <w:r>
          <w:rPr>
            <w:rStyle w:val="HTMLCode"/>
            <w:rFonts w:ascii="var(--font-code)" w:eastAsiaTheme="majorEastAsia" w:hAnsi="var(--font-code)"/>
            <w:color w:val="0000FF"/>
            <w:u w:val="single"/>
          </w:rPr>
          <w:t>FormData</w:t>
        </w:r>
      </w:hyperlink>
      <w:r>
        <w:t>, a </w:t>
      </w:r>
      <w:hyperlink r:id="rId328" w:history="1">
        <w:r>
          <w:rPr>
            <w:rStyle w:val="HTMLCode"/>
            <w:rFonts w:ascii="var(--font-code)" w:eastAsiaTheme="majorEastAsia" w:hAnsi="var(--font-code)"/>
            <w:color w:val="0000FF"/>
            <w:u w:val="single"/>
          </w:rPr>
          <w:t>URLSearchParams</w:t>
        </w:r>
      </w:hyperlink>
      <w:r>
        <w:t>, a string, or a </w:t>
      </w:r>
      <w:hyperlink r:id="rId329" w:history="1">
        <w:r>
          <w:rPr>
            <w:rStyle w:val="HTMLCode"/>
            <w:rFonts w:ascii="var(--font-code)" w:eastAsiaTheme="majorEastAsia" w:hAnsi="var(--font-code)"/>
            <w:color w:val="0000FF"/>
            <w:u w:val="single"/>
          </w:rPr>
          <w:t>ReadableStream</w:t>
        </w:r>
      </w:hyperlink>
      <w:r>
        <w:t> object. Note that a request using the </w:t>
      </w:r>
      <w:r>
        <w:rPr>
          <w:rStyle w:val="HTMLCode"/>
          <w:rFonts w:ascii="var(--font-code)" w:eastAsiaTheme="majorEastAsia" w:hAnsi="var(--font-code)"/>
        </w:rPr>
        <w:t>GET</w:t>
      </w:r>
      <w:r>
        <w:t> or </w:t>
      </w:r>
      <w:r>
        <w:rPr>
          <w:rStyle w:val="HTMLCode"/>
          <w:rFonts w:ascii="var(--font-code)" w:eastAsiaTheme="majorEastAsia" w:hAnsi="var(--font-code)"/>
        </w:rPr>
        <w:t>HEAD</w:t>
      </w:r>
      <w:r>
        <w:t> method cannot have a body.</w:t>
      </w:r>
    </w:p>
    <w:p w14:paraId="0EAB11BE" w14:textId="77777777" w:rsidR="007F3A0C" w:rsidRDefault="00FE746B" w:rsidP="00D460BB">
      <w:pPr>
        <w:ind w:left="1080"/>
      </w:pPr>
      <w:hyperlink r:id="rId330" w:anchor="mode" w:history="1">
        <w:r w:rsidR="007F3A0C" w:rsidRPr="00D460BB">
          <w:rPr>
            <w:rStyle w:val="HTMLCode"/>
            <w:rFonts w:ascii="var(--font-code)" w:eastAsiaTheme="majorEastAsia" w:hAnsi="var(--font-code)"/>
            <w:color w:val="0000FF"/>
          </w:rPr>
          <w:t>mode</w:t>
        </w:r>
      </w:hyperlink>
    </w:p>
    <w:p w14:paraId="53D46929" w14:textId="77777777" w:rsidR="007F3A0C" w:rsidRDefault="007F3A0C" w:rsidP="00D460BB">
      <w:pPr>
        <w:pStyle w:val="NormalWeb"/>
        <w:ind w:left="1080"/>
      </w:pPr>
      <w:r>
        <w:t>The mode you want to use for the request, e.g., </w:t>
      </w:r>
      <w:r>
        <w:rPr>
          <w:rStyle w:val="HTMLCode"/>
          <w:rFonts w:ascii="var(--font-code)" w:eastAsiaTheme="majorEastAsia" w:hAnsi="var(--font-code)"/>
        </w:rPr>
        <w:t>cors</w:t>
      </w:r>
      <w:r>
        <w:t>, </w:t>
      </w:r>
      <w:r>
        <w:rPr>
          <w:rStyle w:val="HTMLCode"/>
          <w:rFonts w:ascii="var(--font-code)" w:eastAsiaTheme="majorEastAsia" w:hAnsi="var(--font-code)"/>
        </w:rPr>
        <w:t>no-cors</w:t>
      </w:r>
      <w:r>
        <w:t>, </w:t>
      </w:r>
      <w:r>
        <w:rPr>
          <w:rStyle w:val="HTMLCode"/>
          <w:rFonts w:ascii="var(--font-code)" w:eastAsiaTheme="majorEastAsia" w:hAnsi="var(--font-code)"/>
        </w:rPr>
        <w:t>same-origin</w:t>
      </w:r>
      <w:r>
        <w:t>, or </w:t>
      </w:r>
      <w:r>
        <w:rPr>
          <w:rStyle w:val="HTMLCode"/>
          <w:rFonts w:ascii="var(--font-code)" w:eastAsiaTheme="majorEastAsia" w:hAnsi="var(--font-code)"/>
        </w:rPr>
        <w:t>navigate</w:t>
      </w:r>
      <w:r>
        <w:t>. The default is </w:t>
      </w:r>
      <w:r>
        <w:rPr>
          <w:rStyle w:val="HTMLCode"/>
          <w:rFonts w:ascii="var(--font-code)" w:eastAsiaTheme="majorEastAsia" w:hAnsi="var(--font-code)"/>
        </w:rPr>
        <w:t>cors</w:t>
      </w:r>
      <w:r>
        <w:t>.</w:t>
      </w:r>
    </w:p>
    <w:p w14:paraId="16D31A25" w14:textId="77777777" w:rsidR="007F3A0C" w:rsidRDefault="00FE746B" w:rsidP="00D460BB">
      <w:pPr>
        <w:ind w:left="1080"/>
      </w:pPr>
      <w:hyperlink r:id="rId331" w:anchor="credentials" w:history="1">
        <w:r w:rsidR="007F3A0C" w:rsidRPr="00D460BB">
          <w:rPr>
            <w:rStyle w:val="HTMLCode"/>
            <w:rFonts w:ascii="var(--font-code)" w:eastAsiaTheme="majorEastAsia" w:hAnsi="var(--font-code)"/>
            <w:color w:val="0000FF"/>
          </w:rPr>
          <w:t>credentials</w:t>
        </w:r>
      </w:hyperlink>
    </w:p>
    <w:p w14:paraId="3B9EC586" w14:textId="77777777" w:rsidR="007F3A0C" w:rsidRDefault="007F3A0C" w:rsidP="00D460BB">
      <w:pPr>
        <w:pStyle w:val="NormalWeb"/>
        <w:ind w:left="1080"/>
      </w:pPr>
      <w:r>
        <w:t>The request credentials you want to use for the request: </w:t>
      </w:r>
      <w:r>
        <w:rPr>
          <w:rStyle w:val="HTMLCode"/>
          <w:rFonts w:ascii="var(--font-code)" w:eastAsiaTheme="majorEastAsia" w:hAnsi="var(--font-code)"/>
        </w:rPr>
        <w:t>omit</w:t>
      </w:r>
      <w:r>
        <w:t>, </w:t>
      </w:r>
      <w:r>
        <w:rPr>
          <w:rStyle w:val="HTMLCode"/>
          <w:rFonts w:ascii="var(--font-code)" w:eastAsiaTheme="majorEastAsia" w:hAnsi="var(--font-code)"/>
        </w:rPr>
        <w:t>same-origin</w:t>
      </w:r>
      <w:r>
        <w:t>, or </w:t>
      </w:r>
      <w:r>
        <w:rPr>
          <w:rStyle w:val="HTMLCode"/>
          <w:rFonts w:ascii="var(--font-code)" w:eastAsiaTheme="majorEastAsia" w:hAnsi="var(--font-code)"/>
        </w:rPr>
        <w:t>include</w:t>
      </w:r>
      <w:r>
        <w:t>. The default is </w:t>
      </w:r>
      <w:r>
        <w:rPr>
          <w:rStyle w:val="HTMLCode"/>
          <w:rFonts w:ascii="var(--font-code)" w:eastAsiaTheme="majorEastAsia" w:hAnsi="var(--font-code)"/>
        </w:rPr>
        <w:t>same-origin</w:t>
      </w:r>
      <w:r>
        <w:t>.</w:t>
      </w:r>
    </w:p>
    <w:p w14:paraId="550C757A" w14:textId="77777777" w:rsidR="007F3A0C" w:rsidRDefault="00FE746B" w:rsidP="00D460BB">
      <w:pPr>
        <w:ind w:left="1080"/>
      </w:pPr>
      <w:hyperlink r:id="rId332" w:anchor="cache" w:history="1">
        <w:r w:rsidR="007F3A0C" w:rsidRPr="00D460BB">
          <w:rPr>
            <w:rStyle w:val="HTMLCode"/>
            <w:rFonts w:ascii="var(--font-code)" w:eastAsiaTheme="majorEastAsia" w:hAnsi="var(--font-code)"/>
            <w:color w:val="0000FF"/>
          </w:rPr>
          <w:t>cache</w:t>
        </w:r>
      </w:hyperlink>
    </w:p>
    <w:p w14:paraId="5A03B451" w14:textId="77777777" w:rsidR="007F3A0C" w:rsidRDefault="007F3A0C" w:rsidP="00D460BB">
      <w:pPr>
        <w:pStyle w:val="NormalWeb"/>
        <w:ind w:left="1080"/>
      </w:pPr>
      <w:r>
        <w:t>The </w:t>
      </w:r>
      <w:hyperlink r:id="rId333" w:history="1">
        <w:r>
          <w:rPr>
            <w:rStyle w:val="Hyperlink"/>
          </w:rPr>
          <w:t>cache mode</w:t>
        </w:r>
      </w:hyperlink>
      <w:r>
        <w:t> you want to use for the request.</w:t>
      </w:r>
    </w:p>
    <w:p w14:paraId="5B296FF3" w14:textId="77777777" w:rsidR="007F3A0C" w:rsidRDefault="00FE746B" w:rsidP="00D460BB">
      <w:pPr>
        <w:ind w:left="1080"/>
      </w:pPr>
      <w:hyperlink r:id="rId334" w:anchor="redirect" w:history="1">
        <w:r w:rsidR="007F3A0C" w:rsidRPr="00D460BB">
          <w:rPr>
            <w:rStyle w:val="HTMLCode"/>
            <w:rFonts w:ascii="var(--font-code)" w:eastAsiaTheme="majorEastAsia" w:hAnsi="var(--font-code)"/>
            <w:color w:val="0000FF"/>
          </w:rPr>
          <w:t>redirect</w:t>
        </w:r>
      </w:hyperlink>
    </w:p>
    <w:p w14:paraId="5FB8A607" w14:textId="77777777" w:rsidR="007F3A0C" w:rsidRDefault="007F3A0C" w:rsidP="00D460BB">
      <w:pPr>
        <w:pStyle w:val="NormalWeb"/>
        <w:ind w:left="1080"/>
      </w:pPr>
      <w:r>
        <w:t>The redirect mode to use: </w:t>
      </w:r>
      <w:r>
        <w:rPr>
          <w:rStyle w:val="HTMLCode"/>
          <w:rFonts w:ascii="var(--font-code)" w:eastAsiaTheme="majorEastAsia" w:hAnsi="var(--font-code)"/>
        </w:rPr>
        <w:t>follow</w:t>
      </w:r>
      <w:r>
        <w:t>, </w:t>
      </w:r>
      <w:r>
        <w:rPr>
          <w:rStyle w:val="HTMLCode"/>
          <w:rFonts w:ascii="var(--font-code)" w:eastAsiaTheme="majorEastAsia" w:hAnsi="var(--font-code)"/>
        </w:rPr>
        <w:t>error</w:t>
      </w:r>
      <w:r>
        <w:t>, or </w:t>
      </w:r>
      <w:r>
        <w:rPr>
          <w:rStyle w:val="HTMLCode"/>
          <w:rFonts w:ascii="var(--font-code)" w:eastAsiaTheme="majorEastAsia" w:hAnsi="var(--font-code)"/>
        </w:rPr>
        <w:t>manual</w:t>
      </w:r>
      <w:r>
        <w:t>. The default is </w:t>
      </w:r>
      <w:r>
        <w:rPr>
          <w:rStyle w:val="HTMLCode"/>
          <w:rFonts w:ascii="var(--font-code)" w:eastAsiaTheme="majorEastAsia" w:hAnsi="var(--font-code)"/>
        </w:rPr>
        <w:t>follow</w:t>
      </w:r>
      <w:r>
        <w:t>.</w:t>
      </w:r>
    </w:p>
    <w:p w14:paraId="49C631D6" w14:textId="77777777" w:rsidR="007F3A0C" w:rsidRDefault="00FE746B" w:rsidP="00D460BB">
      <w:pPr>
        <w:ind w:left="1080"/>
      </w:pPr>
      <w:hyperlink r:id="rId335" w:anchor="referrer" w:history="1">
        <w:r w:rsidR="007F3A0C" w:rsidRPr="00D460BB">
          <w:rPr>
            <w:rStyle w:val="HTMLCode"/>
            <w:rFonts w:ascii="var(--font-code)" w:eastAsiaTheme="majorEastAsia" w:hAnsi="var(--font-code)"/>
            <w:color w:val="0000FF"/>
          </w:rPr>
          <w:t>referrer</w:t>
        </w:r>
      </w:hyperlink>
    </w:p>
    <w:p w14:paraId="5372A9AB" w14:textId="77777777" w:rsidR="007F3A0C" w:rsidRDefault="007F3A0C" w:rsidP="00D460BB">
      <w:pPr>
        <w:pStyle w:val="NormalWeb"/>
        <w:ind w:left="1080"/>
      </w:pPr>
      <w:r>
        <w:t>A string specifying </w:t>
      </w:r>
      <w:r>
        <w:rPr>
          <w:rStyle w:val="HTMLCode"/>
          <w:rFonts w:ascii="var(--font-code)" w:eastAsiaTheme="majorEastAsia" w:hAnsi="var(--font-code)"/>
        </w:rPr>
        <w:t>no-referrer</w:t>
      </w:r>
      <w:r>
        <w:t>, </w:t>
      </w:r>
      <w:r>
        <w:rPr>
          <w:rStyle w:val="HTMLCode"/>
          <w:rFonts w:ascii="var(--font-code)" w:eastAsiaTheme="majorEastAsia" w:hAnsi="var(--font-code)"/>
        </w:rPr>
        <w:t>client</w:t>
      </w:r>
      <w:r>
        <w:t>, or a URL. The default is </w:t>
      </w:r>
      <w:r>
        <w:rPr>
          <w:rStyle w:val="HTMLCode"/>
          <w:rFonts w:ascii="var(--font-code)" w:eastAsiaTheme="majorEastAsia" w:hAnsi="var(--font-code)"/>
        </w:rPr>
        <w:t>about:client</w:t>
      </w:r>
      <w:r>
        <w:t>.</w:t>
      </w:r>
    </w:p>
    <w:p w14:paraId="70E3F789" w14:textId="77777777" w:rsidR="007F3A0C" w:rsidRDefault="00FE746B" w:rsidP="00D460BB">
      <w:pPr>
        <w:ind w:left="1080"/>
      </w:pPr>
      <w:hyperlink r:id="rId336" w:anchor="referrerpolicy" w:history="1">
        <w:r w:rsidR="007F3A0C" w:rsidRPr="00D460BB">
          <w:rPr>
            <w:rStyle w:val="HTMLCode"/>
            <w:rFonts w:ascii="var(--font-code)" w:eastAsiaTheme="majorEastAsia" w:hAnsi="var(--font-code)"/>
            <w:color w:val="0000FF"/>
          </w:rPr>
          <w:t>referrerPolicy</w:t>
        </w:r>
      </w:hyperlink>
    </w:p>
    <w:p w14:paraId="749C2A9E" w14:textId="77777777" w:rsidR="007F3A0C" w:rsidRDefault="007F3A0C" w:rsidP="00D460BB">
      <w:pPr>
        <w:pStyle w:val="NormalWeb"/>
        <w:ind w:left="1080"/>
      </w:pPr>
      <w:r>
        <w:t>A string that changes how the referrer header is populated during certain actions (e.g., fetching subresources, prefetching, performing navigations).</w:t>
      </w:r>
    </w:p>
    <w:p w14:paraId="261BE650" w14:textId="77777777" w:rsidR="007F3A0C" w:rsidRDefault="00FE746B" w:rsidP="00D460BB">
      <w:pPr>
        <w:ind w:left="1080"/>
      </w:pPr>
      <w:hyperlink r:id="rId337" w:anchor="integrity" w:history="1">
        <w:r w:rsidR="007F3A0C" w:rsidRPr="00D460BB">
          <w:rPr>
            <w:rStyle w:val="HTMLCode"/>
            <w:rFonts w:ascii="var(--font-code)" w:eastAsiaTheme="majorEastAsia" w:hAnsi="var(--font-code)"/>
            <w:color w:val="0000FF"/>
          </w:rPr>
          <w:t>integrity</w:t>
        </w:r>
      </w:hyperlink>
    </w:p>
    <w:p w14:paraId="175F48BB" w14:textId="07CC7608" w:rsidR="007F3A0C" w:rsidRDefault="007F3A0C" w:rsidP="00D460BB">
      <w:pPr>
        <w:pStyle w:val="NormalWeb"/>
        <w:ind w:left="1080"/>
      </w:pPr>
      <w:r>
        <w:t>Contains the </w:t>
      </w:r>
      <w:hyperlink r:id="rId338" w:history="1">
        <w:r>
          <w:rPr>
            <w:rStyle w:val="Hyperlink"/>
          </w:rPr>
          <w:t>subresource integrity</w:t>
        </w:r>
      </w:hyperlink>
      <w:r>
        <w:t> value of the request (e.g., </w:t>
      </w:r>
      <w:r>
        <w:rPr>
          <w:rStyle w:val="HTMLCode"/>
          <w:rFonts w:ascii="var(--font-code)" w:eastAsiaTheme="majorEastAsia" w:hAnsi="var(--font-code)"/>
        </w:rPr>
        <w:t>sha256-BpfBw7ivV8q</w:t>
      </w:r>
      <w:r w:rsidR="00A039E7">
        <w:rPr>
          <w:rStyle w:val="HTMLCode"/>
          <w:rFonts w:ascii="var(--font-code)" w:eastAsiaTheme="majorEastAsia" w:hAnsi="var(--font-code)"/>
        </w:rPr>
        <w:t xml:space="preserve"> </w:t>
      </w:r>
      <w:r>
        <w:rPr>
          <w:rStyle w:val="HTMLCode"/>
          <w:rFonts w:ascii="var(--font-code)" w:eastAsiaTheme="majorEastAsia" w:hAnsi="var(--font-code)"/>
        </w:rPr>
        <w:t>2jLiT13fxDYAe2tJllusRSZ273h2nFSE=</w:t>
      </w:r>
      <w:r>
        <w:t>).</w:t>
      </w:r>
    </w:p>
    <w:p w14:paraId="3D75F438" w14:textId="77777777" w:rsidR="007F3A0C" w:rsidRDefault="00FE746B" w:rsidP="00D460BB">
      <w:pPr>
        <w:ind w:left="1080"/>
      </w:pPr>
      <w:hyperlink r:id="rId339" w:anchor="keepalive" w:history="1">
        <w:r w:rsidR="007F3A0C" w:rsidRPr="00D460BB">
          <w:rPr>
            <w:rStyle w:val="HTMLCode"/>
            <w:rFonts w:ascii="var(--font-code)" w:eastAsiaTheme="majorEastAsia" w:hAnsi="var(--font-code)"/>
            <w:color w:val="0000FF"/>
          </w:rPr>
          <w:t>keepalive</w:t>
        </w:r>
      </w:hyperlink>
    </w:p>
    <w:p w14:paraId="7126CA5A" w14:textId="77777777" w:rsidR="007F3A0C" w:rsidRDefault="007F3A0C" w:rsidP="00D460BB">
      <w:pPr>
        <w:pStyle w:val="NormalWeb"/>
        <w:ind w:left="1080"/>
      </w:pPr>
      <w:r>
        <w:t>A boolean that indicates whether to make a persistent connection for multiple requests/responses.</w:t>
      </w:r>
    </w:p>
    <w:p w14:paraId="782DDFDE" w14:textId="77777777" w:rsidR="007F3A0C" w:rsidRDefault="00FE746B" w:rsidP="00D460BB">
      <w:pPr>
        <w:ind w:left="1080"/>
      </w:pPr>
      <w:hyperlink r:id="rId340" w:anchor="signal" w:history="1">
        <w:r w:rsidR="007F3A0C" w:rsidRPr="00D460BB">
          <w:rPr>
            <w:rStyle w:val="HTMLCode"/>
            <w:rFonts w:ascii="var(--font-code)" w:eastAsiaTheme="majorEastAsia" w:hAnsi="var(--font-code)"/>
            <w:color w:val="0000FF"/>
          </w:rPr>
          <w:t>signal</w:t>
        </w:r>
      </w:hyperlink>
    </w:p>
    <w:p w14:paraId="12F24D8C" w14:textId="77777777" w:rsidR="007F3A0C" w:rsidRDefault="007F3A0C" w:rsidP="00D460BB">
      <w:pPr>
        <w:pStyle w:val="NormalWeb"/>
        <w:ind w:left="1080"/>
      </w:pPr>
      <w:r>
        <w:t>An </w:t>
      </w:r>
      <w:hyperlink r:id="rId341" w:history="1">
        <w:r>
          <w:rPr>
            <w:rStyle w:val="Hyperlink"/>
          </w:rPr>
          <w:t>AbortSignal</w:t>
        </w:r>
      </w:hyperlink>
      <w:r>
        <w:t> object which can be used to communicate with/abort a request.</w:t>
      </w:r>
    </w:p>
    <w:p w14:paraId="7495BE1C" w14:textId="77777777" w:rsidR="007F3A0C" w:rsidRDefault="00FE746B" w:rsidP="00D460BB">
      <w:pPr>
        <w:ind w:left="1080"/>
      </w:pPr>
      <w:hyperlink r:id="rId342" w:anchor="priority" w:history="1">
        <w:r w:rsidR="007F3A0C" w:rsidRPr="00D460BB">
          <w:rPr>
            <w:rStyle w:val="HTMLCode"/>
            <w:rFonts w:ascii="var(--font-code)" w:eastAsiaTheme="majorEastAsia" w:hAnsi="var(--font-code)"/>
            <w:color w:val="0000FF"/>
          </w:rPr>
          <w:t>priority</w:t>
        </w:r>
      </w:hyperlink>
    </w:p>
    <w:p w14:paraId="2FAB389A" w14:textId="77777777" w:rsidR="007F3A0C" w:rsidRDefault="007F3A0C" w:rsidP="00D460BB">
      <w:pPr>
        <w:pStyle w:val="NormalWeb"/>
        <w:ind w:left="1080"/>
      </w:pPr>
      <w:r>
        <w:t>Specifies the priority of the fetch request relative to other requests of the same type. Must be one of the following strings:</w:t>
      </w:r>
    </w:p>
    <w:p w14:paraId="56A72C4F" w14:textId="77777777" w:rsidR="007F3A0C" w:rsidRDefault="007F3A0C" w:rsidP="00D460BB">
      <w:pPr>
        <w:spacing w:before="100" w:beforeAutospacing="1" w:after="100" w:afterAutospacing="1" w:line="240" w:lineRule="auto"/>
        <w:ind w:left="360"/>
      </w:pPr>
      <w:r>
        <w:rPr>
          <w:rStyle w:val="HTMLCode"/>
          <w:rFonts w:ascii="var(--font-code)" w:eastAsiaTheme="majorEastAsia" w:hAnsi="var(--font-code)"/>
        </w:rPr>
        <w:t>high</w:t>
      </w:r>
      <w:r>
        <w:t>: A high priority fetch request relative to other requests of the same type.</w:t>
      </w:r>
    </w:p>
    <w:p w14:paraId="665BADA9" w14:textId="77777777" w:rsidR="007F3A0C" w:rsidRDefault="007F3A0C" w:rsidP="00D460BB">
      <w:pPr>
        <w:spacing w:before="100" w:beforeAutospacing="1" w:after="100" w:afterAutospacing="1" w:line="240" w:lineRule="auto"/>
        <w:ind w:left="360"/>
      </w:pPr>
      <w:r>
        <w:rPr>
          <w:rStyle w:val="HTMLCode"/>
          <w:rFonts w:ascii="var(--font-code)" w:eastAsiaTheme="majorEastAsia" w:hAnsi="var(--font-code)"/>
        </w:rPr>
        <w:t>low</w:t>
      </w:r>
      <w:r>
        <w:t>: A low priority fetch request relative to other requests of the same type.</w:t>
      </w:r>
    </w:p>
    <w:p w14:paraId="662219DD" w14:textId="77777777" w:rsidR="007F3A0C" w:rsidRDefault="007F3A0C" w:rsidP="00D460BB">
      <w:pPr>
        <w:spacing w:before="100" w:beforeAutospacing="1" w:after="100" w:afterAutospacing="1" w:line="240" w:lineRule="auto"/>
        <w:ind w:left="360"/>
      </w:pPr>
      <w:r>
        <w:rPr>
          <w:rStyle w:val="HTMLCode"/>
          <w:rFonts w:ascii="var(--font-code)" w:eastAsiaTheme="majorEastAsia" w:hAnsi="var(--font-code)"/>
        </w:rPr>
        <w:t>auto</w:t>
      </w:r>
      <w:r>
        <w:t>: Automatically determine the priority of the fetch request relative to other requests of the same type (default).</w:t>
      </w:r>
    </w:p>
    <w:p w14:paraId="45471B96" w14:textId="77777777" w:rsidR="007F3A0C" w:rsidRDefault="007F3A0C" w:rsidP="00D460BB">
      <w:pPr>
        <w:pStyle w:val="NormalWeb"/>
        <w:ind w:left="1080"/>
      </w:pPr>
      <w:r>
        <w:t>If you construct a new </w:t>
      </w:r>
      <w:r>
        <w:rPr>
          <w:rStyle w:val="HTMLCode"/>
          <w:rFonts w:ascii="var(--font-code)" w:eastAsiaTheme="majorEastAsia" w:hAnsi="var(--font-code)"/>
        </w:rPr>
        <w:t>Request</w:t>
      </w:r>
      <w:r>
        <w:t> from an existing </w:t>
      </w:r>
      <w:r>
        <w:rPr>
          <w:rStyle w:val="HTMLCode"/>
          <w:rFonts w:ascii="var(--font-code)" w:eastAsiaTheme="majorEastAsia" w:hAnsi="var(--font-code)"/>
        </w:rPr>
        <w:t>Request</w:t>
      </w:r>
      <w:r>
        <w:t>, any options you set in an </w:t>
      </w:r>
      <w:r>
        <w:rPr>
          <w:rStyle w:val="Emphasis"/>
        </w:rPr>
        <w:t>options</w:t>
      </w:r>
      <w:r>
        <w:t> argument for the new request replace any corresponding options set in the original </w:t>
      </w:r>
      <w:r>
        <w:rPr>
          <w:rStyle w:val="HTMLCode"/>
          <w:rFonts w:ascii="var(--font-code)" w:eastAsiaTheme="majorEastAsia" w:hAnsi="var(--font-code)"/>
        </w:rPr>
        <w:t>Request</w:t>
      </w:r>
      <w:r>
        <w:t>. For example:</w:t>
      </w:r>
    </w:p>
    <w:p w14:paraId="53FA1D56" w14:textId="77777777" w:rsidR="007F3A0C" w:rsidRPr="00D460BB" w:rsidRDefault="007F3A0C" w:rsidP="00D460BB">
      <w:pPr>
        <w:ind w:left="1080"/>
        <w:rPr>
          <w:rFonts w:ascii="var(--font-code)" w:hAnsi="var(--font-code)"/>
        </w:rPr>
      </w:pPr>
      <w:r w:rsidRPr="00D460BB">
        <w:rPr>
          <w:rStyle w:val="language-name"/>
          <w:rFonts w:ascii="var(--font-code)" w:hAnsi="var(--font-code)"/>
          <w:caps/>
        </w:rPr>
        <w:t>JS</w:t>
      </w:r>
      <w:r w:rsidRPr="00D460BB">
        <w:rPr>
          <w:rStyle w:val="visually-hidden"/>
          <w:rFonts w:ascii="var(--font-code)" w:hAnsi="var(--font-code)"/>
          <w:bdr w:val="none" w:sz="0" w:space="0" w:color="auto" w:frame="1"/>
        </w:rPr>
        <w:t>Copy to Clipboard</w:t>
      </w:r>
    </w:p>
    <w:p w14:paraId="3D444FE6" w14:textId="77777777" w:rsidR="007F3A0C" w:rsidRDefault="007F3A0C" w:rsidP="00D460BB">
      <w:pPr>
        <w:pStyle w:val="HTMLPreformatted"/>
        <w:ind w:left="1080"/>
        <w:rPr>
          <w:rStyle w:val="HTMLCode"/>
          <w:rFonts w:ascii="var(--font-code)" w:eastAsiaTheme="majorEastAsia" w:hAnsi="var(--font-code)"/>
        </w:rPr>
      </w:pPr>
      <w:r>
        <w:rPr>
          <w:rStyle w:val="token"/>
          <w:rFonts w:ascii="var(--font-code)" w:eastAsiaTheme="majorEastAsia" w:hAnsi="var(--font-code)"/>
        </w:rPr>
        <w:t>const</w:t>
      </w:r>
      <w:r>
        <w:rPr>
          <w:rStyle w:val="HTMLCode"/>
          <w:rFonts w:ascii="var(--font-code)" w:eastAsiaTheme="majorEastAsia" w:hAnsi="var(--font-code)"/>
        </w:rPr>
        <w:t xml:space="preserve"> oldRequest </w:t>
      </w:r>
      <w:r>
        <w:rPr>
          <w:rStyle w:val="token"/>
          <w:rFonts w:ascii="var(--font-code)" w:eastAsiaTheme="majorEastAsia" w:hAnsi="var(--font-code)"/>
        </w:rPr>
        <w:t>=</w:t>
      </w:r>
      <w:r>
        <w:rPr>
          <w:rStyle w:val="HTMLCode"/>
          <w:rFonts w:ascii="var(--font-code)" w:eastAsiaTheme="majorEastAsia" w:hAnsi="var(--font-code)"/>
        </w:rPr>
        <w:t xml:space="preserve"> </w:t>
      </w:r>
      <w:r>
        <w:rPr>
          <w:rStyle w:val="token"/>
          <w:rFonts w:ascii="var(--font-code)" w:eastAsiaTheme="majorEastAsia" w:hAnsi="var(--font-code)"/>
        </w:rPr>
        <w:t>new</w:t>
      </w:r>
      <w:r>
        <w:rPr>
          <w:rStyle w:val="HTMLCode"/>
          <w:rFonts w:ascii="var(--font-code)" w:eastAsiaTheme="majorEastAsia" w:hAnsi="var(--font-code)"/>
        </w:rPr>
        <w:t xml:space="preserve"> </w:t>
      </w:r>
      <w:r>
        <w:rPr>
          <w:rStyle w:val="token"/>
          <w:rFonts w:ascii="var(--font-code)" w:eastAsiaTheme="majorEastAsia" w:hAnsi="var(--font-code)"/>
        </w:rPr>
        <w:t>Request(</w:t>
      </w:r>
    </w:p>
    <w:p w14:paraId="00B9F45D" w14:textId="552D6D37" w:rsidR="007F3A0C" w:rsidRDefault="007F3A0C" w:rsidP="00D460BB">
      <w:pPr>
        <w:pStyle w:val="HTMLPreformatted"/>
        <w:ind w:left="1080"/>
        <w:rPr>
          <w:rStyle w:val="HTMLCode"/>
          <w:rFonts w:ascii="var(--font-code)" w:eastAsiaTheme="majorEastAsia" w:hAnsi="var(--font-code)"/>
        </w:rPr>
      </w:pPr>
      <w:r>
        <w:rPr>
          <w:rStyle w:val="token"/>
          <w:rFonts w:ascii="var(--font-code)" w:eastAsiaTheme="majorEastAsia" w:hAnsi="var(--font-code)"/>
        </w:rPr>
        <w:t>"https://github.com/mdn/content/issues/12959",</w:t>
      </w:r>
    </w:p>
    <w:p w14:paraId="78E04409" w14:textId="4AC3AA00" w:rsidR="007F3A0C" w:rsidRDefault="007F3A0C" w:rsidP="00D460BB">
      <w:pPr>
        <w:pStyle w:val="HTMLPreformatted"/>
        <w:ind w:left="1080"/>
        <w:rPr>
          <w:rStyle w:val="HTMLCode"/>
          <w:rFonts w:ascii="var(--font-code)" w:eastAsiaTheme="majorEastAsia" w:hAnsi="var(--font-code)"/>
        </w:rPr>
      </w:pPr>
      <w:r>
        <w:rPr>
          <w:rStyle w:val="token"/>
          <w:rFonts w:ascii="var(--font-code)" w:eastAsiaTheme="majorEastAsia" w:hAnsi="var(--font-code)"/>
        </w:rPr>
        <w:t>{</w:t>
      </w:r>
      <w:r>
        <w:rPr>
          <w:rStyle w:val="HTMLCode"/>
          <w:rFonts w:ascii="var(--font-code)" w:eastAsiaTheme="majorEastAsia" w:hAnsi="var(--font-code)"/>
        </w:rPr>
        <w:t xml:space="preserve"> </w:t>
      </w:r>
      <w:r>
        <w:rPr>
          <w:rStyle w:val="token"/>
          <w:rFonts w:ascii="var(--font-code)" w:eastAsiaTheme="majorEastAsia" w:hAnsi="var(--font-code)"/>
        </w:rPr>
        <w:t>headers:</w:t>
      </w:r>
      <w:r>
        <w:rPr>
          <w:rStyle w:val="HTMLCode"/>
          <w:rFonts w:ascii="var(--font-code)" w:eastAsiaTheme="majorEastAsia" w:hAnsi="var(--font-code)"/>
        </w:rPr>
        <w:t xml:space="preserve"> </w:t>
      </w:r>
      <w:r>
        <w:rPr>
          <w:rStyle w:val="token"/>
          <w:rFonts w:ascii="var(--font-code)" w:eastAsiaTheme="majorEastAsia" w:hAnsi="var(--font-code)"/>
        </w:rPr>
        <w:t>{</w:t>
      </w:r>
      <w:r>
        <w:rPr>
          <w:rStyle w:val="HTMLCode"/>
          <w:rFonts w:ascii="var(--font-code)" w:eastAsiaTheme="majorEastAsia" w:hAnsi="var(--font-code)"/>
        </w:rPr>
        <w:t xml:space="preserve"> </w:t>
      </w:r>
      <w:r>
        <w:rPr>
          <w:rStyle w:val="token"/>
          <w:rFonts w:ascii="var(--font-code)" w:eastAsiaTheme="majorEastAsia" w:hAnsi="var(--font-code)"/>
        </w:rPr>
        <w:t>From:</w:t>
      </w:r>
      <w:r>
        <w:rPr>
          <w:rStyle w:val="HTMLCode"/>
          <w:rFonts w:ascii="var(--font-code)" w:eastAsiaTheme="majorEastAsia" w:hAnsi="var(--font-code)"/>
        </w:rPr>
        <w:t xml:space="preserve"> </w:t>
      </w:r>
      <w:r>
        <w:rPr>
          <w:rStyle w:val="token"/>
          <w:rFonts w:ascii="var(--font-code)" w:eastAsiaTheme="majorEastAsia" w:hAnsi="var(--font-code)"/>
        </w:rPr>
        <w:t>"webmaster@example.org"</w:t>
      </w:r>
      <w:r>
        <w:rPr>
          <w:rStyle w:val="HTMLCode"/>
          <w:rFonts w:ascii="var(--font-code)" w:eastAsiaTheme="majorEastAsia" w:hAnsi="var(--font-code)"/>
        </w:rPr>
        <w:t xml:space="preserve"> </w:t>
      </w:r>
      <w:r>
        <w:rPr>
          <w:rStyle w:val="token"/>
          <w:rFonts w:ascii="var(--font-code)" w:eastAsiaTheme="majorEastAsia" w:hAnsi="var(--font-code)"/>
        </w:rPr>
        <w:t>}</w:t>
      </w:r>
      <w:r>
        <w:rPr>
          <w:rStyle w:val="HTMLCode"/>
          <w:rFonts w:ascii="var(--font-code)" w:eastAsiaTheme="majorEastAsia" w:hAnsi="var(--font-code)"/>
        </w:rPr>
        <w:t xml:space="preserve"> </w:t>
      </w:r>
      <w:r>
        <w:rPr>
          <w:rStyle w:val="token"/>
          <w:rFonts w:ascii="var(--font-code)" w:eastAsiaTheme="majorEastAsia" w:hAnsi="var(--font-code)"/>
        </w:rPr>
        <w:t>},</w:t>
      </w:r>
    </w:p>
    <w:p w14:paraId="4E9F0C93" w14:textId="77777777" w:rsidR="007F3A0C" w:rsidRDefault="007F3A0C" w:rsidP="00D460BB">
      <w:pPr>
        <w:pStyle w:val="HTMLPreformatted"/>
        <w:ind w:left="1080"/>
        <w:rPr>
          <w:rStyle w:val="HTMLCode"/>
          <w:rFonts w:ascii="var(--font-code)" w:eastAsiaTheme="majorEastAsia" w:hAnsi="var(--font-code)"/>
        </w:rPr>
      </w:pPr>
      <w:r>
        <w:rPr>
          <w:rStyle w:val="token"/>
          <w:rFonts w:ascii="var(--font-code)" w:eastAsiaTheme="majorEastAsia" w:hAnsi="var(--font-code)"/>
        </w:rPr>
        <w:t>);</w:t>
      </w:r>
    </w:p>
    <w:p w14:paraId="46B239CB" w14:textId="77777777" w:rsidR="007F3A0C" w:rsidRDefault="007F3A0C" w:rsidP="00D460BB">
      <w:pPr>
        <w:pStyle w:val="HTMLPreformatted"/>
        <w:ind w:left="1080"/>
        <w:rPr>
          <w:rStyle w:val="HTMLCode"/>
          <w:rFonts w:ascii="var(--font-code)" w:eastAsiaTheme="majorEastAsia" w:hAnsi="var(--font-code)"/>
        </w:rPr>
      </w:pPr>
      <w:r>
        <w:rPr>
          <w:rStyle w:val="HTMLCode"/>
          <w:rFonts w:ascii="var(--font-code)" w:eastAsiaTheme="majorEastAsia" w:hAnsi="var(--font-code)"/>
        </w:rPr>
        <w:t>oldRequest</w:t>
      </w:r>
      <w:r>
        <w:rPr>
          <w:rStyle w:val="token"/>
          <w:rFonts w:ascii="var(--font-code)" w:eastAsiaTheme="majorEastAsia" w:hAnsi="var(--font-code)"/>
        </w:rPr>
        <w:t>.</w:t>
      </w:r>
      <w:r>
        <w:rPr>
          <w:rStyle w:val="HTMLCode"/>
          <w:rFonts w:ascii="var(--font-code)" w:eastAsiaTheme="majorEastAsia" w:hAnsi="var(--font-code)"/>
        </w:rPr>
        <w:t>headers</w:t>
      </w:r>
      <w:r>
        <w:rPr>
          <w:rStyle w:val="token"/>
          <w:rFonts w:ascii="var(--font-code)" w:eastAsiaTheme="majorEastAsia" w:hAnsi="var(--font-code)"/>
        </w:rPr>
        <w:t>.get("From");</w:t>
      </w:r>
      <w:r>
        <w:rPr>
          <w:rStyle w:val="HTMLCode"/>
          <w:rFonts w:ascii="var(--font-code)" w:eastAsiaTheme="majorEastAsia" w:hAnsi="var(--font-code)"/>
        </w:rPr>
        <w:t xml:space="preserve"> </w:t>
      </w:r>
      <w:r>
        <w:rPr>
          <w:rStyle w:val="token"/>
          <w:rFonts w:ascii="var(--font-code)" w:eastAsiaTheme="majorEastAsia" w:hAnsi="var(--font-code)"/>
        </w:rPr>
        <w:t>// "webmaster@example.org"</w:t>
      </w:r>
    </w:p>
    <w:p w14:paraId="3E600B25" w14:textId="77777777" w:rsidR="007F3A0C" w:rsidRDefault="007F3A0C" w:rsidP="00D460BB">
      <w:pPr>
        <w:pStyle w:val="HTMLPreformatted"/>
        <w:ind w:left="1080"/>
        <w:rPr>
          <w:rStyle w:val="HTMLCode"/>
          <w:rFonts w:ascii="var(--font-code)" w:eastAsiaTheme="majorEastAsia" w:hAnsi="var(--font-code)"/>
        </w:rPr>
      </w:pPr>
      <w:r>
        <w:rPr>
          <w:rStyle w:val="token"/>
          <w:rFonts w:ascii="var(--font-code)" w:eastAsiaTheme="majorEastAsia" w:hAnsi="var(--font-code)"/>
        </w:rPr>
        <w:t>const</w:t>
      </w:r>
      <w:r>
        <w:rPr>
          <w:rStyle w:val="HTMLCode"/>
          <w:rFonts w:ascii="var(--font-code)" w:eastAsiaTheme="majorEastAsia" w:hAnsi="var(--font-code)"/>
        </w:rPr>
        <w:t xml:space="preserve"> newRequest </w:t>
      </w:r>
      <w:r>
        <w:rPr>
          <w:rStyle w:val="token"/>
          <w:rFonts w:ascii="var(--font-code)" w:eastAsiaTheme="majorEastAsia" w:hAnsi="var(--font-code)"/>
        </w:rPr>
        <w:t>=</w:t>
      </w:r>
      <w:r>
        <w:rPr>
          <w:rStyle w:val="HTMLCode"/>
          <w:rFonts w:ascii="var(--font-code)" w:eastAsiaTheme="majorEastAsia" w:hAnsi="var(--font-code)"/>
        </w:rPr>
        <w:t xml:space="preserve"> </w:t>
      </w:r>
      <w:r>
        <w:rPr>
          <w:rStyle w:val="token"/>
          <w:rFonts w:ascii="var(--font-code)" w:eastAsiaTheme="majorEastAsia" w:hAnsi="var(--font-code)"/>
        </w:rPr>
        <w:t>new</w:t>
      </w:r>
      <w:r>
        <w:rPr>
          <w:rStyle w:val="HTMLCode"/>
          <w:rFonts w:ascii="var(--font-code)" w:eastAsiaTheme="majorEastAsia" w:hAnsi="var(--font-code)"/>
        </w:rPr>
        <w:t xml:space="preserve"> </w:t>
      </w:r>
      <w:r>
        <w:rPr>
          <w:rStyle w:val="token"/>
          <w:rFonts w:ascii="var(--font-code)" w:eastAsiaTheme="majorEastAsia" w:hAnsi="var(--font-code)"/>
        </w:rPr>
        <w:t>Request(</w:t>
      </w:r>
      <w:r>
        <w:rPr>
          <w:rStyle w:val="HTMLCode"/>
          <w:rFonts w:ascii="var(--font-code)" w:eastAsiaTheme="majorEastAsia" w:hAnsi="var(--font-code)"/>
        </w:rPr>
        <w:t>oldRequest</w:t>
      </w:r>
      <w:r>
        <w:rPr>
          <w:rStyle w:val="token"/>
          <w:rFonts w:ascii="var(--font-code)" w:eastAsiaTheme="majorEastAsia" w:hAnsi="var(--font-code)"/>
        </w:rPr>
        <w:t>,</w:t>
      </w:r>
      <w:r>
        <w:rPr>
          <w:rStyle w:val="HTMLCode"/>
          <w:rFonts w:ascii="var(--font-code)" w:eastAsiaTheme="majorEastAsia" w:hAnsi="var(--font-code)"/>
        </w:rPr>
        <w:t xml:space="preserve"> </w:t>
      </w:r>
      <w:r>
        <w:rPr>
          <w:rStyle w:val="token"/>
          <w:rFonts w:ascii="var(--font-code)" w:eastAsiaTheme="majorEastAsia" w:hAnsi="var(--font-code)"/>
        </w:rPr>
        <w:t>{</w:t>
      </w:r>
    </w:p>
    <w:p w14:paraId="05986196" w14:textId="4F5DA5BB" w:rsidR="007F3A0C" w:rsidRDefault="007F3A0C" w:rsidP="00D460BB">
      <w:pPr>
        <w:pStyle w:val="HTMLPreformatted"/>
        <w:ind w:left="1080"/>
        <w:rPr>
          <w:rStyle w:val="HTMLCode"/>
          <w:rFonts w:ascii="var(--font-code)" w:eastAsiaTheme="majorEastAsia" w:hAnsi="var(--font-code)"/>
        </w:rPr>
      </w:pPr>
      <w:r>
        <w:rPr>
          <w:rStyle w:val="token"/>
          <w:rFonts w:ascii="var(--font-code)" w:eastAsiaTheme="majorEastAsia" w:hAnsi="var(--font-code)"/>
        </w:rPr>
        <w:t>headers:</w:t>
      </w:r>
      <w:r>
        <w:rPr>
          <w:rStyle w:val="HTMLCode"/>
          <w:rFonts w:ascii="var(--font-code)" w:eastAsiaTheme="majorEastAsia" w:hAnsi="var(--font-code)"/>
        </w:rPr>
        <w:t xml:space="preserve"> </w:t>
      </w:r>
      <w:r>
        <w:rPr>
          <w:rStyle w:val="token"/>
          <w:rFonts w:ascii="var(--font-code)" w:eastAsiaTheme="majorEastAsia" w:hAnsi="var(--font-code)"/>
        </w:rPr>
        <w:t>{</w:t>
      </w:r>
      <w:r>
        <w:rPr>
          <w:rStyle w:val="HTMLCode"/>
          <w:rFonts w:ascii="var(--font-code)" w:eastAsiaTheme="majorEastAsia" w:hAnsi="var(--font-code)"/>
        </w:rPr>
        <w:t xml:space="preserve"> </w:t>
      </w:r>
      <w:r>
        <w:rPr>
          <w:rStyle w:val="token"/>
          <w:rFonts w:ascii="var(--font-code)" w:eastAsiaTheme="majorEastAsia" w:hAnsi="var(--font-code)"/>
        </w:rPr>
        <w:t>From:</w:t>
      </w:r>
      <w:r>
        <w:rPr>
          <w:rStyle w:val="HTMLCode"/>
          <w:rFonts w:ascii="var(--font-code)" w:eastAsiaTheme="majorEastAsia" w:hAnsi="var(--font-code)"/>
        </w:rPr>
        <w:t xml:space="preserve"> </w:t>
      </w:r>
      <w:r>
        <w:rPr>
          <w:rStyle w:val="token"/>
          <w:rFonts w:ascii="var(--font-code)" w:eastAsiaTheme="majorEastAsia" w:hAnsi="var(--font-code)"/>
        </w:rPr>
        <w:t>"developer@example.org"</w:t>
      </w:r>
      <w:r>
        <w:rPr>
          <w:rStyle w:val="HTMLCode"/>
          <w:rFonts w:ascii="var(--font-code)" w:eastAsiaTheme="majorEastAsia" w:hAnsi="var(--font-code)"/>
        </w:rPr>
        <w:t xml:space="preserve"> </w:t>
      </w:r>
      <w:r>
        <w:rPr>
          <w:rStyle w:val="token"/>
          <w:rFonts w:ascii="var(--font-code)" w:eastAsiaTheme="majorEastAsia" w:hAnsi="var(--font-code)"/>
        </w:rPr>
        <w:t>},</w:t>
      </w:r>
    </w:p>
    <w:p w14:paraId="41E4747C" w14:textId="77777777" w:rsidR="007F3A0C" w:rsidRDefault="007F3A0C" w:rsidP="00D460BB">
      <w:pPr>
        <w:pStyle w:val="HTMLPreformatted"/>
        <w:ind w:left="1080"/>
        <w:rPr>
          <w:rStyle w:val="HTMLCode"/>
          <w:rFonts w:ascii="var(--font-code)" w:eastAsiaTheme="majorEastAsia" w:hAnsi="var(--font-code)"/>
        </w:rPr>
      </w:pPr>
      <w:r>
        <w:rPr>
          <w:rStyle w:val="token"/>
          <w:rFonts w:ascii="var(--font-code)" w:eastAsiaTheme="majorEastAsia" w:hAnsi="var(--font-code)"/>
        </w:rPr>
        <w:t>});</w:t>
      </w:r>
    </w:p>
    <w:p w14:paraId="74558D57" w14:textId="77777777" w:rsidR="007F3A0C" w:rsidRDefault="007F3A0C" w:rsidP="00D460BB">
      <w:pPr>
        <w:pStyle w:val="HTMLPreformatted"/>
        <w:ind w:left="1080"/>
        <w:rPr>
          <w:rStyle w:val="HTMLCode"/>
          <w:rFonts w:ascii="var(--font-code)" w:eastAsiaTheme="majorEastAsia" w:hAnsi="var(--font-code)"/>
        </w:rPr>
      </w:pPr>
      <w:r>
        <w:rPr>
          <w:rStyle w:val="HTMLCode"/>
          <w:rFonts w:ascii="var(--font-code)" w:eastAsiaTheme="majorEastAsia" w:hAnsi="var(--font-code)"/>
        </w:rPr>
        <w:t>newRequest</w:t>
      </w:r>
      <w:r>
        <w:rPr>
          <w:rStyle w:val="token"/>
          <w:rFonts w:ascii="var(--font-code)" w:eastAsiaTheme="majorEastAsia" w:hAnsi="var(--font-code)"/>
        </w:rPr>
        <w:t>.</w:t>
      </w:r>
      <w:r>
        <w:rPr>
          <w:rStyle w:val="HTMLCode"/>
          <w:rFonts w:ascii="var(--font-code)" w:eastAsiaTheme="majorEastAsia" w:hAnsi="var(--font-code)"/>
        </w:rPr>
        <w:t>headers</w:t>
      </w:r>
      <w:r>
        <w:rPr>
          <w:rStyle w:val="token"/>
          <w:rFonts w:ascii="var(--font-code)" w:eastAsiaTheme="majorEastAsia" w:hAnsi="var(--font-code)"/>
        </w:rPr>
        <w:t>.get("From");</w:t>
      </w:r>
      <w:r>
        <w:rPr>
          <w:rStyle w:val="HTMLCode"/>
          <w:rFonts w:ascii="var(--font-code)" w:eastAsiaTheme="majorEastAsia" w:hAnsi="var(--font-code)"/>
        </w:rPr>
        <w:t xml:space="preserve"> </w:t>
      </w:r>
      <w:r>
        <w:rPr>
          <w:rStyle w:val="token"/>
          <w:rFonts w:ascii="var(--font-code)" w:eastAsiaTheme="majorEastAsia" w:hAnsi="var(--font-code)"/>
        </w:rPr>
        <w:t>// "developer@example.org"</w:t>
      </w:r>
    </w:p>
    <w:p w14:paraId="111C29B6" w14:textId="77777777" w:rsidR="007F3A0C" w:rsidRDefault="00FE746B" w:rsidP="00D460BB">
      <w:pPr>
        <w:pStyle w:val="Heading2"/>
        <w:ind w:left="360"/>
        <w:rPr>
          <w:rFonts w:ascii="Times New Roman" w:hAnsi="Times New Roman"/>
        </w:rPr>
      </w:pPr>
      <w:hyperlink r:id="rId343" w:anchor="errors" w:history="1">
        <w:r w:rsidR="007F3A0C">
          <w:rPr>
            <w:rStyle w:val="Hyperlink"/>
            <w:u w:val="none"/>
          </w:rPr>
          <w:t>Errors</w:t>
        </w:r>
      </w:hyperlink>
    </w:p>
    <w:tbl>
      <w:tblPr>
        <w:tblW w:w="11304" w:type="dxa"/>
        <w:tblCellMar>
          <w:top w:w="15" w:type="dxa"/>
          <w:left w:w="15" w:type="dxa"/>
          <w:bottom w:w="15" w:type="dxa"/>
          <w:right w:w="15" w:type="dxa"/>
        </w:tblCellMar>
        <w:tblLook w:val="04A0" w:firstRow="1" w:lastRow="0" w:firstColumn="1" w:lastColumn="0" w:noHBand="0" w:noVBand="1"/>
      </w:tblPr>
      <w:tblGrid>
        <w:gridCol w:w="1280"/>
        <w:gridCol w:w="10024"/>
      </w:tblGrid>
      <w:tr w:rsidR="007F3A0C" w14:paraId="33AC4DB8" w14:textId="77777777" w:rsidTr="007F3A0C">
        <w:trPr>
          <w:tblHeader/>
        </w:trPr>
        <w:tc>
          <w:tcPr>
            <w:tcW w:w="0" w:type="auto"/>
            <w:vAlign w:val="center"/>
            <w:hideMark/>
          </w:tcPr>
          <w:p w14:paraId="0078DC33" w14:textId="77777777" w:rsidR="007F3A0C" w:rsidRPr="00D460BB" w:rsidRDefault="007F3A0C" w:rsidP="00D460BB">
            <w:pPr>
              <w:ind w:left="360"/>
              <w:rPr>
                <w:b/>
                <w:bCs/>
              </w:rPr>
            </w:pPr>
            <w:r w:rsidRPr="00D460BB">
              <w:rPr>
                <w:b/>
                <w:bCs/>
              </w:rPr>
              <w:t>Type</w:t>
            </w:r>
          </w:p>
        </w:tc>
        <w:tc>
          <w:tcPr>
            <w:tcW w:w="0" w:type="auto"/>
            <w:vAlign w:val="center"/>
            <w:hideMark/>
          </w:tcPr>
          <w:p w14:paraId="37A44308" w14:textId="77777777" w:rsidR="007F3A0C" w:rsidRPr="00D460BB" w:rsidRDefault="007F3A0C" w:rsidP="00D460BB">
            <w:pPr>
              <w:ind w:left="360"/>
              <w:rPr>
                <w:b/>
                <w:bCs/>
              </w:rPr>
            </w:pPr>
            <w:r w:rsidRPr="00D460BB">
              <w:rPr>
                <w:b/>
                <w:bCs/>
              </w:rPr>
              <w:t>Description</w:t>
            </w:r>
          </w:p>
        </w:tc>
      </w:tr>
      <w:tr w:rsidR="007F3A0C" w14:paraId="4F5693FD" w14:textId="77777777" w:rsidTr="007F3A0C">
        <w:tc>
          <w:tcPr>
            <w:tcW w:w="0" w:type="auto"/>
            <w:vAlign w:val="center"/>
            <w:hideMark/>
          </w:tcPr>
          <w:p w14:paraId="742E598B" w14:textId="77777777" w:rsidR="007F3A0C" w:rsidRDefault="007F3A0C" w:rsidP="00D460BB">
            <w:pPr>
              <w:ind w:left="360"/>
            </w:pPr>
            <w:r w:rsidRPr="00D460BB">
              <w:rPr>
                <w:rStyle w:val="HTMLCode"/>
                <w:rFonts w:ascii="var(--font-code)" w:eastAsiaTheme="majorEastAsia" w:hAnsi="var(--font-code)"/>
              </w:rPr>
              <w:t>TypeError</w:t>
            </w:r>
          </w:p>
        </w:tc>
        <w:tc>
          <w:tcPr>
            <w:tcW w:w="0" w:type="auto"/>
            <w:vAlign w:val="center"/>
            <w:hideMark/>
          </w:tcPr>
          <w:p w14:paraId="312E1133" w14:textId="77777777" w:rsidR="007F3A0C" w:rsidRDefault="007F3A0C" w:rsidP="00D460BB">
            <w:pPr>
              <w:ind w:left="360"/>
            </w:pPr>
            <w:r>
              <w:t>Since </w:t>
            </w:r>
            <w:hyperlink r:id="rId344" w:history="1">
              <w:r>
                <w:rPr>
                  <w:rStyle w:val="Hyperlink"/>
                </w:rPr>
                <w:t>Firefox 43</w:t>
              </w:r>
            </w:hyperlink>
            <w:r>
              <w:t>, </w:t>
            </w:r>
            <w:r w:rsidRPr="00D460BB">
              <w:rPr>
                <w:rStyle w:val="HTMLCode"/>
                <w:rFonts w:ascii="var(--font-code)" w:eastAsiaTheme="majorEastAsia" w:hAnsi="var(--font-code)"/>
              </w:rPr>
              <w:t>Request()</w:t>
            </w:r>
            <w:r>
              <w:t> will throw a TypeError if the URL has credentials, such as http://user:password@example.com.</w:t>
            </w:r>
          </w:p>
        </w:tc>
      </w:tr>
    </w:tbl>
    <w:p w14:paraId="47782F2B" w14:textId="77777777" w:rsidR="007F3A0C" w:rsidRDefault="00FE746B" w:rsidP="00D460BB">
      <w:pPr>
        <w:pStyle w:val="Heading2"/>
        <w:ind w:left="360"/>
      </w:pPr>
      <w:hyperlink r:id="rId345" w:anchor="examples" w:history="1">
        <w:r w:rsidR="007F3A0C">
          <w:rPr>
            <w:rStyle w:val="Hyperlink"/>
            <w:u w:val="none"/>
          </w:rPr>
          <w:t>Examples</w:t>
        </w:r>
      </w:hyperlink>
    </w:p>
    <w:p w14:paraId="68B671CA" w14:textId="77777777" w:rsidR="007F3A0C" w:rsidRDefault="007F3A0C" w:rsidP="00D460BB">
      <w:pPr>
        <w:pStyle w:val="NormalWeb"/>
        <w:shd w:val="clear" w:color="auto" w:fill="FFFFFF"/>
        <w:ind w:left="360"/>
        <w:rPr>
          <w:rFonts w:ascii="Segoe UI" w:hAnsi="Segoe UI" w:cs="Segoe UI"/>
          <w:color w:val="1B1B1B"/>
        </w:rPr>
      </w:pPr>
      <w:r>
        <w:rPr>
          <w:rFonts w:ascii="Segoe UI" w:hAnsi="Segoe UI" w:cs="Segoe UI"/>
          <w:color w:val="1B1B1B"/>
        </w:rPr>
        <w:t>In our </w:t>
      </w:r>
      <w:hyperlink r:id="rId346" w:tgtFrame="_blank" w:history="1">
        <w:r>
          <w:rPr>
            <w:rStyle w:val="Hyperlink"/>
            <w:rFonts w:ascii="Segoe UI" w:hAnsi="Segoe UI" w:cs="Segoe UI"/>
          </w:rPr>
          <w:t>Fetch Request example</w:t>
        </w:r>
      </w:hyperlink>
      <w:r>
        <w:rPr>
          <w:rFonts w:ascii="Segoe UI" w:hAnsi="Segoe UI" w:cs="Segoe UI"/>
          <w:color w:val="1B1B1B"/>
        </w:rPr>
        <w:t> (see </w:t>
      </w:r>
      <w:hyperlink r:id="rId347" w:tgtFrame="_blank" w:history="1">
        <w:r>
          <w:rPr>
            <w:rStyle w:val="Hyperlink"/>
            <w:rFonts w:ascii="Segoe UI" w:hAnsi="Segoe UI" w:cs="Segoe UI"/>
          </w:rPr>
          <w:t>Fetch Request live</w:t>
        </w:r>
      </w:hyperlink>
      <w:r>
        <w:rPr>
          <w:rFonts w:ascii="Segoe UI" w:hAnsi="Segoe UI" w:cs="Segoe UI"/>
          <w:color w:val="1B1B1B"/>
        </w:rPr>
        <w:t>) we create a new </w:t>
      </w:r>
      <w:r>
        <w:rPr>
          <w:rStyle w:val="HTMLCode"/>
          <w:rFonts w:ascii="var(--font-code)" w:eastAsiaTheme="majorEastAsia" w:hAnsi="var(--font-code)"/>
          <w:color w:val="1B1B1B"/>
        </w:rPr>
        <w:t>Request</w:t>
      </w:r>
      <w:r>
        <w:rPr>
          <w:rFonts w:ascii="Segoe UI" w:hAnsi="Segoe UI" w:cs="Segoe UI"/>
          <w:color w:val="1B1B1B"/>
        </w:rPr>
        <w:t> object using the constructor, then fetch it using a </w:t>
      </w:r>
      <w:hyperlink r:id="rId348" w:history="1">
        <w:r>
          <w:rPr>
            <w:rStyle w:val="HTMLCode"/>
            <w:rFonts w:ascii="var(--font-code)" w:eastAsiaTheme="majorEastAsia" w:hAnsi="var(--font-code)"/>
            <w:color w:val="0000FF"/>
            <w:u w:val="single"/>
          </w:rPr>
          <w:t>fetch()</w:t>
        </w:r>
      </w:hyperlink>
      <w:r>
        <w:rPr>
          <w:rFonts w:ascii="Segoe UI" w:hAnsi="Segoe UI" w:cs="Segoe UI"/>
          <w:color w:val="1B1B1B"/>
        </w:rPr>
        <w:t> call. Since we are fetching an image, we run </w:t>
      </w:r>
      <w:hyperlink r:id="rId349" w:history="1">
        <w:r>
          <w:rPr>
            <w:rStyle w:val="HTMLCode"/>
            <w:rFonts w:ascii="var(--font-code)" w:eastAsiaTheme="majorEastAsia" w:hAnsi="var(--font-code)"/>
            <w:color w:val="0000FF"/>
            <w:u w:val="single"/>
          </w:rPr>
          <w:t>Response.blob</w:t>
        </w:r>
      </w:hyperlink>
      <w:r>
        <w:rPr>
          <w:rFonts w:ascii="Segoe UI" w:hAnsi="Segoe UI" w:cs="Segoe UI"/>
          <w:color w:val="1B1B1B"/>
        </w:rPr>
        <w:t> on the response to give it the proper MIME type so it will be handled properly, then create an Object URL of it and display it in an </w:t>
      </w:r>
      <w:hyperlink r:id="rId350" w:history="1">
        <w:r>
          <w:rPr>
            <w:rStyle w:val="HTMLCode"/>
            <w:rFonts w:ascii="var(--font-code)" w:eastAsiaTheme="majorEastAsia" w:hAnsi="var(--font-code)"/>
            <w:color w:val="0000FF"/>
            <w:u w:val="single"/>
          </w:rPr>
          <w:t>&lt;img&gt;</w:t>
        </w:r>
      </w:hyperlink>
      <w:r>
        <w:rPr>
          <w:rFonts w:ascii="Segoe UI" w:hAnsi="Segoe UI" w:cs="Segoe UI"/>
          <w:color w:val="1B1B1B"/>
        </w:rPr>
        <w:t> element.</w:t>
      </w:r>
    </w:p>
    <w:p w14:paraId="3A38452C" w14:textId="77777777" w:rsidR="007F3A0C" w:rsidRPr="00D460BB" w:rsidRDefault="007F3A0C" w:rsidP="00D460BB">
      <w:pPr>
        <w:shd w:val="clear" w:color="auto" w:fill="FFFFFF"/>
        <w:ind w:left="360"/>
        <w:rPr>
          <w:rFonts w:ascii="var(--font-code)" w:hAnsi="var(--font-code)" w:cs="Times New Roman"/>
          <w:color w:val="1B1B1B"/>
        </w:rPr>
      </w:pPr>
      <w:r w:rsidRPr="00D460BB">
        <w:rPr>
          <w:rStyle w:val="language-name"/>
          <w:rFonts w:ascii="var(--font-code)" w:hAnsi="var(--font-code)"/>
          <w:caps/>
          <w:color w:val="1B1B1B"/>
        </w:rPr>
        <w:t>JS</w:t>
      </w:r>
      <w:r w:rsidRPr="00D460BB">
        <w:rPr>
          <w:rStyle w:val="visually-hidden"/>
          <w:rFonts w:ascii="var(--font-code)" w:hAnsi="var(--font-code)"/>
          <w:color w:val="1B1B1B"/>
          <w:bdr w:val="none" w:sz="0" w:space="0" w:color="auto" w:frame="1"/>
        </w:rPr>
        <w:t>Copy to Clipboard</w:t>
      </w:r>
    </w:p>
    <w:p w14:paraId="1BC28D51"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const</w:t>
      </w:r>
      <w:r>
        <w:rPr>
          <w:rStyle w:val="HTMLCode"/>
          <w:rFonts w:ascii="var(--font-code)" w:eastAsiaTheme="majorEastAsia" w:hAnsi="var(--font-code)"/>
          <w:color w:val="1B1B1B"/>
        </w:rPr>
        <w:t xml:space="preserve"> myImage </w:t>
      </w:r>
      <w:r>
        <w:rPr>
          <w:rStyle w:val="token"/>
          <w:rFonts w:ascii="var(--font-code)" w:eastAsiaTheme="majorEastAsia" w:hAnsi="var(--font-code)"/>
          <w:color w:val="1B1B1B"/>
        </w:rPr>
        <w:t>=</w:t>
      </w:r>
      <w:r>
        <w:rPr>
          <w:rStyle w:val="HTMLCode"/>
          <w:rFonts w:ascii="var(--font-code)" w:eastAsiaTheme="majorEastAsia" w:hAnsi="var(--font-code)"/>
          <w:color w:val="1B1B1B"/>
        </w:rPr>
        <w:t xml:space="preserve"> document</w:t>
      </w:r>
      <w:r>
        <w:rPr>
          <w:rStyle w:val="token"/>
          <w:rFonts w:ascii="var(--font-code)" w:eastAsiaTheme="majorEastAsia" w:hAnsi="var(--font-code)"/>
          <w:color w:val="1B1B1B"/>
        </w:rPr>
        <w:t>.querySelector("img");</w:t>
      </w:r>
    </w:p>
    <w:p w14:paraId="11B41839" w14:textId="77777777" w:rsidR="007F3A0C" w:rsidRDefault="007F3A0C" w:rsidP="00D460BB">
      <w:pPr>
        <w:pStyle w:val="HTMLPreformatted"/>
        <w:shd w:val="clear" w:color="auto" w:fill="FFFFFF"/>
        <w:rPr>
          <w:rStyle w:val="HTMLCode"/>
          <w:rFonts w:ascii="var(--font-code)" w:eastAsiaTheme="majorEastAsia" w:hAnsi="var(--font-code)"/>
          <w:color w:val="1B1B1B"/>
        </w:rPr>
      </w:pPr>
    </w:p>
    <w:p w14:paraId="4511F43C"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const</w:t>
      </w:r>
      <w:r>
        <w:rPr>
          <w:rStyle w:val="HTMLCode"/>
          <w:rFonts w:ascii="var(--font-code)" w:eastAsiaTheme="majorEastAsia" w:hAnsi="var(--font-code)"/>
          <w:color w:val="1B1B1B"/>
        </w:rPr>
        <w:t xml:space="preserve"> myRequest </w:t>
      </w:r>
      <w:r>
        <w:rPr>
          <w:rStyle w:val="token"/>
          <w:rFonts w:ascii="var(--font-code)" w:eastAsiaTheme="majorEastAsia" w:hAnsi="var(--font-code)"/>
          <w:color w:val="1B1B1B"/>
        </w:rPr>
        <w:t>=</w:t>
      </w:r>
      <w:r>
        <w:rPr>
          <w:rStyle w:val="HTMLCode"/>
          <w:rFonts w:ascii="var(--font-code)" w:eastAsiaTheme="majorEastAsia" w:hAnsi="var(--font-code)"/>
          <w:color w:val="1B1B1B"/>
        </w:rPr>
        <w:t xml:space="preserve"> </w:t>
      </w:r>
      <w:r>
        <w:rPr>
          <w:rStyle w:val="token"/>
          <w:rFonts w:ascii="var(--font-code)" w:eastAsiaTheme="majorEastAsia" w:hAnsi="var(--font-code)"/>
          <w:color w:val="1B1B1B"/>
        </w:rPr>
        <w:t>new</w:t>
      </w:r>
      <w:r>
        <w:rPr>
          <w:rStyle w:val="HTMLCode"/>
          <w:rFonts w:ascii="var(--font-code)" w:eastAsiaTheme="majorEastAsia" w:hAnsi="var(--font-code)"/>
          <w:color w:val="1B1B1B"/>
        </w:rPr>
        <w:t xml:space="preserve"> </w:t>
      </w:r>
      <w:r>
        <w:rPr>
          <w:rStyle w:val="token"/>
          <w:rFonts w:ascii="var(--font-code)" w:eastAsiaTheme="majorEastAsia" w:hAnsi="var(--font-code)"/>
          <w:color w:val="1B1B1B"/>
        </w:rPr>
        <w:t>Request("flowers.jpg");</w:t>
      </w:r>
    </w:p>
    <w:p w14:paraId="5CD37E1B" w14:textId="77777777" w:rsidR="007F3A0C" w:rsidRDefault="007F3A0C" w:rsidP="00D460BB">
      <w:pPr>
        <w:pStyle w:val="HTMLPreformatted"/>
        <w:shd w:val="clear" w:color="auto" w:fill="FFFFFF"/>
        <w:rPr>
          <w:rStyle w:val="HTMLCode"/>
          <w:rFonts w:ascii="var(--font-code)" w:eastAsiaTheme="majorEastAsia" w:hAnsi="var(--font-code)"/>
          <w:color w:val="1B1B1B"/>
        </w:rPr>
      </w:pPr>
    </w:p>
    <w:p w14:paraId="3899C99F"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fetch(</w:t>
      </w:r>
      <w:r>
        <w:rPr>
          <w:rStyle w:val="HTMLCode"/>
          <w:rFonts w:ascii="var(--font-code)" w:eastAsiaTheme="majorEastAsia" w:hAnsi="var(--font-code)"/>
          <w:color w:val="1B1B1B"/>
        </w:rPr>
        <w:t>myRequest</w:t>
      </w:r>
      <w:r>
        <w:rPr>
          <w:rStyle w:val="token"/>
          <w:rFonts w:ascii="var(--font-code)" w:eastAsiaTheme="majorEastAsia" w:hAnsi="var(--font-code)"/>
          <w:color w:val="1B1B1B"/>
        </w:rPr>
        <w:t>)</w:t>
      </w:r>
    </w:p>
    <w:p w14:paraId="7ED89D3E" w14:textId="56FB965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lastRenderedPageBreak/>
        <w:t>.then((response)</w:t>
      </w:r>
      <w:r>
        <w:rPr>
          <w:rStyle w:val="HTMLCode"/>
          <w:rFonts w:ascii="var(--font-code)" w:eastAsiaTheme="majorEastAsia" w:hAnsi="var(--font-code)"/>
          <w:color w:val="1B1B1B"/>
        </w:rPr>
        <w:t xml:space="preserve"> </w:t>
      </w:r>
      <w:r>
        <w:rPr>
          <w:rStyle w:val="token"/>
          <w:rFonts w:ascii="var(--font-code)" w:eastAsiaTheme="majorEastAsia" w:hAnsi="var(--font-code)"/>
          <w:color w:val="1B1B1B"/>
        </w:rPr>
        <w:t>=&gt;</w:t>
      </w:r>
      <w:r>
        <w:rPr>
          <w:rStyle w:val="HTMLCode"/>
          <w:rFonts w:ascii="var(--font-code)" w:eastAsiaTheme="majorEastAsia" w:hAnsi="var(--font-code)"/>
          <w:color w:val="1B1B1B"/>
        </w:rPr>
        <w:t xml:space="preserve"> response</w:t>
      </w:r>
      <w:r>
        <w:rPr>
          <w:rStyle w:val="token"/>
          <w:rFonts w:ascii="var(--font-code)" w:eastAsiaTheme="majorEastAsia" w:hAnsi="var(--font-code)"/>
          <w:color w:val="1B1B1B"/>
        </w:rPr>
        <w:t>.blob())</w:t>
      </w:r>
    </w:p>
    <w:p w14:paraId="57155479" w14:textId="0CC36D70"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.then((response)</w:t>
      </w:r>
      <w:r>
        <w:rPr>
          <w:rStyle w:val="HTMLCode"/>
          <w:rFonts w:ascii="var(--font-code)" w:eastAsiaTheme="majorEastAsia" w:hAnsi="var(--font-code)"/>
          <w:color w:val="1B1B1B"/>
        </w:rPr>
        <w:t xml:space="preserve"> </w:t>
      </w:r>
      <w:r>
        <w:rPr>
          <w:rStyle w:val="token"/>
          <w:rFonts w:ascii="var(--font-code)" w:eastAsiaTheme="majorEastAsia" w:hAnsi="var(--font-code)"/>
          <w:color w:val="1B1B1B"/>
        </w:rPr>
        <w:t>=&gt;</w:t>
      </w:r>
      <w:r>
        <w:rPr>
          <w:rStyle w:val="HTMLCode"/>
          <w:rFonts w:ascii="var(--font-code)" w:eastAsiaTheme="majorEastAsia" w:hAnsi="var(--font-code)"/>
          <w:color w:val="1B1B1B"/>
        </w:rPr>
        <w:t xml:space="preserve"> </w:t>
      </w:r>
      <w:r>
        <w:rPr>
          <w:rStyle w:val="token"/>
          <w:rFonts w:ascii="var(--font-code)" w:eastAsiaTheme="majorEastAsia" w:hAnsi="var(--font-code)"/>
          <w:color w:val="1B1B1B"/>
        </w:rPr>
        <w:t>{</w:t>
      </w:r>
    </w:p>
    <w:p w14:paraId="68569706" w14:textId="404A0F65"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const</w:t>
      </w:r>
      <w:r>
        <w:rPr>
          <w:rStyle w:val="HTMLCode"/>
          <w:rFonts w:ascii="var(--font-code)" w:eastAsiaTheme="majorEastAsia" w:hAnsi="var(--font-code)"/>
          <w:color w:val="1B1B1B"/>
        </w:rPr>
        <w:t xml:space="preserve"> objectURL </w:t>
      </w:r>
      <w:r>
        <w:rPr>
          <w:rStyle w:val="token"/>
          <w:rFonts w:ascii="var(--font-code)" w:eastAsiaTheme="majorEastAsia" w:hAnsi="var(--font-code)"/>
          <w:color w:val="1B1B1B"/>
        </w:rPr>
        <w:t>=</w:t>
      </w:r>
      <w:r>
        <w:rPr>
          <w:rStyle w:val="HTMLCode"/>
          <w:rFonts w:ascii="var(--font-code)" w:eastAsiaTheme="majorEastAsia" w:hAnsi="var(--font-code)"/>
          <w:color w:val="1B1B1B"/>
        </w:rPr>
        <w:t xml:space="preserve"> </w:t>
      </w:r>
      <w:r>
        <w:rPr>
          <w:rStyle w:val="token"/>
          <w:rFonts w:ascii="var(--font-code)" w:eastAsiaTheme="majorEastAsia" w:hAnsi="var(--font-code)"/>
          <w:color w:val="1B1B1B"/>
        </w:rPr>
        <w:t>URL.createObjectURL(</w:t>
      </w:r>
      <w:r>
        <w:rPr>
          <w:rStyle w:val="HTMLCode"/>
          <w:rFonts w:ascii="var(--font-code)" w:eastAsiaTheme="majorEastAsia" w:hAnsi="var(--font-code)"/>
          <w:color w:val="1B1B1B"/>
        </w:rPr>
        <w:t>response</w:t>
      </w:r>
      <w:r>
        <w:rPr>
          <w:rStyle w:val="token"/>
          <w:rFonts w:ascii="var(--font-code)" w:eastAsiaTheme="majorEastAsia" w:hAnsi="var(--font-code)"/>
          <w:color w:val="1B1B1B"/>
        </w:rPr>
        <w:t>);</w:t>
      </w:r>
    </w:p>
    <w:p w14:paraId="5CEC9EB0" w14:textId="743D67E3"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HTMLCode"/>
          <w:rFonts w:ascii="var(--font-code)" w:eastAsiaTheme="majorEastAsia" w:hAnsi="var(--font-code)"/>
          <w:color w:val="1B1B1B"/>
        </w:rPr>
        <w:t>myImage</w:t>
      </w:r>
      <w:r>
        <w:rPr>
          <w:rStyle w:val="token"/>
          <w:rFonts w:ascii="var(--font-code)" w:eastAsiaTheme="majorEastAsia" w:hAnsi="var(--font-code)"/>
          <w:color w:val="1B1B1B"/>
        </w:rPr>
        <w:t>.</w:t>
      </w:r>
      <w:r>
        <w:rPr>
          <w:rStyle w:val="HTMLCode"/>
          <w:rFonts w:ascii="var(--font-code)" w:eastAsiaTheme="majorEastAsia" w:hAnsi="var(--font-code)"/>
          <w:color w:val="1B1B1B"/>
        </w:rPr>
        <w:t xml:space="preserve">src </w:t>
      </w:r>
      <w:r>
        <w:rPr>
          <w:rStyle w:val="token"/>
          <w:rFonts w:ascii="var(--font-code)" w:eastAsiaTheme="majorEastAsia" w:hAnsi="var(--font-code)"/>
          <w:color w:val="1B1B1B"/>
        </w:rPr>
        <w:t>=</w:t>
      </w:r>
      <w:r>
        <w:rPr>
          <w:rStyle w:val="HTMLCode"/>
          <w:rFonts w:ascii="var(--font-code)" w:eastAsiaTheme="majorEastAsia" w:hAnsi="var(--font-code)"/>
          <w:color w:val="1B1B1B"/>
        </w:rPr>
        <w:t xml:space="preserve"> objectURL</w:t>
      </w:r>
      <w:r>
        <w:rPr>
          <w:rStyle w:val="token"/>
          <w:rFonts w:ascii="var(--font-code)" w:eastAsiaTheme="majorEastAsia" w:hAnsi="var(--font-code)"/>
          <w:color w:val="1B1B1B"/>
        </w:rPr>
        <w:t>;</w:t>
      </w:r>
    </w:p>
    <w:p w14:paraId="7C90BA26" w14:textId="72C75344"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w:t>
      </w:r>
    </w:p>
    <w:p w14:paraId="57423971" w14:textId="77777777" w:rsidR="007F3A0C" w:rsidRDefault="007F3A0C" w:rsidP="00D460BB">
      <w:pPr>
        <w:pStyle w:val="NormalWeb"/>
        <w:shd w:val="clear" w:color="auto" w:fill="FFFFFF"/>
        <w:ind w:left="360"/>
        <w:rPr>
          <w:rFonts w:ascii="Segoe UI" w:hAnsi="Segoe UI" w:cs="Segoe UI"/>
          <w:color w:val="1B1B1B"/>
        </w:rPr>
      </w:pPr>
      <w:r>
        <w:rPr>
          <w:rFonts w:ascii="Segoe UI" w:hAnsi="Segoe UI" w:cs="Segoe UI"/>
          <w:color w:val="1B1B1B"/>
        </w:rPr>
        <w:t>In our </w:t>
      </w:r>
      <w:hyperlink r:id="rId351" w:tgtFrame="_blank" w:history="1">
        <w:r>
          <w:rPr>
            <w:rStyle w:val="Hyperlink"/>
            <w:rFonts w:ascii="Segoe UI" w:hAnsi="Segoe UI" w:cs="Segoe UI"/>
          </w:rPr>
          <w:t>Fetch Request with init example</w:t>
        </w:r>
      </w:hyperlink>
      <w:r>
        <w:rPr>
          <w:rFonts w:ascii="Segoe UI" w:hAnsi="Segoe UI" w:cs="Segoe UI"/>
          <w:color w:val="1B1B1B"/>
        </w:rPr>
        <w:t> (see </w:t>
      </w:r>
      <w:hyperlink r:id="rId352" w:tgtFrame="_blank" w:history="1">
        <w:r>
          <w:rPr>
            <w:rStyle w:val="Hyperlink"/>
            <w:rFonts w:ascii="Segoe UI" w:hAnsi="Segoe UI" w:cs="Segoe UI"/>
          </w:rPr>
          <w:t>Fetch Request init live</w:t>
        </w:r>
      </w:hyperlink>
      <w:r>
        <w:rPr>
          <w:rFonts w:ascii="Segoe UI" w:hAnsi="Segoe UI" w:cs="Segoe UI"/>
          <w:color w:val="1B1B1B"/>
        </w:rPr>
        <w:t>) we do the same thing except that we pass in an </w:t>
      </w:r>
      <w:r>
        <w:rPr>
          <w:rStyle w:val="Emphasis"/>
          <w:rFonts w:ascii="Segoe UI" w:hAnsi="Segoe UI" w:cs="Segoe UI"/>
          <w:color w:val="1B1B1B"/>
        </w:rPr>
        <w:t>options</w:t>
      </w:r>
      <w:r>
        <w:rPr>
          <w:rFonts w:ascii="Segoe UI" w:hAnsi="Segoe UI" w:cs="Segoe UI"/>
          <w:color w:val="1B1B1B"/>
        </w:rPr>
        <w:t> object when we invoke </w:t>
      </w:r>
      <w:r>
        <w:rPr>
          <w:rStyle w:val="HTMLCode"/>
          <w:rFonts w:ascii="var(--font-code)" w:eastAsiaTheme="majorEastAsia" w:hAnsi="var(--font-code)"/>
          <w:color w:val="1B1B1B"/>
        </w:rPr>
        <w:t>fetch()</w:t>
      </w:r>
      <w:r>
        <w:rPr>
          <w:rFonts w:ascii="Segoe UI" w:hAnsi="Segoe UI" w:cs="Segoe UI"/>
          <w:color w:val="1B1B1B"/>
        </w:rPr>
        <w:t>:</w:t>
      </w:r>
    </w:p>
    <w:p w14:paraId="22A284C9" w14:textId="77777777" w:rsidR="007F3A0C" w:rsidRPr="00D460BB" w:rsidRDefault="007F3A0C" w:rsidP="00D460BB">
      <w:pPr>
        <w:shd w:val="clear" w:color="auto" w:fill="FFFFFF"/>
        <w:ind w:left="360"/>
        <w:rPr>
          <w:rFonts w:ascii="var(--font-code)" w:hAnsi="var(--font-code)" w:cs="Times New Roman"/>
          <w:color w:val="1B1B1B"/>
        </w:rPr>
      </w:pPr>
      <w:r w:rsidRPr="00D460BB">
        <w:rPr>
          <w:rStyle w:val="language-name"/>
          <w:rFonts w:ascii="var(--font-code)" w:hAnsi="var(--font-code)"/>
          <w:caps/>
          <w:color w:val="1B1B1B"/>
        </w:rPr>
        <w:t>JS</w:t>
      </w:r>
      <w:r w:rsidRPr="00D460BB">
        <w:rPr>
          <w:rStyle w:val="visually-hidden"/>
          <w:rFonts w:ascii="var(--font-code)" w:hAnsi="var(--font-code)"/>
          <w:color w:val="1B1B1B"/>
          <w:bdr w:val="none" w:sz="0" w:space="0" w:color="auto" w:frame="1"/>
        </w:rPr>
        <w:t>Copy to Clipboard</w:t>
      </w:r>
    </w:p>
    <w:p w14:paraId="4FCCD99A"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const</w:t>
      </w:r>
      <w:r>
        <w:rPr>
          <w:rStyle w:val="HTMLCode"/>
          <w:rFonts w:ascii="var(--font-code)" w:eastAsiaTheme="majorEastAsia" w:hAnsi="var(--font-code)"/>
          <w:color w:val="1B1B1B"/>
        </w:rPr>
        <w:t xml:space="preserve"> myImage </w:t>
      </w:r>
      <w:r>
        <w:rPr>
          <w:rStyle w:val="token"/>
          <w:rFonts w:ascii="var(--font-code)" w:eastAsiaTheme="majorEastAsia" w:hAnsi="var(--font-code)"/>
          <w:color w:val="1B1B1B"/>
        </w:rPr>
        <w:t>=</w:t>
      </w:r>
      <w:r>
        <w:rPr>
          <w:rStyle w:val="HTMLCode"/>
          <w:rFonts w:ascii="var(--font-code)" w:eastAsiaTheme="majorEastAsia" w:hAnsi="var(--font-code)"/>
          <w:color w:val="1B1B1B"/>
        </w:rPr>
        <w:t xml:space="preserve"> document</w:t>
      </w:r>
      <w:r>
        <w:rPr>
          <w:rStyle w:val="token"/>
          <w:rFonts w:ascii="var(--font-code)" w:eastAsiaTheme="majorEastAsia" w:hAnsi="var(--font-code)"/>
          <w:color w:val="1B1B1B"/>
        </w:rPr>
        <w:t>.querySelector("img");</w:t>
      </w:r>
    </w:p>
    <w:p w14:paraId="00C4C6D6" w14:textId="77777777" w:rsidR="007F3A0C" w:rsidRDefault="007F3A0C" w:rsidP="00D460BB">
      <w:pPr>
        <w:pStyle w:val="HTMLPreformatted"/>
        <w:shd w:val="clear" w:color="auto" w:fill="FFFFFF"/>
        <w:rPr>
          <w:rStyle w:val="HTMLCode"/>
          <w:rFonts w:ascii="var(--font-code)" w:eastAsiaTheme="majorEastAsia" w:hAnsi="var(--font-code)"/>
          <w:color w:val="1B1B1B"/>
        </w:rPr>
      </w:pPr>
    </w:p>
    <w:p w14:paraId="180CA3B6"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const</w:t>
      </w:r>
      <w:r>
        <w:rPr>
          <w:rStyle w:val="HTMLCode"/>
          <w:rFonts w:ascii="var(--font-code)" w:eastAsiaTheme="majorEastAsia" w:hAnsi="var(--font-code)"/>
          <w:color w:val="1B1B1B"/>
        </w:rPr>
        <w:t xml:space="preserve"> myHeaders </w:t>
      </w:r>
      <w:r>
        <w:rPr>
          <w:rStyle w:val="token"/>
          <w:rFonts w:ascii="var(--font-code)" w:eastAsiaTheme="majorEastAsia" w:hAnsi="var(--font-code)"/>
          <w:color w:val="1B1B1B"/>
        </w:rPr>
        <w:t>=</w:t>
      </w:r>
      <w:r>
        <w:rPr>
          <w:rStyle w:val="HTMLCode"/>
          <w:rFonts w:ascii="var(--font-code)" w:eastAsiaTheme="majorEastAsia" w:hAnsi="var(--font-code)"/>
          <w:color w:val="1B1B1B"/>
        </w:rPr>
        <w:t xml:space="preserve"> </w:t>
      </w:r>
      <w:r>
        <w:rPr>
          <w:rStyle w:val="token"/>
          <w:rFonts w:ascii="var(--font-code)" w:eastAsiaTheme="majorEastAsia" w:hAnsi="var(--font-code)"/>
          <w:color w:val="1B1B1B"/>
        </w:rPr>
        <w:t>new</w:t>
      </w:r>
      <w:r>
        <w:rPr>
          <w:rStyle w:val="HTMLCode"/>
          <w:rFonts w:ascii="var(--font-code)" w:eastAsiaTheme="majorEastAsia" w:hAnsi="var(--font-code)"/>
          <w:color w:val="1B1B1B"/>
        </w:rPr>
        <w:t xml:space="preserve"> </w:t>
      </w:r>
      <w:r>
        <w:rPr>
          <w:rStyle w:val="token"/>
          <w:rFonts w:ascii="var(--font-code)" w:eastAsiaTheme="majorEastAsia" w:hAnsi="var(--font-code)"/>
          <w:color w:val="1B1B1B"/>
        </w:rPr>
        <w:t>Headers();</w:t>
      </w:r>
    </w:p>
    <w:p w14:paraId="37F137CA"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HTMLCode"/>
          <w:rFonts w:ascii="var(--font-code)" w:eastAsiaTheme="majorEastAsia" w:hAnsi="var(--font-code)"/>
          <w:color w:val="1B1B1B"/>
        </w:rPr>
        <w:t>myHeaders</w:t>
      </w:r>
      <w:r>
        <w:rPr>
          <w:rStyle w:val="token"/>
          <w:rFonts w:ascii="var(--font-code)" w:eastAsiaTheme="majorEastAsia" w:hAnsi="var(--font-code)"/>
          <w:color w:val="1B1B1B"/>
        </w:rPr>
        <w:t>.append("Content-Type",</w:t>
      </w:r>
      <w:r>
        <w:rPr>
          <w:rStyle w:val="HTMLCode"/>
          <w:rFonts w:ascii="var(--font-code)" w:eastAsiaTheme="majorEastAsia" w:hAnsi="var(--font-code)"/>
          <w:color w:val="1B1B1B"/>
        </w:rPr>
        <w:t xml:space="preserve"> </w:t>
      </w:r>
      <w:r>
        <w:rPr>
          <w:rStyle w:val="token"/>
          <w:rFonts w:ascii="var(--font-code)" w:eastAsiaTheme="majorEastAsia" w:hAnsi="var(--font-code)"/>
          <w:color w:val="1B1B1B"/>
        </w:rPr>
        <w:t>"image/jpeg");</w:t>
      </w:r>
    </w:p>
    <w:p w14:paraId="3BF607FA" w14:textId="77777777" w:rsidR="007F3A0C" w:rsidRDefault="007F3A0C" w:rsidP="00D460BB">
      <w:pPr>
        <w:pStyle w:val="HTMLPreformatted"/>
        <w:shd w:val="clear" w:color="auto" w:fill="FFFFFF"/>
        <w:rPr>
          <w:rStyle w:val="HTMLCode"/>
          <w:rFonts w:ascii="var(--font-code)" w:eastAsiaTheme="majorEastAsia" w:hAnsi="var(--font-code)"/>
          <w:color w:val="1B1B1B"/>
        </w:rPr>
      </w:pPr>
    </w:p>
    <w:p w14:paraId="689CDDD5"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const</w:t>
      </w:r>
      <w:r>
        <w:rPr>
          <w:rStyle w:val="HTMLCode"/>
          <w:rFonts w:ascii="var(--font-code)" w:eastAsiaTheme="majorEastAsia" w:hAnsi="var(--font-code)"/>
          <w:color w:val="1B1B1B"/>
        </w:rPr>
        <w:t xml:space="preserve"> myOptions </w:t>
      </w:r>
      <w:r>
        <w:rPr>
          <w:rStyle w:val="token"/>
          <w:rFonts w:ascii="var(--font-code)" w:eastAsiaTheme="majorEastAsia" w:hAnsi="var(--font-code)"/>
          <w:color w:val="1B1B1B"/>
        </w:rPr>
        <w:t>=</w:t>
      </w:r>
      <w:r>
        <w:rPr>
          <w:rStyle w:val="HTMLCode"/>
          <w:rFonts w:ascii="var(--font-code)" w:eastAsiaTheme="majorEastAsia" w:hAnsi="var(--font-code)"/>
          <w:color w:val="1B1B1B"/>
        </w:rPr>
        <w:t xml:space="preserve"> </w:t>
      </w:r>
      <w:r>
        <w:rPr>
          <w:rStyle w:val="token"/>
          <w:rFonts w:ascii="var(--font-code)" w:eastAsiaTheme="majorEastAsia" w:hAnsi="var(--font-code)"/>
          <w:color w:val="1B1B1B"/>
        </w:rPr>
        <w:t>{</w:t>
      </w:r>
    </w:p>
    <w:p w14:paraId="64F71050" w14:textId="30735C7C"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method:</w:t>
      </w:r>
      <w:r>
        <w:rPr>
          <w:rStyle w:val="HTMLCode"/>
          <w:rFonts w:ascii="var(--font-code)" w:eastAsiaTheme="majorEastAsia" w:hAnsi="var(--font-code)"/>
          <w:color w:val="1B1B1B"/>
        </w:rPr>
        <w:t xml:space="preserve"> </w:t>
      </w:r>
      <w:r>
        <w:rPr>
          <w:rStyle w:val="token"/>
          <w:rFonts w:ascii="var(--font-code)" w:eastAsiaTheme="majorEastAsia" w:hAnsi="var(--font-code)"/>
          <w:color w:val="1B1B1B"/>
        </w:rPr>
        <w:t>"GET",</w:t>
      </w:r>
    </w:p>
    <w:p w14:paraId="7539C864" w14:textId="54AFD1BF"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headers:</w:t>
      </w:r>
      <w:r>
        <w:rPr>
          <w:rStyle w:val="HTMLCode"/>
          <w:rFonts w:ascii="var(--font-code)" w:eastAsiaTheme="majorEastAsia" w:hAnsi="var(--font-code)"/>
          <w:color w:val="1B1B1B"/>
        </w:rPr>
        <w:t xml:space="preserve"> myHeaders</w:t>
      </w:r>
      <w:r>
        <w:rPr>
          <w:rStyle w:val="token"/>
          <w:rFonts w:ascii="var(--font-code)" w:eastAsiaTheme="majorEastAsia" w:hAnsi="var(--font-code)"/>
          <w:color w:val="1B1B1B"/>
        </w:rPr>
        <w:t>,</w:t>
      </w:r>
    </w:p>
    <w:p w14:paraId="44C9A3C8" w14:textId="780E6EEA"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mode:</w:t>
      </w:r>
      <w:r>
        <w:rPr>
          <w:rStyle w:val="HTMLCode"/>
          <w:rFonts w:ascii="var(--font-code)" w:eastAsiaTheme="majorEastAsia" w:hAnsi="var(--font-code)"/>
          <w:color w:val="1B1B1B"/>
        </w:rPr>
        <w:t xml:space="preserve"> </w:t>
      </w:r>
      <w:r>
        <w:rPr>
          <w:rStyle w:val="token"/>
          <w:rFonts w:ascii="var(--font-code)" w:eastAsiaTheme="majorEastAsia" w:hAnsi="var(--font-code)"/>
          <w:color w:val="1B1B1B"/>
        </w:rPr>
        <w:t>"cors",</w:t>
      </w:r>
    </w:p>
    <w:p w14:paraId="069D0873" w14:textId="5CC201BD"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cache:</w:t>
      </w:r>
      <w:r>
        <w:rPr>
          <w:rStyle w:val="HTMLCode"/>
          <w:rFonts w:ascii="var(--font-code)" w:eastAsiaTheme="majorEastAsia" w:hAnsi="var(--font-code)"/>
          <w:color w:val="1B1B1B"/>
        </w:rPr>
        <w:t xml:space="preserve"> </w:t>
      </w:r>
      <w:r>
        <w:rPr>
          <w:rStyle w:val="token"/>
          <w:rFonts w:ascii="var(--font-code)" w:eastAsiaTheme="majorEastAsia" w:hAnsi="var(--font-code)"/>
          <w:color w:val="1B1B1B"/>
        </w:rPr>
        <w:t>"default",</w:t>
      </w:r>
    </w:p>
    <w:p w14:paraId="5159E09E"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w:t>
      </w:r>
    </w:p>
    <w:p w14:paraId="000AFA20" w14:textId="77777777" w:rsidR="007F3A0C" w:rsidRDefault="007F3A0C" w:rsidP="00D460BB">
      <w:pPr>
        <w:pStyle w:val="HTMLPreformatted"/>
        <w:shd w:val="clear" w:color="auto" w:fill="FFFFFF"/>
        <w:rPr>
          <w:rStyle w:val="HTMLCode"/>
          <w:rFonts w:ascii="var(--font-code)" w:eastAsiaTheme="majorEastAsia" w:hAnsi="var(--font-code)"/>
          <w:color w:val="1B1B1B"/>
        </w:rPr>
      </w:pPr>
    </w:p>
    <w:p w14:paraId="402A403E"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const</w:t>
      </w:r>
      <w:r>
        <w:rPr>
          <w:rStyle w:val="HTMLCode"/>
          <w:rFonts w:ascii="var(--font-code)" w:eastAsiaTheme="majorEastAsia" w:hAnsi="var(--font-code)"/>
          <w:color w:val="1B1B1B"/>
        </w:rPr>
        <w:t xml:space="preserve"> myRequest </w:t>
      </w:r>
      <w:r>
        <w:rPr>
          <w:rStyle w:val="token"/>
          <w:rFonts w:ascii="var(--font-code)" w:eastAsiaTheme="majorEastAsia" w:hAnsi="var(--font-code)"/>
          <w:color w:val="1B1B1B"/>
        </w:rPr>
        <w:t>=</w:t>
      </w:r>
      <w:r>
        <w:rPr>
          <w:rStyle w:val="HTMLCode"/>
          <w:rFonts w:ascii="var(--font-code)" w:eastAsiaTheme="majorEastAsia" w:hAnsi="var(--font-code)"/>
          <w:color w:val="1B1B1B"/>
        </w:rPr>
        <w:t xml:space="preserve"> </w:t>
      </w:r>
      <w:r>
        <w:rPr>
          <w:rStyle w:val="token"/>
          <w:rFonts w:ascii="var(--font-code)" w:eastAsiaTheme="majorEastAsia" w:hAnsi="var(--font-code)"/>
          <w:color w:val="1B1B1B"/>
        </w:rPr>
        <w:t>new</w:t>
      </w:r>
      <w:r>
        <w:rPr>
          <w:rStyle w:val="HTMLCode"/>
          <w:rFonts w:ascii="var(--font-code)" w:eastAsiaTheme="majorEastAsia" w:hAnsi="var(--font-code)"/>
          <w:color w:val="1B1B1B"/>
        </w:rPr>
        <w:t xml:space="preserve"> </w:t>
      </w:r>
      <w:r>
        <w:rPr>
          <w:rStyle w:val="token"/>
          <w:rFonts w:ascii="var(--font-code)" w:eastAsiaTheme="majorEastAsia" w:hAnsi="var(--font-code)"/>
          <w:color w:val="1B1B1B"/>
        </w:rPr>
        <w:t>Request("flowers.jpg",</w:t>
      </w:r>
      <w:r>
        <w:rPr>
          <w:rStyle w:val="HTMLCode"/>
          <w:rFonts w:ascii="var(--font-code)" w:eastAsiaTheme="majorEastAsia" w:hAnsi="var(--font-code)"/>
          <w:color w:val="1B1B1B"/>
        </w:rPr>
        <w:t xml:space="preserve"> myOptions</w:t>
      </w:r>
      <w:r>
        <w:rPr>
          <w:rStyle w:val="token"/>
          <w:rFonts w:ascii="var(--font-code)" w:eastAsiaTheme="majorEastAsia" w:hAnsi="var(--font-code)"/>
          <w:color w:val="1B1B1B"/>
        </w:rPr>
        <w:t>);</w:t>
      </w:r>
    </w:p>
    <w:p w14:paraId="2FEF6138" w14:textId="77777777" w:rsidR="007F3A0C" w:rsidRDefault="007F3A0C" w:rsidP="00D460BB">
      <w:pPr>
        <w:pStyle w:val="HTMLPreformatted"/>
        <w:shd w:val="clear" w:color="auto" w:fill="FFFFFF"/>
        <w:rPr>
          <w:rStyle w:val="HTMLCode"/>
          <w:rFonts w:ascii="var(--font-code)" w:eastAsiaTheme="majorEastAsia" w:hAnsi="var(--font-code)"/>
          <w:color w:val="1B1B1B"/>
        </w:rPr>
      </w:pPr>
    </w:p>
    <w:p w14:paraId="0D716887"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fetch(</w:t>
      </w:r>
      <w:r>
        <w:rPr>
          <w:rStyle w:val="HTMLCode"/>
          <w:rFonts w:ascii="var(--font-code)" w:eastAsiaTheme="majorEastAsia" w:hAnsi="var(--font-code)"/>
          <w:color w:val="1B1B1B"/>
        </w:rPr>
        <w:t>myRequest</w:t>
      </w:r>
      <w:r>
        <w:rPr>
          <w:rStyle w:val="token"/>
          <w:rFonts w:ascii="var(--font-code)" w:eastAsiaTheme="majorEastAsia" w:hAnsi="var(--font-code)"/>
          <w:color w:val="1B1B1B"/>
        </w:rPr>
        <w:t>).then((response)</w:t>
      </w:r>
      <w:r>
        <w:rPr>
          <w:rStyle w:val="HTMLCode"/>
          <w:rFonts w:ascii="var(--font-code)" w:eastAsiaTheme="majorEastAsia" w:hAnsi="var(--font-code)"/>
          <w:color w:val="1B1B1B"/>
        </w:rPr>
        <w:t xml:space="preserve"> </w:t>
      </w:r>
      <w:r>
        <w:rPr>
          <w:rStyle w:val="token"/>
          <w:rFonts w:ascii="var(--font-code)" w:eastAsiaTheme="majorEastAsia" w:hAnsi="var(--font-code)"/>
          <w:color w:val="1B1B1B"/>
        </w:rPr>
        <w:t>=&gt;</w:t>
      </w:r>
      <w:r>
        <w:rPr>
          <w:rStyle w:val="HTMLCode"/>
          <w:rFonts w:ascii="var(--font-code)" w:eastAsiaTheme="majorEastAsia" w:hAnsi="var(--font-code)"/>
          <w:color w:val="1B1B1B"/>
        </w:rPr>
        <w:t xml:space="preserve"> </w:t>
      </w:r>
      <w:r>
        <w:rPr>
          <w:rStyle w:val="token"/>
          <w:rFonts w:ascii="var(--font-code)" w:eastAsiaTheme="majorEastAsia" w:hAnsi="var(--font-code)"/>
          <w:color w:val="1B1B1B"/>
        </w:rPr>
        <w:t>{</w:t>
      </w:r>
    </w:p>
    <w:p w14:paraId="52C3CBF3" w14:textId="19C99DE2"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 ...</w:t>
      </w:r>
    </w:p>
    <w:p w14:paraId="3C73F900"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w:t>
      </w:r>
    </w:p>
    <w:p w14:paraId="48245907" w14:textId="77777777" w:rsidR="007F3A0C" w:rsidRDefault="007F3A0C" w:rsidP="00D460BB">
      <w:pPr>
        <w:pStyle w:val="NormalWeb"/>
        <w:shd w:val="clear" w:color="auto" w:fill="FFFFFF"/>
        <w:ind w:left="360"/>
        <w:rPr>
          <w:rFonts w:ascii="Segoe UI" w:hAnsi="Segoe UI" w:cs="Segoe UI"/>
          <w:color w:val="1B1B1B"/>
        </w:rPr>
      </w:pPr>
      <w:r>
        <w:rPr>
          <w:rFonts w:ascii="Segoe UI" w:hAnsi="Segoe UI" w:cs="Segoe UI"/>
          <w:color w:val="1B1B1B"/>
        </w:rPr>
        <w:t>Note that you could also pass </w:t>
      </w:r>
      <w:r>
        <w:rPr>
          <w:rStyle w:val="HTMLCode"/>
          <w:rFonts w:ascii="var(--font-code)" w:eastAsiaTheme="majorEastAsia" w:hAnsi="var(--font-code)"/>
          <w:color w:val="1B1B1B"/>
        </w:rPr>
        <w:t>myOptions</w:t>
      </w:r>
      <w:r>
        <w:rPr>
          <w:rFonts w:ascii="Segoe UI" w:hAnsi="Segoe UI" w:cs="Segoe UI"/>
          <w:color w:val="1B1B1B"/>
        </w:rPr>
        <w:t> into the </w:t>
      </w:r>
      <w:r>
        <w:rPr>
          <w:rStyle w:val="HTMLCode"/>
          <w:rFonts w:ascii="var(--font-code)" w:eastAsiaTheme="majorEastAsia" w:hAnsi="var(--font-code)"/>
          <w:color w:val="1B1B1B"/>
        </w:rPr>
        <w:t>fetch</w:t>
      </w:r>
      <w:r>
        <w:rPr>
          <w:rFonts w:ascii="Segoe UI" w:hAnsi="Segoe UI" w:cs="Segoe UI"/>
          <w:color w:val="1B1B1B"/>
        </w:rPr>
        <w:t> call to get the same effect, e.g.:</w:t>
      </w:r>
    </w:p>
    <w:p w14:paraId="35784E31" w14:textId="77777777" w:rsidR="007F3A0C" w:rsidRPr="00D460BB" w:rsidRDefault="007F3A0C" w:rsidP="00D460BB">
      <w:pPr>
        <w:shd w:val="clear" w:color="auto" w:fill="FFFFFF"/>
        <w:ind w:left="360"/>
        <w:rPr>
          <w:rFonts w:ascii="var(--font-code)" w:hAnsi="var(--font-code)" w:cs="Times New Roman"/>
          <w:color w:val="1B1B1B"/>
        </w:rPr>
      </w:pPr>
      <w:r w:rsidRPr="00D460BB">
        <w:rPr>
          <w:rStyle w:val="language-name"/>
          <w:rFonts w:ascii="var(--font-code)" w:hAnsi="var(--font-code)"/>
          <w:caps/>
          <w:color w:val="1B1B1B"/>
        </w:rPr>
        <w:t>JS</w:t>
      </w:r>
      <w:r w:rsidRPr="00D460BB">
        <w:rPr>
          <w:rStyle w:val="visually-hidden"/>
          <w:rFonts w:ascii="var(--font-code)" w:hAnsi="var(--font-code)"/>
          <w:color w:val="1B1B1B"/>
          <w:bdr w:val="none" w:sz="0" w:space="0" w:color="auto" w:frame="1"/>
        </w:rPr>
        <w:t>Copy to Clipboard</w:t>
      </w:r>
    </w:p>
    <w:p w14:paraId="635C6FD0"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fetch(</w:t>
      </w:r>
      <w:r>
        <w:rPr>
          <w:rStyle w:val="HTMLCode"/>
          <w:rFonts w:ascii="var(--font-code)" w:eastAsiaTheme="majorEastAsia" w:hAnsi="var(--font-code)"/>
          <w:color w:val="1B1B1B"/>
        </w:rPr>
        <w:t>myRequest</w:t>
      </w:r>
      <w:r>
        <w:rPr>
          <w:rStyle w:val="token"/>
          <w:rFonts w:ascii="var(--font-code)" w:eastAsiaTheme="majorEastAsia" w:hAnsi="var(--font-code)"/>
          <w:color w:val="1B1B1B"/>
        </w:rPr>
        <w:t>,</w:t>
      </w:r>
      <w:r>
        <w:rPr>
          <w:rStyle w:val="HTMLCode"/>
          <w:rFonts w:ascii="var(--font-code)" w:eastAsiaTheme="majorEastAsia" w:hAnsi="var(--font-code)"/>
          <w:color w:val="1B1B1B"/>
        </w:rPr>
        <w:t xml:space="preserve"> myOptions</w:t>
      </w:r>
      <w:r>
        <w:rPr>
          <w:rStyle w:val="token"/>
          <w:rFonts w:ascii="var(--font-code)" w:eastAsiaTheme="majorEastAsia" w:hAnsi="var(--font-code)"/>
          <w:color w:val="1B1B1B"/>
        </w:rPr>
        <w:t>).then((response)</w:t>
      </w:r>
      <w:r>
        <w:rPr>
          <w:rStyle w:val="HTMLCode"/>
          <w:rFonts w:ascii="var(--font-code)" w:eastAsiaTheme="majorEastAsia" w:hAnsi="var(--font-code)"/>
          <w:color w:val="1B1B1B"/>
        </w:rPr>
        <w:t xml:space="preserve"> </w:t>
      </w:r>
      <w:r>
        <w:rPr>
          <w:rStyle w:val="token"/>
          <w:rFonts w:ascii="var(--font-code)" w:eastAsiaTheme="majorEastAsia" w:hAnsi="var(--font-code)"/>
          <w:color w:val="1B1B1B"/>
        </w:rPr>
        <w:t>=&gt;</w:t>
      </w:r>
      <w:r>
        <w:rPr>
          <w:rStyle w:val="HTMLCode"/>
          <w:rFonts w:ascii="var(--font-code)" w:eastAsiaTheme="majorEastAsia" w:hAnsi="var(--font-code)"/>
          <w:color w:val="1B1B1B"/>
        </w:rPr>
        <w:t xml:space="preserve"> </w:t>
      </w:r>
      <w:r>
        <w:rPr>
          <w:rStyle w:val="token"/>
          <w:rFonts w:ascii="var(--font-code)" w:eastAsiaTheme="majorEastAsia" w:hAnsi="var(--font-code)"/>
          <w:color w:val="1B1B1B"/>
        </w:rPr>
        <w:t>{</w:t>
      </w:r>
    </w:p>
    <w:p w14:paraId="6C3A5960" w14:textId="298EAFFE"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 ...</w:t>
      </w:r>
    </w:p>
    <w:p w14:paraId="15839769"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w:t>
      </w:r>
    </w:p>
    <w:p w14:paraId="74546165" w14:textId="77777777" w:rsidR="007F3A0C" w:rsidRDefault="007F3A0C" w:rsidP="00D460BB">
      <w:pPr>
        <w:pStyle w:val="NormalWeb"/>
        <w:shd w:val="clear" w:color="auto" w:fill="FFFFFF"/>
        <w:ind w:left="360"/>
        <w:rPr>
          <w:rFonts w:ascii="Segoe UI" w:hAnsi="Segoe UI" w:cs="Segoe UI"/>
          <w:color w:val="1B1B1B"/>
        </w:rPr>
      </w:pPr>
      <w:r>
        <w:rPr>
          <w:rFonts w:ascii="Segoe UI" w:hAnsi="Segoe UI" w:cs="Segoe UI"/>
          <w:color w:val="1B1B1B"/>
        </w:rPr>
        <w:t>You can also use an object literal as </w:t>
      </w:r>
      <w:r>
        <w:rPr>
          <w:rStyle w:val="HTMLCode"/>
          <w:rFonts w:ascii="var(--font-code)" w:eastAsiaTheme="majorEastAsia" w:hAnsi="var(--font-code)"/>
          <w:color w:val="1B1B1B"/>
        </w:rPr>
        <w:t>headers</w:t>
      </w:r>
      <w:r>
        <w:rPr>
          <w:rFonts w:ascii="Segoe UI" w:hAnsi="Segoe UI" w:cs="Segoe UI"/>
          <w:color w:val="1B1B1B"/>
        </w:rPr>
        <w:t> in </w:t>
      </w:r>
      <w:r>
        <w:rPr>
          <w:rStyle w:val="HTMLCode"/>
          <w:rFonts w:ascii="var(--font-code)" w:eastAsiaTheme="majorEastAsia" w:hAnsi="var(--font-code)"/>
          <w:color w:val="1B1B1B"/>
        </w:rPr>
        <w:t>myOptions</w:t>
      </w:r>
      <w:r>
        <w:rPr>
          <w:rFonts w:ascii="Segoe UI" w:hAnsi="Segoe UI" w:cs="Segoe UI"/>
          <w:color w:val="1B1B1B"/>
        </w:rPr>
        <w:t>.</w:t>
      </w:r>
    </w:p>
    <w:p w14:paraId="6429601E" w14:textId="77777777" w:rsidR="007F3A0C" w:rsidRPr="00D460BB" w:rsidRDefault="007F3A0C" w:rsidP="00D460BB">
      <w:pPr>
        <w:shd w:val="clear" w:color="auto" w:fill="FFFFFF"/>
        <w:ind w:left="360"/>
        <w:rPr>
          <w:rFonts w:ascii="var(--font-code)" w:hAnsi="var(--font-code)" w:cs="Times New Roman"/>
          <w:color w:val="1B1B1B"/>
        </w:rPr>
      </w:pPr>
      <w:r w:rsidRPr="00D460BB">
        <w:rPr>
          <w:rStyle w:val="language-name"/>
          <w:rFonts w:ascii="var(--font-code)" w:hAnsi="var(--font-code)"/>
          <w:caps/>
          <w:color w:val="1B1B1B"/>
        </w:rPr>
        <w:t>JS</w:t>
      </w:r>
      <w:r w:rsidRPr="00D460BB">
        <w:rPr>
          <w:rStyle w:val="visually-hidden"/>
          <w:rFonts w:ascii="var(--font-code)" w:hAnsi="var(--font-code)"/>
          <w:color w:val="1B1B1B"/>
          <w:bdr w:val="none" w:sz="0" w:space="0" w:color="auto" w:frame="1"/>
        </w:rPr>
        <w:t>Copy to Clipboard</w:t>
      </w:r>
    </w:p>
    <w:p w14:paraId="225945A1"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const</w:t>
      </w:r>
      <w:r>
        <w:rPr>
          <w:rStyle w:val="HTMLCode"/>
          <w:rFonts w:ascii="var(--font-code)" w:eastAsiaTheme="majorEastAsia" w:hAnsi="var(--font-code)"/>
          <w:color w:val="1B1B1B"/>
        </w:rPr>
        <w:t xml:space="preserve"> myOptions </w:t>
      </w:r>
      <w:r>
        <w:rPr>
          <w:rStyle w:val="token"/>
          <w:rFonts w:ascii="var(--font-code)" w:eastAsiaTheme="majorEastAsia" w:hAnsi="var(--font-code)"/>
          <w:color w:val="1B1B1B"/>
        </w:rPr>
        <w:t>=</w:t>
      </w:r>
      <w:r>
        <w:rPr>
          <w:rStyle w:val="HTMLCode"/>
          <w:rFonts w:ascii="var(--font-code)" w:eastAsiaTheme="majorEastAsia" w:hAnsi="var(--font-code)"/>
          <w:color w:val="1B1B1B"/>
        </w:rPr>
        <w:t xml:space="preserve"> </w:t>
      </w:r>
      <w:r>
        <w:rPr>
          <w:rStyle w:val="token"/>
          <w:rFonts w:ascii="var(--font-code)" w:eastAsiaTheme="majorEastAsia" w:hAnsi="var(--font-code)"/>
          <w:color w:val="1B1B1B"/>
        </w:rPr>
        <w:t>{</w:t>
      </w:r>
    </w:p>
    <w:p w14:paraId="55D0E616" w14:textId="0FCBA25D"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method:</w:t>
      </w:r>
      <w:r>
        <w:rPr>
          <w:rStyle w:val="HTMLCode"/>
          <w:rFonts w:ascii="var(--font-code)" w:eastAsiaTheme="majorEastAsia" w:hAnsi="var(--font-code)"/>
          <w:color w:val="1B1B1B"/>
        </w:rPr>
        <w:t xml:space="preserve"> </w:t>
      </w:r>
      <w:r>
        <w:rPr>
          <w:rStyle w:val="token"/>
          <w:rFonts w:ascii="var(--font-code)" w:eastAsiaTheme="majorEastAsia" w:hAnsi="var(--font-code)"/>
          <w:color w:val="1B1B1B"/>
        </w:rPr>
        <w:t>"GET",</w:t>
      </w:r>
    </w:p>
    <w:p w14:paraId="4A17C776" w14:textId="1220728D"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headers:</w:t>
      </w:r>
      <w:r>
        <w:rPr>
          <w:rStyle w:val="HTMLCode"/>
          <w:rFonts w:ascii="var(--font-code)" w:eastAsiaTheme="majorEastAsia" w:hAnsi="var(--font-code)"/>
          <w:color w:val="1B1B1B"/>
        </w:rPr>
        <w:t xml:space="preserve"> </w:t>
      </w:r>
      <w:r>
        <w:rPr>
          <w:rStyle w:val="token"/>
          <w:rFonts w:ascii="var(--font-code)" w:eastAsiaTheme="majorEastAsia" w:hAnsi="var(--font-code)"/>
          <w:color w:val="1B1B1B"/>
        </w:rPr>
        <w:t>{</w:t>
      </w:r>
    </w:p>
    <w:p w14:paraId="0D4BE22C" w14:textId="01D73782"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"Content-Type":</w:t>
      </w:r>
      <w:r>
        <w:rPr>
          <w:rStyle w:val="HTMLCode"/>
          <w:rFonts w:ascii="var(--font-code)" w:eastAsiaTheme="majorEastAsia" w:hAnsi="var(--font-code)"/>
          <w:color w:val="1B1B1B"/>
        </w:rPr>
        <w:t xml:space="preserve"> </w:t>
      </w:r>
      <w:r>
        <w:rPr>
          <w:rStyle w:val="token"/>
          <w:rFonts w:ascii="var(--font-code)" w:eastAsiaTheme="majorEastAsia" w:hAnsi="var(--font-code)"/>
          <w:color w:val="1B1B1B"/>
        </w:rPr>
        <w:t>"image/jpeg",</w:t>
      </w:r>
    </w:p>
    <w:p w14:paraId="33305F78" w14:textId="3879371E"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w:t>
      </w:r>
    </w:p>
    <w:p w14:paraId="61CB3BE2" w14:textId="1D4438EB"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mode:</w:t>
      </w:r>
      <w:r>
        <w:rPr>
          <w:rStyle w:val="HTMLCode"/>
          <w:rFonts w:ascii="var(--font-code)" w:eastAsiaTheme="majorEastAsia" w:hAnsi="var(--font-code)"/>
          <w:color w:val="1B1B1B"/>
        </w:rPr>
        <w:t xml:space="preserve"> </w:t>
      </w:r>
      <w:r>
        <w:rPr>
          <w:rStyle w:val="token"/>
          <w:rFonts w:ascii="var(--font-code)" w:eastAsiaTheme="majorEastAsia" w:hAnsi="var(--font-code)"/>
          <w:color w:val="1B1B1B"/>
        </w:rPr>
        <w:t>"cors",</w:t>
      </w:r>
    </w:p>
    <w:p w14:paraId="4CC53D45" w14:textId="5D4850A2"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cache:</w:t>
      </w:r>
      <w:r>
        <w:rPr>
          <w:rStyle w:val="HTMLCode"/>
          <w:rFonts w:ascii="var(--font-code)" w:eastAsiaTheme="majorEastAsia" w:hAnsi="var(--font-code)"/>
          <w:color w:val="1B1B1B"/>
        </w:rPr>
        <w:t xml:space="preserve"> </w:t>
      </w:r>
      <w:r>
        <w:rPr>
          <w:rStyle w:val="token"/>
          <w:rFonts w:ascii="var(--font-code)" w:eastAsiaTheme="majorEastAsia" w:hAnsi="var(--font-code)"/>
          <w:color w:val="1B1B1B"/>
        </w:rPr>
        <w:t>"default",</w:t>
      </w:r>
    </w:p>
    <w:p w14:paraId="45CC56AF"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w:t>
      </w:r>
    </w:p>
    <w:p w14:paraId="4B265084" w14:textId="77777777" w:rsidR="007F3A0C" w:rsidRDefault="007F3A0C" w:rsidP="00D460BB">
      <w:pPr>
        <w:pStyle w:val="HTMLPreformatted"/>
        <w:shd w:val="clear" w:color="auto" w:fill="FFFFFF"/>
        <w:rPr>
          <w:rStyle w:val="HTMLCode"/>
          <w:rFonts w:ascii="var(--font-code)" w:eastAsiaTheme="majorEastAsia" w:hAnsi="var(--font-code)"/>
          <w:color w:val="1B1B1B"/>
        </w:rPr>
      </w:pPr>
    </w:p>
    <w:p w14:paraId="17EBA2BC"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const</w:t>
      </w:r>
      <w:r>
        <w:rPr>
          <w:rStyle w:val="HTMLCode"/>
          <w:rFonts w:ascii="var(--font-code)" w:eastAsiaTheme="majorEastAsia" w:hAnsi="var(--font-code)"/>
          <w:color w:val="1B1B1B"/>
        </w:rPr>
        <w:t xml:space="preserve"> myRequest </w:t>
      </w:r>
      <w:r>
        <w:rPr>
          <w:rStyle w:val="token"/>
          <w:rFonts w:ascii="var(--font-code)" w:eastAsiaTheme="majorEastAsia" w:hAnsi="var(--font-code)"/>
          <w:color w:val="1B1B1B"/>
        </w:rPr>
        <w:t>=</w:t>
      </w:r>
      <w:r>
        <w:rPr>
          <w:rStyle w:val="HTMLCode"/>
          <w:rFonts w:ascii="var(--font-code)" w:eastAsiaTheme="majorEastAsia" w:hAnsi="var(--font-code)"/>
          <w:color w:val="1B1B1B"/>
        </w:rPr>
        <w:t xml:space="preserve"> </w:t>
      </w:r>
      <w:r>
        <w:rPr>
          <w:rStyle w:val="token"/>
          <w:rFonts w:ascii="var(--font-code)" w:eastAsiaTheme="majorEastAsia" w:hAnsi="var(--font-code)"/>
          <w:color w:val="1B1B1B"/>
        </w:rPr>
        <w:t>new</w:t>
      </w:r>
      <w:r>
        <w:rPr>
          <w:rStyle w:val="HTMLCode"/>
          <w:rFonts w:ascii="var(--font-code)" w:eastAsiaTheme="majorEastAsia" w:hAnsi="var(--font-code)"/>
          <w:color w:val="1B1B1B"/>
        </w:rPr>
        <w:t xml:space="preserve"> </w:t>
      </w:r>
      <w:r>
        <w:rPr>
          <w:rStyle w:val="token"/>
          <w:rFonts w:ascii="var(--font-code)" w:eastAsiaTheme="majorEastAsia" w:hAnsi="var(--font-code)"/>
          <w:color w:val="1B1B1B"/>
        </w:rPr>
        <w:t>Request("flowers.jpg",</w:t>
      </w:r>
      <w:r>
        <w:rPr>
          <w:rStyle w:val="HTMLCode"/>
          <w:rFonts w:ascii="var(--font-code)" w:eastAsiaTheme="majorEastAsia" w:hAnsi="var(--font-code)"/>
          <w:color w:val="1B1B1B"/>
        </w:rPr>
        <w:t xml:space="preserve"> myOptions</w:t>
      </w:r>
      <w:r>
        <w:rPr>
          <w:rStyle w:val="token"/>
          <w:rFonts w:ascii="var(--font-code)" w:eastAsiaTheme="majorEastAsia" w:hAnsi="var(--font-code)"/>
          <w:color w:val="1B1B1B"/>
        </w:rPr>
        <w:t>);</w:t>
      </w:r>
    </w:p>
    <w:p w14:paraId="45CEC46A" w14:textId="77777777" w:rsidR="007F3A0C" w:rsidRDefault="007F3A0C" w:rsidP="00D460BB">
      <w:pPr>
        <w:pStyle w:val="NormalWeb"/>
        <w:shd w:val="clear" w:color="auto" w:fill="FFFFFF"/>
        <w:ind w:left="360"/>
        <w:rPr>
          <w:rFonts w:ascii="Segoe UI" w:hAnsi="Segoe UI" w:cs="Segoe UI"/>
          <w:color w:val="1B1B1B"/>
        </w:rPr>
      </w:pPr>
      <w:r>
        <w:rPr>
          <w:rFonts w:ascii="Segoe UI" w:hAnsi="Segoe UI" w:cs="Segoe UI"/>
          <w:color w:val="1B1B1B"/>
        </w:rPr>
        <w:t>You may also pass a </w:t>
      </w:r>
      <w:hyperlink r:id="rId353" w:history="1">
        <w:r>
          <w:rPr>
            <w:rStyle w:val="HTMLCode"/>
            <w:rFonts w:ascii="var(--font-code)" w:eastAsiaTheme="majorEastAsia" w:hAnsi="var(--font-code)"/>
            <w:color w:val="0000FF"/>
            <w:u w:val="single"/>
          </w:rPr>
          <w:t>Request</w:t>
        </w:r>
      </w:hyperlink>
      <w:r>
        <w:rPr>
          <w:rFonts w:ascii="Segoe UI" w:hAnsi="Segoe UI" w:cs="Segoe UI"/>
          <w:color w:val="1B1B1B"/>
        </w:rPr>
        <w:t> object to the </w:t>
      </w:r>
      <w:r>
        <w:rPr>
          <w:rStyle w:val="HTMLCode"/>
          <w:rFonts w:ascii="var(--font-code)" w:eastAsiaTheme="majorEastAsia" w:hAnsi="var(--font-code)"/>
          <w:color w:val="1B1B1B"/>
        </w:rPr>
        <w:t>Request()</w:t>
      </w:r>
      <w:r>
        <w:rPr>
          <w:rFonts w:ascii="Segoe UI" w:hAnsi="Segoe UI" w:cs="Segoe UI"/>
          <w:color w:val="1B1B1B"/>
        </w:rPr>
        <w:t> constructor to create a copy of the Request (This is similar to calling the </w:t>
      </w:r>
      <w:hyperlink r:id="rId354" w:tooltip="clone()" w:history="1">
        <w:r>
          <w:rPr>
            <w:rStyle w:val="HTMLCode"/>
            <w:rFonts w:ascii="var(--font-code)" w:eastAsiaTheme="majorEastAsia" w:hAnsi="var(--font-code)"/>
            <w:color w:val="0000FF"/>
            <w:u w:val="single"/>
          </w:rPr>
          <w:t>clone()</w:t>
        </w:r>
      </w:hyperlink>
      <w:r>
        <w:rPr>
          <w:rFonts w:ascii="Segoe UI" w:hAnsi="Segoe UI" w:cs="Segoe UI"/>
          <w:color w:val="1B1B1B"/>
        </w:rPr>
        <w:t> method.)</w:t>
      </w:r>
    </w:p>
    <w:p w14:paraId="2851E03D" w14:textId="77777777" w:rsidR="007F3A0C" w:rsidRPr="00D460BB" w:rsidRDefault="007F3A0C" w:rsidP="00D460BB">
      <w:pPr>
        <w:shd w:val="clear" w:color="auto" w:fill="FFFFFF"/>
        <w:ind w:left="360"/>
        <w:rPr>
          <w:rFonts w:ascii="var(--font-code)" w:hAnsi="var(--font-code)" w:cs="Times New Roman"/>
          <w:color w:val="1B1B1B"/>
        </w:rPr>
      </w:pPr>
      <w:r w:rsidRPr="00D460BB">
        <w:rPr>
          <w:rStyle w:val="language-name"/>
          <w:rFonts w:ascii="var(--font-code)" w:hAnsi="var(--font-code)"/>
          <w:caps/>
          <w:color w:val="1B1B1B"/>
        </w:rPr>
        <w:lastRenderedPageBreak/>
        <w:t>JS</w:t>
      </w:r>
      <w:r w:rsidRPr="00D460BB">
        <w:rPr>
          <w:rStyle w:val="visually-hidden"/>
          <w:rFonts w:ascii="var(--font-code)" w:hAnsi="var(--font-code)"/>
          <w:color w:val="1B1B1B"/>
          <w:bdr w:val="none" w:sz="0" w:space="0" w:color="auto" w:frame="1"/>
        </w:rPr>
        <w:t>Copy to Clipboard</w:t>
      </w:r>
    </w:p>
    <w:p w14:paraId="681453CF" w14:textId="77777777" w:rsidR="007F3A0C" w:rsidRDefault="007F3A0C" w:rsidP="00D460BB">
      <w:pPr>
        <w:pStyle w:val="HTMLPreformatted"/>
        <w:shd w:val="clear" w:color="auto" w:fill="FFFFFF"/>
        <w:ind w:left="360"/>
        <w:rPr>
          <w:rStyle w:val="HTMLCode"/>
          <w:rFonts w:ascii="var(--font-code)" w:eastAsiaTheme="majorEastAsia" w:hAnsi="var(--font-code)"/>
          <w:color w:val="1B1B1B"/>
        </w:rPr>
      </w:pPr>
      <w:r>
        <w:rPr>
          <w:rStyle w:val="token"/>
          <w:rFonts w:ascii="var(--font-code)" w:eastAsiaTheme="majorEastAsia" w:hAnsi="var(--font-code)"/>
          <w:color w:val="1B1B1B"/>
        </w:rPr>
        <w:t>const</w:t>
      </w:r>
      <w:r>
        <w:rPr>
          <w:rStyle w:val="HTMLCode"/>
          <w:rFonts w:ascii="var(--font-code)" w:eastAsiaTheme="majorEastAsia" w:hAnsi="var(--font-code)"/>
          <w:color w:val="1B1B1B"/>
        </w:rPr>
        <w:t xml:space="preserve"> copy </w:t>
      </w:r>
      <w:r>
        <w:rPr>
          <w:rStyle w:val="token"/>
          <w:rFonts w:ascii="var(--font-code)" w:eastAsiaTheme="majorEastAsia" w:hAnsi="var(--font-code)"/>
          <w:color w:val="1B1B1B"/>
        </w:rPr>
        <w:t>=</w:t>
      </w:r>
      <w:r>
        <w:rPr>
          <w:rStyle w:val="HTMLCode"/>
          <w:rFonts w:ascii="var(--font-code)" w:eastAsiaTheme="majorEastAsia" w:hAnsi="var(--font-code)"/>
          <w:color w:val="1B1B1B"/>
        </w:rPr>
        <w:t xml:space="preserve"> </w:t>
      </w:r>
      <w:r>
        <w:rPr>
          <w:rStyle w:val="token"/>
          <w:rFonts w:ascii="var(--font-code)" w:eastAsiaTheme="majorEastAsia" w:hAnsi="var(--font-code)"/>
          <w:color w:val="1B1B1B"/>
        </w:rPr>
        <w:t>new</w:t>
      </w:r>
      <w:r>
        <w:rPr>
          <w:rStyle w:val="HTMLCode"/>
          <w:rFonts w:ascii="var(--font-code)" w:eastAsiaTheme="majorEastAsia" w:hAnsi="var(--font-code)"/>
          <w:color w:val="1B1B1B"/>
        </w:rPr>
        <w:t xml:space="preserve"> </w:t>
      </w:r>
      <w:r>
        <w:rPr>
          <w:rStyle w:val="token"/>
          <w:rFonts w:ascii="var(--font-code)" w:eastAsiaTheme="majorEastAsia" w:hAnsi="var(--font-code)"/>
          <w:color w:val="1B1B1B"/>
        </w:rPr>
        <w:t>Request(</w:t>
      </w:r>
      <w:r>
        <w:rPr>
          <w:rStyle w:val="HTMLCode"/>
          <w:rFonts w:ascii="var(--font-code)" w:eastAsiaTheme="majorEastAsia" w:hAnsi="var(--font-code)"/>
          <w:color w:val="1B1B1B"/>
        </w:rPr>
        <w:t>myRequest</w:t>
      </w:r>
      <w:r>
        <w:rPr>
          <w:rStyle w:val="token"/>
          <w:rFonts w:ascii="var(--font-code)" w:eastAsiaTheme="majorEastAsia" w:hAnsi="var(--font-code)"/>
          <w:color w:val="1B1B1B"/>
        </w:rPr>
        <w:t>);</w:t>
      </w:r>
    </w:p>
    <w:p w14:paraId="0C34C051" w14:textId="77777777" w:rsidR="007F3A0C" w:rsidRDefault="007F3A0C" w:rsidP="00D460BB"/>
    <w:p w14:paraId="5B710235" w14:textId="77777777" w:rsidR="007F3A0C" w:rsidRDefault="007F3A0C" w:rsidP="00D460BB"/>
    <w:p w14:paraId="426D1EF0" w14:textId="77777777" w:rsidR="007F3A0C" w:rsidRDefault="007F3A0C" w:rsidP="00D460BB"/>
    <w:p w14:paraId="4D9B9652" w14:textId="77777777" w:rsidR="00875AAA" w:rsidRPr="00875AAA" w:rsidRDefault="00875AAA" w:rsidP="00D460BB">
      <w:pPr>
        <w:pStyle w:val="Heading1"/>
        <w:ind w:left="360"/>
        <w:rPr>
          <w:rFonts w:eastAsia="Times New Roman"/>
          <w:u w:val="single"/>
          <w:lang w:eastAsia="en-IN"/>
        </w:rPr>
      </w:pPr>
      <w:r w:rsidRPr="00875AAA">
        <w:rPr>
          <w:rFonts w:eastAsia="Times New Roman"/>
          <w:u w:val="single"/>
          <w:lang w:eastAsia="en-IN"/>
        </w:rPr>
        <w:t>Config Object</w:t>
      </w:r>
    </w:p>
    <w:p w14:paraId="050F5B5B" w14:textId="77777777" w:rsidR="00875AAA" w:rsidRDefault="00875AAA" w:rsidP="00D460BB">
      <w:pPr>
        <w:pStyle w:val="Heading1"/>
        <w:shd w:val="clear" w:color="auto" w:fill="FFFFFF"/>
        <w:spacing w:before="75" w:line="312" w:lineRule="atLeast"/>
        <w:ind w:left="360"/>
        <w:jc w:val="both"/>
        <w:rPr>
          <w:rFonts w:ascii="Helvetica" w:hAnsi="Helvetica" w:cs="Helvetica"/>
          <w:color w:val="610B38"/>
          <w:sz w:val="39"/>
          <w:szCs w:val="39"/>
        </w:rPr>
      </w:pPr>
      <w:r>
        <w:rPr>
          <w:rFonts w:ascii="Helvetica" w:hAnsi="Helvetica" w:cs="Helvetica"/>
          <w:b/>
          <w:bCs/>
          <w:color w:val="610B38"/>
          <w:sz w:val="39"/>
          <w:szCs w:val="39"/>
        </w:rPr>
        <w:t>4) JSP config implicit object</w:t>
      </w:r>
    </w:p>
    <w:p w14:paraId="3930659C" w14:textId="77777777" w:rsidR="00875AAA" w:rsidRDefault="00875AAA" w:rsidP="00D460BB">
      <w:pPr>
        <w:pStyle w:val="NormalWeb"/>
        <w:shd w:val="clear" w:color="auto" w:fill="FFFFFF"/>
        <w:ind w:left="360"/>
        <w:jc w:val="both"/>
        <w:rPr>
          <w:rFonts w:ascii="Segoe UI" w:hAnsi="Segoe UI" w:cs="Segoe UI"/>
          <w:color w:val="333333"/>
        </w:rPr>
      </w:pPr>
      <w:r>
        <w:rPr>
          <w:rFonts w:ascii="Segoe UI" w:hAnsi="Segoe UI" w:cs="Segoe UI"/>
          <w:color w:val="333333"/>
        </w:rPr>
        <w:t>In JSP, config is an implicit object of type </w:t>
      </w:r>
      <w:r>
        <w:rPr>
          <w:rFonts w:ascii="Segoe UI" w:hAnsi="Segoe UI" w:cs="Segoe UI"/>
          <w:i/>
          <w:iCs/>
          <w:color w:val="333333"/>
        </w:rPr>
        <w:t>ServletConfig</w:t>
      </w:r>
      <w:r>
        <w:rPr>
          <w:rFonts w:ascii="Segoe UI" w:hAnsi="Segoe UI" w:cs="Segoe UI"/>
          <w:color w:val="333333"/>
        </w:rPr>
        <w:t>. This object can be used to get initialization parameter for a particular JSP page. The config object is created by the web container for each jsp page.</w:t>
      </w:r>
    </w:p>
    <w:p w14:paraId="10B6EA51" w14:textId="77777777" w:rsidR="00875AAA" w:rsidRDefault="00875AAA" w:rsidP="00D460BB">
      <w:pPr>
        <w:pStyle w:val="NormalWeb"/>
        <w:shd w:val="clear" w:color="auto" w:fill="FFFFFF"/>
        <w:ind w:left="360"/>
        <w:jc w:val="both"/>
        <w:rPr>
          <w:rFonts w:ascii="Segoe UI" w:hAnsi="Segoe UI" w:cs="Segoe UI"/>
          <w:color w:val="333333"/>
        </w:rPr>
      </w:pPr>
      <w:r>
        <w:rPr>
          <w:rFonts w:ascii="Segoe UI" w:hAnsi="Segoe UI" w:cs="Segoe UI"/>
          <w:color w:val="333333"/>
        </w:rPr>
        <w:t>Generally, it is used to get initialization parameter from the web.xml file.</w:t>
      </w:r>
    </w:p>
    <w:p w14:paraId="5447D454" w14:textId="77777777" w:rsidR="00875AAA" w:rsidRDefault="00875AAA" w:rsidP="00D460BB">
      <w:pPr>
        <w:pStyle w:val="Heading3"/>
        <w:shd w:val="clear" w:color="auto" w:fill="FFFFFF"/>
        <w:ind w:left="360"/>
        <w:jc w:val="both"/>
        <w:rPr>
          <w:rFonts w:ascii="Tahoma" w:hAnsi="Tahoma" w:cs="Tahoma"/>
          <w:color w:val="610B4B"/>
          <w:sz w:val="33"/>
          <w:szCs w:val="33"/>
        </w:rPr>
      </w:pPr>
      <w:r>
        <w:rPr>
          <w:rFonts w:ascii="Tahoma" w:hAnsi="Tahoma" w:cs="Tahoma"/>
          <w:b/>
          <w:bCs/>
          <w:color w:val="610B4B"/>
          <w:sz w:val="33"/>
          <w:szCs w:val="33"/>
        </w:rPr>
        <w:t>Example of config implicit object:</w:t>
      </w:r>
    </w:p>
    <w:p w14:paraId="62A98F7A" w14:textId="77777777" w:rsidR="00875AAA" w:rsidRPr="00D460BB" w:rsidRDefault="00875AAA" w:rsidP="00D460BB">
      <w:pPr>
        <w:ind w:left="360"/>
        <w:rPr>
          <w:rFonts w:ascii="Times New Roman" w:hAnsi="Times New Roman" w:cs="Times New Roman"/>
          <w:sz w:val="24"/>
          <w:szCs w:val="24"/>
        </w:rPr>
      </w:pPr>
      <w:r w:rsidRPr="00D460BB">
        <w:rPr>
          <w:rFonts w:ascii="Segoe UI" w:hAnsi="Segoe UI" w:cs="Segoe UI"/>
          <w:b/>
          <w:bCs/>
          <w:color w:val="333333"/>
          <w:shd w:val="clear" w:color="auto" w:fill="FFFFFF"/>
        </w:rPr>
        <w:t>index.html</w:t>
      </w:r>
    </w:p>
    <w:p w14:paraId="1DF229EB"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"welcome"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3ED3BE" w14:textId="77777777" w:rsidR="00875AAA" w:rsidRDefault="00875AAA"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4E02C7"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"go"</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CD75B7" w14:textId="77777777" w:rsidR="00875AAA" w:rsidRDefault="00875AAA"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29DD33" w14:textId="77777777" w:rsidR="00875AAA" w:rsidRPr="00D460BB" w:rsidRDefault="00875AAA" w:rsidP="00D460BB">
      <w:pPr>
        <w:spacing w:line="240" w:lineRule="auto"/>
        <w:ind w:left="360"/>
        <w:rPr>
          <w:rFonts w:ascii="Times New Roman" w:hAnsi="Times New Roman" w:cs="Times New Roman"/>
        </w:rPr>
      </w:pPr>
      <w:r w:rsidRPr="00D460BB">
        <w:rPr>
          <w:rFonts w:ascii="Segoe UI" w:hAnsi="Segoe UI" w:cs="Segoe UI"/>
          <w:b/>
          <w:bCs/>
          <w:color w:val="333333"/>
          <w:shd w:val="clear" w:color="auto" w:fill="FFFFFF"/>
        </w:rPr>
        <w:t>web.xml file</w:t>
      </w:r>
    </w:p>
    <w:p w14:paraId="5C17C0C5"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4B3E34" w14:textId="77777777" w:rsidR="00875AAA" w:rsidRDefault="00875AAA"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F9E154C"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A3FE98" w14:textId="77777777" w:rsidR="00875AAA" w:rsidRDefault="00875AAA"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sonoojaiswal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6ADBF9"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jsp-file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/welcome.jsp</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jsp-file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858F44" w14:textId="77777777" w:rsidR="00875AAA" w:rsidRDefault="00875AAA"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8D5D2D6"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init-param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0618E3" w14:textId="77777777" w:rsidR="00875AAA" w:rsidRDefault="00875AAA"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param-name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dname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param-name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F57855"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param-value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sun.jdbc.odbc.JdbcOdbcDriver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param-value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1633BC" w14:textId="77777777" w:rsidR="00875AAA" w:rsidRDefault="00875AAA"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init-param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CBB1DA"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D72CA18" w14:textId="77777777" w:rsidR="00875AAA" w:rsidRDefault="00875AAA"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BFC2A6"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129B4288" w14:textId="77777777" w:rsidR="00875AAA" w:rsidRDefault="00875AAA"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54285B"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sonoojaiswal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9D19CD" w14:textId="77777777" w:rsidR="00875AAA" w:rsidRDefault="00875AAA" w:rsidP="00D460BB">
      <w:pPr>
        <w:spacing w:after="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url-pattern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/welcome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url-pattern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F3B926"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129AF4" w14:textId="77777777" w:rsidR="00875AAA" w:rsidRDefault="00875AAA" w:rsidP="00D460BB">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ACF6CAA"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88906C" w14:textId="77777777" w:rsidR="00875AAA" w:rsidRPr="00D460BB" w:rsidRDefault="00875AAA" w:rsidP="00D460BB">
      <w:pPr>
        <w:ind w:left="360"/>
        <w:rPr>
          <w:rFonts w:ascii="Times New Roman" w:hAnsi="Times New Roman" w:cs="Times New Roman"/>
        </w:rPr>
      </w:pPr>
      <w:r w:rsidRPr="00D460BB">
        <w:rPr>
          <w:rFonts w:ascii="Segoe UI" w:hAnsi="Segoe UI" w:cs="Segoe UI"/>
          <w:b/>
          <w:bCs/>
          <w:color w:val="333333"/>
          <w:shd w:val="clear" w:color="auto" w:fill="FFFFFF"/>
        </w:rPr>
        <w:t>welcome.jsp</w:t>
      </w:r>
    </w:p>
    <w:p w14:paraId="0C1950D6"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t>
      </w:r>
    </w:p>
    <w:p w14:paraId="423ECDCD" w14:textId="77777777" w:rsidR="00875AAA" w:rsidRPr="00D460BB" w:rsidRDefault="00875AAA" w:rsidP="00D460BB">
      <w:pPr>
        <w:spacing w:after="0" w:line="375" w:lineRule="atLeast"/>
        <w:ind w:left="360"/>
        <w:jc w:val="both"/>
        <w:rPr>
          <w:rFonts w:ascii="Segoe UI" w:hAnsi="Segoe UI" w:cs="Segoe UI"/>
          <w:color w:val="000000"/>
        </w:rPr>
      </w:pPr>
      <w:r w:rsidRPr="00D460BB">
        <w:rPr>
          <w:rFonts w:ascii="Segoe UI" w:hAnsi="Segoe UI" w:cs="Segoe UI"/>
          <w:color w:val="000000"/>
          <w:bdr w:val="none" w:sz="0" w:space="0" w:color="auto" w:frame="1"/>
        </w:rPr>
        <w:t>out.print("Welcome "+request.getParameter("uname"));  </w:t>
      </w:r>
    </w:p>
    <w:p w14:paraId="7E6A03D1" w14:textId="34ACDF09" w:rsidR="00875AAA" w:rsidRDefault="00875AAA" w:rsidP="00D460BB">
      <w:pPr>
        <w:pStyle w:val="alt"/>
        <w:spacing w:before="0" w:beforeAutospacing="0" w:after="0" w:afterAutospacing="0" w:line="375" w:lineRule="atLeast"/>
        <w:ind w:left="495"/>
        <w:jc w:val="both"/>
        <w:rPr>
          <w:rFonts w:ascii="Segoe UI" w:hAnsi="Segoe UI" w:cs="Segoe UI"/>
          <w:color w:val="000000"/>
        </w:rPr>
      </w:pPr>
    </w:p>
    <w:p w14:paraId="44215AAB" w14:textId="77777777" w:rsidR="00875AAA" w:rsidRPr="00D460BB" w:rsidRDefault="00875AAA" w:rsidP="00D460BB">
      <w:pPr>
        <w:spacing w:after="0" w:line="375" w:lineRule="atLeast"/>
        <w:ind w:left="360"/>
        <w:jc w:val="both"/>
        <w:rPr>
          <w:rFonts w:ascii="Segoe UI" w:hAnsi="Segoe UI" w:cs="Segoe UI"/>
          <w:color w:val="000000"/>
        </w:rPr>
      </w:pPr>
      <w:r w:rsidRPr="00D460BB">
        <w:rPr>
          <w:rFonts w:ascii="Segoe UI" w:hAnsi="Segoe UI" w:cs="Segoe UI"/>
          <w:color w:val="000000"/>
          <w:bdr w:val="none" w:sz="0" w:space="0" w:color="auto" w:frame="1"/>
        </w:rPr>
        <w:t>String </w:t>
      </w:r>
      <w:r w:rsidRPr="00D460BB">
        <w:rPr>
          <w:rStyle w:val="attribute"/>
          <w:rFonts w:ascii="Segoe UI" w:hAnsi="Segoe UI" w:cs="Segoe UI"/>
          <w:color w:val="FF0000"/>
          <w:bdr w:val="none" w:sz="0" w:space="0" w:color="auto" w:frame="1"/>
        </w:rPr>
        <w:t>driver</w:t>
      </w:r>
      <w:r w:rsidRPr="00D460BB">
        <w:rPr>
          <w:rFonts w:ascii="Segoe UI" w:hAnsi="Segoe UI" w:cs="Segoe UI"/>
          <w:color w:val="000000"/>
          <w:bdr w:val="none" w:sz="0" w:space="0" w:color="auto" w:frame="1"/>
        </w:rPr>
        <w:t>=</w:t>
      </w:r>
      <w:r w:rsidRPr="00D460BB">
        <w:rPr>
          <w:rStyle w:val="attribute-value"/>
          <w:rFonts w:ascii="Segoe UI" w:hAnsi="Segoe UI" w:cs="Segoe UI"/>
          <w:color w:val="0000FF"/>
          <w:bdr w:val="none" w:sz="0" w:space="0" w:color="auto" w:frame="1"/>
        </w:rPr>
        <w:t>config</w:t>
      </w:r>
      <w:r w:rsidRPr="00D460BB">
        <w:rPr>
          <w:rFonts w:ascii="Segoe UI" w:hAnsi="Segoe UI" w:cs="Segoe UI"/>
          <w:color w:val="000000"/>
          <w:bdr w:val="none" w:sz="0" w:space="0" w:color="auto" w:frame="1"/>
        </w:rPr>
        <w:t>.getInitParameter("dname");  </w:t>
      </w:r>
    </w:p>
    <w:p w14:paraId="4EA021C5" w14:textId="77777777" w:rsidR="00875AAA" w:rsidRDefault="00875AAA" w:rsidP="00D460BB">
      <w:pPr>
        <w:pStyle w:val="alt"/>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out.print("driver name </w:t>
      </w:r>
      <w:r>
        <w:rPr>
          <w:rStyle w:val="attribute"/>
          <w:rFonts w:ascii="Segoe UI" w:hAnsi="Segoe UI" w:cs="Segoe UI"/>
          <w:color w:val="FF0000"/>
          <w:bdr w:val="none" w:sz="0" w:space="0" w:color="auto" w:frame="1"/>
        </w:rPr>
        <w:t>is</w:t>
      </w:r>
      <w:r>
        <w:rPr>
          <w:rFonts w:ascii="Segoe UI" w:hAnsi="Segoe UI" w:cs="Segoe UI"/>
          <w:color w:val="000000"/>
          <w:bdr w:val="none" w:sz="0" w:space="0" w:color="auto" w:frame="1"/>
        </w:rPr>
        <w:t>="+driver);  </w:t>
      </w:r>
    </w:p>
    <w:p w14:paraId="703C5FA0" w14:textId="77777777" w:rsidR="00875AAA" w:rsidRPr="00D460BB" w:rsidRDefault="00875AAA" w:rsidP="00D460BB">
      <w:pPr>
        <w:spacing w:after="0" w:line="375" w:lineRule="atLeast"/>
        <w:ind w:left="360"/>
        <w:jc w:val="both"/>
        <w:rPr>
          <w:rFonts w:ascii="Segoe UI" w:hAnsi="Segoe UI" w:cs="Segoe UI"/>
          <w:color w:val="000000"/>
        </w:rPr>
      </w:pPr>
      <w:r w:rsidRPr="00D460BB">
        <w:rPr>
          <w:rFonts w:ascii="Segoe UI" w:hAnsi="Segoe UI" w:cs="Segoe UI"/>
          <w:color w:val="000000"/>
          <w:bdr w:val="none" w:sz="0" w:space="0" w:color="auto" w:frame="1"/>
        </w:rPr>
        <w:t>%</w:t>
      </w:r>
      <w:r w:rsidRPr="00D460BB">
        <w:rPr>
          <w:rStyle w:val="tag"/>
          <w:rFonts w:ascii="Segoe UI" w:hAnsi="Segoe UI" w:cs="Segoe UI"/>
          <w:b/>
          <w:bCs/>
          <w:color w:val="006699"/>
          <w:bdr w:val="none" w:sz="0" w:space="0" w:color="auto" w:frame="1"/>
        </w:rPr>
        <w:t>&gt;</w:t>
      </w:r>
      <w:r w:rsidRPr="00D460BB">
        <w:rPr>
          <w:rFonts w:ascii="Segoe UI" w:hAnsi="Segoe UI" w:cs="Segoe UI"/>
          <w:color w:val="000000"/>
          <w:bdr w:val="none" w:sz="0" w:space="0" w:color="auto" w:frame="1"/>
        </w:rPr>
        <w:t>  </w:t>
      </w:r>
    </w:p>
    <w:p w14:paraId="321A1468" w14:textId="77777777" w:rsidR="007F2A10" w:rsidRDefault="007F2A10" w:rsidP="00D460BB">
      <w:pPr>
        <w:spacing w:after="0" w:line="375" w:lineRule="atLeast"/>
        <w:ind w:left="360"/>
        <w:jc w:val="both"/>
        <w:rPr>
          <w:rFonts w:ascii="Segoe UI" w:hAnsi="Segoe UI" w:cs="Segoe UI"/>
          <w:color w:val="000000"/>
        </w:rPr>
      </w:pPr>
    </w:p>
    <w:p w14:paraId="2C623847" w14:textId="77777777" w:rsidR="007F2A10" w:rsidRDefault="007F2A10" w:rsidP="00D460BB">
      <w:pPr>
        <w:spacing w:after="0" w:line="375" w:lineRule="atLeast"/>
        <w:ind w:left="360"/>
        <w:jc w:val="both"/>
        <w:rPr>
          <w:rFonts w:ascii="Segoe UI" w:hAnsi="Segoe UI" w:cs="Segoe UI"/>
          <w:color w:val="000000"/>
        </w:rPr>
      </w:pPr>
    </w:p>
    <w:p w14:paraId="1044C0F9" w14:textId="77777777" w:rsidR="007F2A10" w:rsidRDefault="007F2A10" w:rsidP="00D460BB">
      <w:pPr>
        <w:spacing w:after="0" w:line="375" w:lineRule="atLeast"/>
        <w:ind w:left="360"/>
        <w:jc w:val="both"/>
        <w:rPr>
          <w:rFonts w:ascii="Segoe UI" w:hAnsi="Segoe UI" w:cs="Segoe UI"/>
          <w:color w:val="000000"/>
        </w:rPr>
      </w:pPr>
    </w:p>
    <w:p w14:paraId="2F1B69EC" w14:textId="77777777" w:rsidR="007F2A10" w:rsidRDefault="007F2A10" w:rsidP="00D460BB">
      <w:pPr>
        <w:spacing w:after="0" w:line="375" w:lineRule="atLeast"/>
        <w:ind w:left="360"/>
        <w:jc w:val="both"/>
        <w:rPr>
          <w:rFonts w:ascii="Segoe UI" w:hAnsi="Segoe UI" w:cs="Segoe UI"/>
          <w:color w:val="000000"/>
        </w:rPr>
      </w:pPr>
    </w:p>
    <w:p w14:paraId="572D6DE4" w14:textId="77777777" w:rsidR="00875AAA" w:rsidRDefault="00875AAA" w:rsidP="00D460BB">
      <w:pPr>
        <w:pStyle w:val="Heading4"/>
        <w:shd w:val="clear" w:color="auto" w:fill="FFFFFF"/>
        <w:ind w:left="360"/>
        <w:jc w:val="both"/>
        <w:rPr>
          <w:rFonts w:ascii="Helvetica" w:hAnsi="Helvetica" w:cs="Helvetica"/>
          <w:color w:val="610B4B"/>
          <w:sz w:val="26"/>
          <w:szCs w:val="26"/>
        </w:rPr>
      </w:pPr>
      <w:r>
        <w:rPr>
          <w:rFonts w:ascii="Helvetica" w:hAnsi="Helvetica" w:cs="Helvetica"/>
          <w:b/>
          <w:bCs/>
          <w:color w:val="610B4B"/>
          <w:sz w:val="26"/>
          <w:szCs w:val="26"/>
        </w:rPr>
        <w:lastRenderedPageBreak/>
        <w:t>Output</w:t>
      </w:r>
    </w:p>
    <w:p w14:paraId="04DDABE8" w14:textId="1751C868" w:rsidR="00875AAA" w:rsidRPr="00D460BB" w:rsidRDefault="00875AAA" w:rsidP="00D460BB">
      <w:pPr>
        <w:ind w:left="360"/>
        <w:rPr>
          <w:rFonts w:ascii="Times New Roman" w:hAnsi="Times New Roman" w:cs="Times New Roman"/>
          <w:sz w:val="24"/>
          <w:szCs w:val="24"/>
        </w:rPr>
      </w:pPr>
      <w:r>
        <w:rPr>
          <w:noProof/>
        </w:rPr>
        <w:drawing>
          <wp:inline distT="0" distB="0" distL="0" distR="0" wp14:anchorId="33F0B3E6" wp14:editId="70B97F33">
            <wp:extent cx="5678805" cy="2889250"/>
            <wp:effectExtent l="0" t="0" r="0" b="6350"/>
            <wp:docPr id="1939900029" name="Picture 91" descr="jsp config implicit object outp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jsp config implicit object output 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678805" cy="2889250"/>
                    </a:xfrm>
                    <a:prstGeom prst="rect">
                      <a:avLst/>
                    </a:prstGeom>
                    <a:noFill/>
                    <a:ln>
                      <a:noFill/>
                    </a:ln>
                  </pic:spPr>
                </pic:pic>
              </a:graphicData>
            </a:graphic>
          </wp:inline>
        </w:drawing>
      </w:r>
      <w:r w:rsidRPr="00D460BB">
        <w:rPr>
          <w:rFonts w:ascii="Segoe UI" w:hAnsi="Segoe UI" w:cs="Segoe UI"/>
          <w:color w:val="333333"/>
          <w:shd w:val="clear" w:color="auto" w:fill="FFFFFF"/>
        </w:rPr>
        <w:t> </w:t>
      </w:r>
      <w:r>
        <w:rPr>
          <w:noProof/>
        </w:rPr>
        <w:drawing>
          <wp:inline distT="0" distB="0" distL="0" distR="0" wp14:anchorId="343243B7" wp14:editId="0BBB82FA">
            <wp:extent cx="5555615" cy="2966085"/>
            <wp:effectExtent l="0" t="0" r="6985" b="5715"/>
            <wp:docPr id="1797143018" name="Picture 90" descr="jsp config implicit object out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jsp config implicit object output 2"/>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5555615" cy="2966085"/>
                    </a:xfrm>
                    <a:prstGeom prst="rect">
                      <a:avLst/>
                    </a:prstGeom>
                    <a:noFill/>
                    <a:ln>
                      <a:noFill/>
                    </a:ln>
                  </pic:spPr>
                </pic:pic>
              </a:graphicData>
            </a:graphic>
          </wp:inline>
        </w:drawing>
      </w:r>
    </w:p>
    <w:p w14:paraId="4718A239" w14:textId="77777777" w:rsidR="00875AAA" w:rsidRDefault="00FE746B" w:rsidP="00D460BB">
      <w:pPr>
        <w:ind w:left="360"/>
      </w:pPr>
      <w:r>
        <w:pict w14:anchorId="075C9010">
          <v:rect id="_x0000_i1167" style="width:0;height:.75pt" o:hrstd="t" o:hrnoshade="t" o:hr="t" fillcolor="#d4d4d4" stroked="f"/>
        </w:pict>
      </w:r>
    </w:p>
    <w:p w14:paraId="4F2D2C9A" w14:textId="77777777" w:rsidR="007F2A10" w:rsidRPr="007F2A10" w:rsidRDefault="007F2A10" w:rsidP="00D460BB">
      <w:pPr>
        <w:pStyle w:val="Heading1"/>
        <w:ind w:left="360"/>
        <w:rPr>
          <w:rFonts w:eastAsia="Times New Roman"/>
          <w:u w:val="single"/>
          <w:lang w:eastAsia="en-IN"/>
        </w:rPr>
      </w:pPr>
      <w:r w:rsidRPr="007F2A10">
        <w:rPr>
          <w:rFonts w:eastAsia="Times New Roman"/>
          <w:u w:val="single"/>
          <w:lang w:eastAsia="en-IN"/>
        </w:rPr>
        <w:t>Session Object</w:t>
      </w:r>
    </w:p>
    <w:p w14:paraId="55AD81AD" w14:textId="12B6A749" w:rsidR="007F3A0C" w:rsidRPr="00CC1D73" w:rsidRDefault="007F3A0C" w:rsidP="00D460BB">
      <w:pPr>
        <w:ind w:left="45"/>
      </w:pPr>
    </w:p>
    <w:sectPr w:rsidR="007F3A0C" w:rsidRPr="00CC1D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var(--ff-lat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var(--font-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206E"/>
    <w:multiLevelType w:val="multilevel"/>
    <w:tmpl w:val="9C8E7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2A67"/>
    <w:multiLevelType w:val="multilevel"/>
    <w:tmpl w:val="DE121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E02AB"/>
    <w:multiLevelType w:val="multilevel"/>
    <w:tmpl w:val="EF0AF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363BC"/>
    <w:multiLevelType w:val="multilevel"/>
    <w:tmpl w:val="E1D8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955B16"/>
    <w:multiLevelType w:val="multilevel"/>
    <w:tmpl w:val="2D440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192071"/>
    <w:multiLevelType w:val="multilevel"/>
    <w:tmpl w:val="AB88F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3427A9"/>
    <w:multiLevelType w:val="multilevel"/>
    <w:tmpl w:val="4F14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565D49"/>
    <w:multiLevelType w:val="multilevel"/>
    <w:tmpl w:val="03DA0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F80980"/>
    <w:multiLevelType w:val="multilevel"/>
    <w:tmpl w:val="284EA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FB07FD"/>
    <w:multiLevelType w:val="multilevel"/>
    <w:tmpl w:val="2DFC6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062CBC"/>
    <w:multiLevelType w:val="multilevel"/>
    <w:tmpl w:val="D2383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382D2F"/>
    <w:multiLevelType w:val="multilevel"/>
    <w:tmpl w:val="21EA5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55092F"/>
    <w:multiLevelType w:val="multilevel"/>
    <w:tmpl w:val="DE863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5744D8"/>
    <w:multiLevelType w:val="hybridMultilevel"/>
    <w:tmpl w:val="C1624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3667C74"/>
    <w:multiLevelType w:val="multilevel"/>
    <w:tmpl w:val="A0A0C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3935CEF"/>
    <w:multiLevelType w:val="multilevel"/>
    <w:tmpl w:val="2250C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3DA7F17"/>
    <w:multiLevelType w:val="multilevel"/>
    <w:tmpl w:val="E080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4222CB0"/>
    <w:multiLevelType w:val="hybridMultilevel"/>
    <w:tmpl w:val="0916F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423670C"/>
    <w:multiLevelType w:val="multilevel"/>
    <w:tmpl w:val="EB70E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4305D26"/>
    <w:multiLevelType w:val="multilevel"/>
    <w:tmpl w:val="81B6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47650A5"/>
    <w:multiLevelType w:val="multilevel"/>
    <w:tmpl w:val="2B861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493397C"/>
    <w:multiLevelType w:val="multilevel"/>
    <w:tmpl w:val="FD1CC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4BF463F"/>
    <w:multiLevelType w:val="multilevel"/>
    <w:tmpl w:val="3D682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5A664FF"/>
    <w:multiLevelType w:val="multilevel"/>
    <w:tmpl w:val="9AE23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5D57004"/>
    <w:multiLevelType w:val="multilevel"/>
    <w:tmpl w:val="0CDE1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5E95ED3"/>
    <w:multiLevelType w:val="multilevel"/>
    <w:tmpl w:val="0912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6034585"/>
    <w:multiLevelType w:val="multilevel"/>
    <w:tmpl w:val="73C0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6191008"/>
    <w:multiLevelType w:val="multilevel"/>
    <w:tmpl w:val="5AD4D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6906ED2"/>
    <w:multiLevelType w:val="multilevel"/>
    <w:tmpl w:val="73F2B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6EE77EA"/>
    <w:multiLevelType w:val="multilevel"/>
    <w:tmpl w:val="3DB48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75D2C2C"/>
    <w:multiLevelType w:val="multilevel"/>
    <w:tmpl w:val="AC2A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7C603A"/>
    <w:multiLevelType w:val="multilevel"/>
    <w:tmpl w:val="CFBCF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8750ED9"/>
    <w:multiLevelType w:val="multilevel"/>
    <w:tmpl w:val="93FE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927092"/>
    <w:multiLevelType w:val="multilevel"/>
    <w:tmpl w:val="E2EC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8A95ABA"/>
    <w:multiLevelType w:val="multilevel"/>
    <w:tmpl w:val="AA120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8C407AA"/>
    <w:multiLevelType w:val="multilevel"/>
    <w:tmpl w:val="6854D5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08C51E8E"/>
    <w:multiLevelType w:val="multilevel"/>
    <w:tmpl w:val="BA2E3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8F25528"/>
    <w:multiLevelType w:val="multilevel"/>
    <w:tmpl w:val="30EE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9220A9D"/>
    <w:multiLevelType w:val="multilevel"/>
    <w:tmpl w:val="D1BA6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9942C96"/>
    <w:multiLevelType w:val="multilevel"/>
    <w:tmpl w:val="7E18BD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A076D71"/>
    <w:multiLevelType w:val="multilevel"/>
    <w:tmpl w:val="A6185F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0A0F0023"/>
    <w:multiLevelType w:val="multilevel"/>
    <w:tmpl w:val="FB5A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A156816"/>
    <w:multiLevelType w:val="multilevel"/>
    <w:tmpl w:val="DE307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A574A0A"/>
    <w:multiLevelType w:val="hybridMultilevel"/>
    <w:tmpl w:val="28965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0A7E35E5"/>
    <w:multiLevelType w:val="multilevel"/>
    <w:tmpl w:val="A48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A824217"/>
    <w:multiLevelType w:val="multilevel"/>
    <w:tmpl w:val="6F12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ABB606A"/>
    <w:multiLevelType w:val="multilevel"/>
    <w:tmpl w:val="2C5AF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AE4703E"/>
    <w:multiLevelType w:val="multilevel"/>
    <w:tmpl w:val="89669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AE92E98"/>
    <w:multiLevelType w:val="multilevel"/>
    <w:tmpl w:val="75548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AF04DCA"/>
    <w:multiLevelType w:val="multilevel"/>
    <w:tmpl w:val="0C9E7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B6E2A89"/>
    <w:multiLevelType w:val="multilevel"/>
    <w:tmpl w:val="F340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B9A41A7"/>
    <w:multiLevelType w:val="multilevel"/>
    <w:tmpl w:val="AC722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BE04839"/>
    <w:multiLevelType w:val="multilevel"/>
    <w:tmpl w:val="EBACD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BED284E"/>
    <w:multiLevelType w:val="multilevel"/>
    <w:tmpl w:val="0812F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C7A66FD"/>
    <w:multiLevelType w:val="multilevel"/>
    <w:tmpl w:val="669C0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C955BDE"/>
    <w:multiLevelType w:val="multilevel"/>
    <w:tmpl w:val="45BA6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D0D65B2"/>
    <w:multiLevelType w:val="multilevel"/>
    <w:tmpl w:val="55680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DE7133C"/>
    <w:multiLevelType w:val="multilevel"/>
    <w:tmpl w:val="4C689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F485EBA"/>
    <w:multiLevelType w:val="multilevel"/>
    <w:tmpl w:val="7E7835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0F486103"/>
    <w:multiLevelType w:val="multilevel"/>
    <w:tmpl w:val="E81E4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F560582"/>
    <w:multiLevelType w:val="hybridMultilevel"/>
    <w:tmpl w:val="18B8D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0F5B3892"/>
    <w:multiLevelType w:val="hybridMultilevel"/>
    <w:tmpl w:val="104E02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101E7526"/>
    <w:multiLevelType w:val="multilevel"/>
    <w:tmpl w:val="E1F40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04C67F2"/>
    <w:multiLevelType w:val="multilevel"/>
    <w:tmpl w:val="D4D0B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05D600A"/>
    <w:multiLevelType w:val="multilevel"/>
    <w:tmpl w:val="48FE9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12C73AE"/>
    <w:multiLevelType w:val="multilevel"/>
    <w:tmpl w:val="4FA62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18541C2"/>
    <w:multiLevelType w:val="hybridMultilevel"/>
    <w:tmpl w:val="CD34D2B0"/>
    <w:lvl w:ilvl="0" w:tplc="40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7" w15:restartNumberingAfterBreak="0">
    <w:nsid w:val="11C57108"/>
    <w:multiLevelType w:val="multilevel"/>
    <w:tmpl w:val="00FC0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1D12711"/>
    <w:multiLevelType w:val="multilevel"/>
    <w:tmpl w:val="FC0028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11D9667D"/>
    <w:multiLevelType w:val="hybridMultilevel"/>
    <w:tmpl w:val="17EE6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12127E7E"/>
    <w:multiLevelType w:val="multilevel"/>
    <w:tmpl w:val="027494D2"/>
    <w:lvl w:ilvl="0">
      <w:start w:val="1"/>
      <w:numFmt w:val="decimal"/>
      <w:lvlText w:val="%1."/>
      <w:lvlJc w:val="left"/>
      <w:pPr>
        <w:tabs>
          <w:tab w:val="num" w:pos="-360"/>
        </w:tabs>
        <w:ind w:left="-36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1080"/>
        </w:tabs>
        <w:ind w:left="1080" w:hanging="360"/>
      </w:pPr>
    </w:lvl>
    <w:lvl w:ilvl="3" w:tentative="1">
      <w:start w:val="1"/>
      <w:numFmt w:val="decimal"/>
      <w:lvlText w:val="%4."/>
      <w:lvlJc w:val="left"/>
      <w:pPr>
        <w:tabs>
          <w:tab w:val="num" w:pos="1800"/>
        </w:tabs>
        <w:ind w:left="1800" w:hanging="360"/>
      </w:pPr>
    </w:lvl>
    <w:lvl w:ilvl="4" w:tentative="1">
      <w:start w:val="1"/>
      <w:numFmt w:val="decimal"/>
      <w:lvlText w:val="%5."/>
      <w:lvlJc w:val="left"/>
      <w:pPr>
        <w:tabs>
          <w:tab w:val="num" w:pos="2520"/>
        </w:tabs>
        <w:ind w:left="2520" w:hanging="360"/>
      </w:pPr>
    </w:lvl>
    <w:lvl w:ilvl="5" w:tentative="1">
      <w:start w:val="1"/>
      <w:numFmt w:val="decimal"/>
      <w:lvlText w:val="%6."/>
      <w:lvlJc w:val="left"/>
      <w:pPr>
        <w:tabs>
          <w:tab w:val="num" w:pos="3240"/>
        </w:tabs>
        <w:ind w:left="3240" w:hanging="360"/>
      </w:pPr>
    </w:lvl>
    <w:lvl w:ilvl="6" w:tentative="1">
      <w:start w:val="1"/>
      <w:numFmt w:val="decimal"/>
      <w:lvlText w:val="%7."/>
      <w:lvlJc w:val="left"/>
      <w:pPr>
        <w:tabs>
          <w:tab w:val="num" w:pos="3960"/>
        </w:tabs>
        <w:ind w:left="3960" w:hanging="360"/>
      </w:pPr>
    </w:lvl>
    <w:lvl w:ilvl="7" w:tentative="1">
      <w:start w:val="1"/>
      <w:numFmt w:val="decimal"/>
      <w:lvlText w:val="%8."/>
      <w:lvlJc w:val="left"/>
      <w:pPr>
        <w:tabs>
          <w:tab w:val="num" w:pos="4680"/>
        </w:tabs>
        <w:ind w:left="4680" w:hanging="360"/>
      </w:pPr>
    </w:lvl>
    <w:lvl w:ilvl="8" w:tentative="1">
      <w:start w:val="1"/>
      <w:numFmt w:val="decimal"/>
      <w:lvlText w:val="%9."/>
      <w:lvlJc w:val="left"/>
      <w:pPr>
        <w:tabs>
          <w:tab w:val="num" w:pos="5400"/>
        </w:tabs>
        <w:ind w:left="5400" w:hanging="360"/>
      </w:pPr>
    </w:lvl>
  </w:abstractNum>
  <w:abstractNum w:abstractNumId="71" w15:restartNumberingAfterBreak="0">
    <w:nsid w:val="12574A9A"/>
    <w:multiLevelType w:val="multilevel"/>
    <w:tmpl w:val="9198D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25D21C9"/>
    <w:multiLevelType w:val="multilevel"/>
    <w:tmpl w:val="A654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25E5D63"/>
    <w:multiLevelType w:val="multilevel"/>
    <w:tmpl w:val="C262C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28B1D26"/>
    <w:multiLevelType w:val="multilevel"/>
    <w:tmpl w:val="FE0EE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28D686C"/>
    <w:multiLevelType w:val="multilevel"/>
    <w:tmpl w:val="74BE2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2B85F45"/>
    <w:multiLevelType w:val="multilevel"/>
    <w:tmpl w:val="52E20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2DA662F"/>
    <w:multiLevelType w:val="multilevel"/>
    <w:tmpl w:val="DFBCD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2F20B05"/>
    <w:multiLevelType w:val="multilevel"/>
    <w:tmpl w:val="F5C40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38C1C0E"/>
    <w:multiLevelType w:val="multilevel"/>
    <w:tmpl w:val="18D86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3BA734F"/>
    <w:multiLevelType w:val="multilevel"/>
    <w:tmpl w:val="FE8CE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3F968F9"/>
    <w:multiLevelType w:val="multilevel"/>
    <w:tmpl w:val="E7540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43E4EEB"/>
    <w:multiLevelType w:val="multilevel"/>
    <w:tmpl w:val="9D787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46352E6"/>
    <w:multiLevelType w:val="multilevel"/>
    <w:tmpl w:val="30242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46A6298"/>
    <w:multiLevelType w:val="multilevel"/>
    <w:tmpl w:val="4308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52B4511"/>
    <w:multiLevelType w:val="multilevel"/>
    <w:tmpl w:val="AE52E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59F1669"/>
    <w:multiLevelType w:val="multilevel"/>
    <w:tmpl w:val="F12E0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5A04B22"/>
    <w:multiLevelType w:val="multilevel"/>
    <w:tmpl w:val="574E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5B153C4"/>
    <w:multiLevelType w:val="multilevel"/>
    <w:tmpl w:val="B9C0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5FF1F9E"/>
    <w:multiLevelType w:val="multilevel"/>
    <w:tmpl w:val="4FD40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63470B9"/>
    <w:multiLevelType w:val="multilevel"/>
    <w:tmpl w:val="8904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662560C"/>
    <w:multiLevelType w:val="multilevel"/>
    <w:tmpl w:val="B12C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6E1762C"/>
    <w:multiLevelType w:val="multilevel"/>
    <w:tmpl w:val="6D0E2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71B2538"/>
    <w:multiLevelType w:val="multilevel"/>
    <w:tmpl w:val="37B2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73343C7"/>
    <w:multiLevelType w:val="multilevel"/>
    <w:tmpl w:val="D83C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7415A7A"/>
    <w:multiLevelType w:val="multilevel"/>
    <w:tmpl w:val="80329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78341DE"/>
    <w:multiLevelType w:val="multilevel"/>
    <w:tmpl w:val="45902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79910C8"/>
    <w:multiLevelType w:val="multilevel"/>
    <w:tmpl w:val="08CE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17F706BF"/>
    <w:multiLevelType w:val="multilevel"/>
    <w:tmpl w:val="F2DEC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83739DC"/>
    <w:multiLevelType w:val="multilevel"/>
    <w:tmpl w:val="CC0C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85A7A0B"/>
    <w:multiLevelType w:val="multilevel"/>
    <w:tmpl w:val="8EF603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1860601C"/>
    <w:multiLevelType w:val="multilevel"/>
    <w:tmpl w:val="C8146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9503E86"/>
    <w:multiLevelType w:val="multilevel"/>
    <w:tmpl w:val="9EA6F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99809AC"/>
    <w:multiLevelType w:val="multilevel"/>
    <w:tmpl w:val="63FAF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9AC1E96"/>
    <w:multiLevelType w:val="multilevel"/>
    <w:tmpl w:val="36A4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1A06131D"/>
    <w:multiLevelType w:val="hybridMultilevel"/>
    <w:tmpl w:val="CED8D1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1A641FA9"/>
    <w:multiLevelType w:val="multilevel"/>
    <w:tmpl w:val="96744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A7A63F0"/>
    <w:multiLevelType w:val="multilevel"/>
    <w:tmpl w:val="61D0C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B0F54A0"/>
    <w:multiLevelType w:val="multilevel"/>
    <w:tmpl w:val="8506D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B3D319D"/>
    <w:multiLevelType w:val="multilevel"/>
    <w:tmpl w:val="0ED420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1B9839D6"/>
    <w:multiLevelType w:val="multilevel"/>
    <w:tmpl w:val="F312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BB528CA"/>
    <w:multiLevelType w:val="multilevel"/>
    <w:tmpl w:val="F4F61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BCE5EF7"/>
    <w:multiLevelType w:val="multilevel"/>
    <w:tmpl w:val="E82C9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BED0525"/>
    <w:multiLevelType w:val="multilevel"/>
    <w:tmpl w:val="3A38E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C0A5C2A"/>
    <w:multiLevelType w:val="multilevel"/>
    <w:tmpl w:val="EEEC8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C257303"/>
    <w:multiLevelType w:val="multilevel"/>
    <w:tmpl w:val="07606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C3B3709"/>
    <w:multiLevelType w:val="multilevel"/>
    <w:tmpl w:val="2B000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C3C54A4"/>
    <w:multiLevelType w:val="multilevel"/>
    <w:tmpl w:val="BDA04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C6D3B77"/>
    <w:multiLevelType w:val="multilevel"/>
    <w:tmpl w:val="04244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C9E7D74"/>
    <w:multiLevelType w:val="multilevel"/>
    <w:tmpl w:val="38265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CF81556"/>
    <w:multiLevelType w:val="multilevel"/>
    <w:tmpl w:val="8BE8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D197633"/>
    <w:multiLevelType w:val="multilevel"/>
    <w:tmpl w:val="B92ED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D2E1BCC"/>
    <w:multiLevelType w:val="multilevel"/>
    <w:tmpl w:val="33964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D68628A"/>
    <w:multiLevelType w:val="multilevel"/>
    <w:tmpl w:val="379A68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1D6B447B"/>
    <w:multiLevelType w:val="multilevel"/>
    <w:tmpl w:val="D9985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D8E16E2"/>
    <w:multiLevelType w:val="multilevel"/>
    <w:tmpl w:val="2E1A2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1D934499"/>
    <w:multiLevelType w:val="multilevel"/>
    <w:tmpl w:val="ACDE5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DB71EFE"/>
    <w:multiLevelType w:val="multilevel"/>
    <w:tmpl w:val="45BA4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DDB0607"/>
    <w:multiLevelType w:val="multilevel"/>
    <w:tmpl w:val="F362A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E130350"/>
    <w:multiLevelType w:val="multilevel"/>
    <w:tmpl w:val="7EE6B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E654BE2"/>
    <w:multiLevelType w:val="multilevel"/>
    <w:tmpl w:val="A71A2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1E8F1B52"/>
    <w:multiLevelType w:val="multilevel"/>
    <w:tmpl w:val="ACE8E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EA01334"/>
    <w:multiLevelType w:val="multilevel"/>
    <w:tmpl w:val="BC745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EFE314C"/>
    <w:multiLevelType w:val="multilevel"/>
    <w:tmpl w:val="F588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F1814D2"/>
    <w:multiLevelType w:val="multilevel"/>
    <w:tmpl w:val="FCF6E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1F4841E3"/>
    <w:multiLevelType w:val="multilevel"/>
    <w:tmpl w:val="B54C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FA0670C"/>
    <w:multiLevelType w:val="multilevel"/>
    <w:tmpl w:val="E8B89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FBE624C"/>
    <w:multiLevelType w:val="multilevel"/>
    <w:tmpl w:val="8B62BF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1FC3304F"/>
    <w:multiLevelType w:val="multilevel"/>
    <w:tmpl w:val="1D88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FD6169E"/>
    <w:multiLevelType w:val="multilevel"/>
    <w:tmpl w:val="DDD24D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200D5670"/>
    <w:multiLevelType w:val="multilevel"/>
    <w:tmpl w:val="A9E06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0B73EDC"/>
    <w:multiLevelType w:val="multilevel"/>
    <w:tmpl w:val="A20C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0B90A8B"/>
    <w:multiLevelType w:val="multilevel"/>
    <w:tmpl w:val="6748B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0FB79F0"/>
    <w:multiLevelType w:val="multilevel"/>
    <w:tmpl w:val="6DAA7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146383B"/>
    <w:multiLevelType w:val="multilevel"/>
    <w:tmpl w:val="BF7ED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1A036FD"/>
    <w:multiLevelType w:val="hybridMultilevel"/>
    <w:tmpl w:val="82A431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21A86868"/>
    <w:multiLevelType w:val="multilevel"/>
    <w:tmpl w:val="3E3011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227104EC"/>
    <w:multiLevelType w:val="multilevel"/>
    <w:tmpl w:val="00065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29015F3"/>
    <w:multiLevelType w:val="multilevel"/>
    <w:tmpl w:val="9758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22BD77F3"/>
    <w:multiLevelType w:val="multilevel"/>
    <w:tmpl w:val="DAEC3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32E507B"/>
    <w:multiLevelType w:val="multilevel"/>
    <w:tmpl w:val="8EAE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33D0987"/>
    <w:multiLevelType w:val="multilevel"/>
    <w:tmpl w:val="ECAAF4B6"/>
    <w:lvl w:ilvl="0">
      <w:start w:val="1"/>
      <w:numFmt w:val="decimal"/>
      <w:lvlText w:val="%1."/>
      <w:lvlJc w:val="left"/>
      <w:pPr>
        <w:tabs>
          <w:tab w:val="num" w:pos="720"/>
        </w:tabs>
        <w:ind w:left="720" w:hanging="360"/>
      </w:pPr>
    </w:lvl>
    <w:lvl w:ilvl="1">
      <w:start w:val="1"/>
      <w:numFmt w:val="decimal"/>
      <w:lvlText w:val="%2)"/>
      <w:lvlJc w:val="left"/>
      <w:pPr>
        <w:ind w:left="1455" w:hanging="375"/>
      </w:pPr>
      <w:rPr>
        <w:rFonts w:hint="default"/>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2"/>
      <w:numFmt w:val="bullet"/>
      <w:lvlText w:val=""/>
      <w:lvlJc w:val="left"/>
      <w:pPr>
        <w:ind w:left="3600" w:hanging="360"/>
      </w:pPr>
      <w:rPr>
        <w:rFonts w:ascii="Symbol" w:eastAsia="Times New Roman" w:hAnsi="Symbol" w:cs="Courier New"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36E6EAD"/>
    <w:multiLevelType w:val="multilevel"/>
    <w:tmpl w:val="48C4E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3745D86"/>
    <w:multiLevelType w:val="multilevel"/>
    <w:tmpl w:val="3EA6D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3D71C9D"/>
    <w:multiLevelType w:val="multilevel"/>
    <w:tmpl w:val="C59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4103159"/>
    <w:multiLevelType w:val="multilevel"/>
    <w:tmpl w:val="D15AEC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4B748F0"/>
    <w:multiLevelType w:val="multilevel"/>
    <w:tmpl w:val="E49E4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5A310FE"/>
    <w:multiLevelType w:val="multilevel"/>
    <w:tmpl w:val="23281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5D47B0D"/>
    <w:multiLevelType w:val="multilevel"/>
    <w:tmpl w:val="C8D64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62879E1"/>
    <w:multiLevelType w:val="multilevel"/>
    <w:tmpl w:val="162CFD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0" w15:restartNumberingAfterBreak="0">
    <w:nsid w:val="26CC1905"/>
    <w:multiLevelType w:val="multilevel"/>
    <w:tmpl w:val="F5FEA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75A71A5"/>
    <w:multiLevelType w:val="multilevel"/>
    <w:tmpl w:val="31CA9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7F06AAD"/>
    <w:multiLevelType w:val="multilevel"/>
    <w:tmpl w:val="8F66D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8103063"/>
    <w:multiLevelType w:val="multilevel"/>
    <w:tmpl w:val="007C1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83D68D7"/>
    <w:multiLevelType w:val="multilevel"/>
    <w:tmpl w:val="BB462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8992E53"/>
    <w:multiLevelType w:val="multilevel"/>
    <w:tmpl w:val="B6D22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89A5628"/>
    <w:multiLevelType w:val="multilevel"/>
    <w:tmpl w:val="F2846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8AE641C"/>
    <w:multiLevelType w:val="multilevel"/>
    <w:tmpl w:val="C5EED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92F231C"/>
    <w:multiLevelType w:val="multilevel"/>
    <w:tmpl w:val="6408F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97A5B18"/>
    <w:multiLevelType w:val="multilevel"/>
    <w:tmpl w:val="DA0A4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98878C3"/>
    <w:multiLevelType w:val="multilevel"/>
    <w:tmpl w:val="3CB2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9A73907"/>
    <w:multiLevelType w:val="multilevel"/>
    <w:tmpl w:val="1CBA9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9B540D0"/>
    <w:multiLevelType w:val="multilevel"/>
    <w:tmpl w:val="762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A525367"/>
    <w:multiLevelType w:val="multilevel"/>
    <w:tmpl w:val="CECE7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A7626FB"/>
    <w:multiLevelType w:val="multilevel"/>
    <w:tmpl w:val="6B32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AFA6808"/>
    <w:multiLevelType w:val="multilevel"/>
    <w:tmpl w:val="8AA20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2B1343ED"/>
    <w:multiLevelType w:val="multilevel"/>
    <w:tmpl w:val="55981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B3A0A92"/>
    <w:multiLevelType w:val="multilevel"/>
    <w:tmpl w:val="6D6E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B47050B"/>
    <w:multiLevelType w:val="multilevel"/>
    <w:tmpl w:val="616C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B504795"/>
    <w:multiLevelType w:val="multilevel"/>
    <w:tmpl w:val="D3502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BB31C0D"/>
    <w:multiLevelType w:val="multilevel"/>
    <w:tmpl w:val="B59E0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C1B4032"/>
    <w:multiLevelType w:val="multilevel"/>
    <w:tmpl w:val="24E49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C4169DF"/>
    <w:multiLevelType w:val="multilevel"/>
    <w:tmpl w:val="C3FC2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C48015B"/>
    <w:multiLevelType w:val="multilevel"/>
    <w:tmpl w:val="730AE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C9054AF"/>
    <w:multiLevelType w:val="multilevel"/>
    <w:tmpl w:val="2046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D584A02"/>
    <w:multiLevelType w:val="multilevel"/>
    <w:tmpl w:val="E0887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D59618B"/>
    <w:multiLevelType w:val="multilevel"/>
    <w:tmpl w:val="9C7CB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2D596BE3"/>
    <w:multiLevelType w:val="multilevel"/>
    <w:tmpl w:val="7F8EE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DAC4FFB"/>
    <w:multiLevelType w:val="multilevel"/>
    <w:tmpl w:val="4A66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E1B7C6B"/>
    <w:multiLevelType w:val="multilevel"/>
    <w:tmpl w:val="F3B4C0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15:restartNumberingAfterBreak="0">
    <w:nsid w:val="2E1E6278"/>
    <w:multiLevelType w:val="hybridMultilevel"/>
    <w:tmpl w:val="C88C2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2E6464C6"/>
    <w:multiLevelType w:val="multilevel"/>
    <w:tmpl w:val="78582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E715592"/>
    <w:multiLevelType w:val="multilevel"/>
    <w:tmpl w:val="313E9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EB33B65"/>
    <w:multiLevelType w:val="multilevel"/>
    <w:tmpl w:val="90A8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F1D3414"/>
    <w:multiLevelType w:val="multilevel"/>
    <w:tmpl w:val="51627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F5045D5"/>
    <w:multiLevelType w:val="multilevel"/>
    <w:tmpl w:val="7C566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F760C7F"/>
    <w:multiLevelType w:val="multilevel"/>
    <w:tmpl w:val="1C12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FA75639"/>
    <w:multiLevelType w:val="multilevel"/>
    <w:tmpl w:val="2E54C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0101466"/>
    <w:multiLevelType w:val="multilevel"/>
    <w:tmpl w:val="8A0A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0700427"/>
    <w:multiLevelType w:val="multilevel"/>
    <w:tmpl w:val="DE3C4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07417EB"/>
    <w:multiLevelType w:val="multilevel"/>
    <w:tmpl w:val="89AA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30847B49"/>
    <w:multiLevelType w:val="multilevel"/>
    <w:tmpl w:val="EB581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08F1B67"/>
    <w:multiLevelType w:val="multilevel"/>
    <w:tmpl w:val="CE66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30CC2FBD"/>
    <w:multiLevelType w:val="multilevel"/>
    <w:tmpl w:val="3A8ED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0CF2B70"/>
    <w:multiLevelType w:val="multilevel"/>
    <w:tmpl w:val="252A2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10843E9"/>
    <w:multiLevelType w:val="multilevel"/>
    <w:tmpl w:val="2CC87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31262C0D"/>
    <w:multiLevelType w:val="multilevel"/>
    <w:tmpl w:val="70468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1281253"/>
    <w:multiLevelType w:val="multilevel"/>
    <w:tmpl w:val="63B6A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134594E"/>
    <w:multiLevelType w:val="multilevel"/>
    <w:tmpl w:val="C25AA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16237B3"/>
    <w:multiLevelType w:val="multilevel"/>
    <w:tmpl w:val="3046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1762F6A"/>
    <w:multiLevelType w:val="multilevel"/>
    <w:tmpl w:val="735E5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1EC6F8E"/>
    <w:multiLevelType w:val="hybridMultilevel"/>
    <w:tmpl w:val="40C2B7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32452F99"/>
    <w:multiLevelType w:val="multilevel"/>
    <w:tmpl w:val="9DD69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25F1508"/>
    <w:multiLevelType w:val="multilevel"/>
    <w:tmpl w:val="1F74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32BD37CB"/>
    <w:multiLevelType w:val="multilevel"/>
    <w:tmpl w:val="68E46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3A73E93"/>
    <w:multiLevelType w:val="multilevel"/>
    <w:tmpl w:val="AF864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3F50D8B"/>
    <w:multiLevelType w:val="multilevel"/>
    <w:tmpl w:val="7EE491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7" w15:restartNumberingAfterBreak="0">
    <w:nsid w:val="34223930"/>
    <w:multiLevelType w:val="multilevel"/>
    <w:tmpl w:val="63680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4350F40"/>
    <w:multiLevelType w:val="multilevel"/>
    <w:tmpl w:val="7FB84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45F6256"/>
    <w:multiLevelType w:val="multilevel"/>
    <w:tmpl w:val="870E8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50E13DA"/>
    <w:multiLevelType w:val="multilevel"/>
    <w:tmpl w:val="A48C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5246A31"/>
    <w:multiLevelType w:val="multilevel"/>
    <w:tmpl w:val="695C6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54600C5"/>
    <w:multiLevelType w:val="multilevel"/>
    <w:tmpl w:val="5D945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54976DB"/>
    <w:multiLevelType w:val="multilevel"/>
    <w:tmpl w:val="0180EA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4" w15:restartNumberingAfterBreak="0">
    <w:nsid w:val="35583CE8"/>
    <w:multiLevelType w:val="multilevel"/>
    <w:tmpl w:val="9D44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58F5B0F"/>
    <w:multiLevelType w:val="multilevel"/>
    <w:tmpl w:val="41640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5D16357"/>
    <w:multiLevelType w:val="multilevel"/>
    <w:tmpl w:val="B27CE9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65A5412"/>
    <w:multiLevelType w:val="multilevel"/>
    <w:tmpl w:val="E2BA98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8" w15:restartNumberingAfterBreak="0">
    <w:nsid w:val="36842B9D"/>
    <w:multiLevelType w:val="multilevel"/>
    <w:tmpl w:val="C6461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69C3524"/>
    <w:multiLevelType w:val="multilevel"/>
    <w:tmpl w:val="C542F5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0" w15:restartNumberingAfterBreak="0">
    <w:nsid w:val="36AE77E5"/>
    <w:multiLevelType w:val="multilevel"/>
    <w:tmpl w:val="A1F23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36C30AAB"/>
    <w:multiLevelType w:val="multilevel"/>
    <w:tmpl w:val="DA601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73079C7"/>
    <w:multiLevelType w:val="multilevel"/>
    <w:tmpl w:val="3A727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76B4C23"/>
    <w:multiLevelType w:val="multilevel"/>
    <w:tmpl w:val="21146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4" w15:restartNumberingAfterBreak="0">
    <w:nsid w:val="376E2EA5"/>
    <w:multiLevelType w:val="multilevel"/>
    <w:tmpl w:val="5824B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77F50A1"/>
    <w:multiLevelType w:val="multilevel"/>
    <w:tmpl w:val="FFF891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6" w15:restartNumberingAfterBreak="0">
    <w:nsid w:val="37EC147F"/>
    <w:multiLevelType w:val="multilevel"/>
    <w:tmpl w:val="F5C8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383D2BED"/>
    <w:multiLevelType w:val="multilevel"/>
    <w:tmpl w:val="CE0E7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8541F14"/>
    <w:multiLevelType w:val="multilevel"/>
    <w:tmpl w:val="DD78B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386C372F"/>
    <w:multiLevelType w:val="multilevel"/>
    <w:tmpl w:val="7690F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86D5FF2"/>
    <w:multiLevelType w:val="multilevel"/>
    <w:tmpl w:val="48BEE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8BD6BA5"/>
    <w:multiLevelType w:val="multilevel"/>
    <w:tmpl w:val="E4042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38C9255E"/>
    <w:multiLevelType w:val="multilevel"/>
    <w:tmpl w:val="769A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8EA1567"/>
    <w:multiLevelType w:val="multilevel"/>
    <w:tmpl w:val="66B8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91B7581"/>
    <w:multiLevelType w:val="multilevel"/>
    <w:tmpl w:val="5C942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926376A"/>
    <w:multiLevelType w:val="hybridMultilevel"/>
    <w:tmpl w:val="2EE0B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6" w15:restartNumberingAfterBreak="0">
    <w:nsid w:val="395E0B3B"/>
    <w:multiLevelType w:val="multilevel"/>
    <w:tmpl w:val="254ADF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7" w15:restartNumberingAfterBreak="0">
    <w:nsid w:val="39A36BF0"/>
    <w:multiLevelType w:val="multilevel"/>
    <w:tmpl w:val="4EEE8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8" w15:restartNumberingAfterBreak="0">
    <w:nsid w:val="39D72A0F"/>
    <w:multiLevelType w:val="multilevel"/>
    <w:tmpl w:val="79120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A0A4475"/>
    <w:multiLevelType w:val="multilevel"/>
    <w:tmpl w:val="EC843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A355363"/>
    <w:multiLevelType w:val="multilevel"/>
    <w:tmpl w:val="95DA7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A756031"/>
    <w:multiLevelType w:val="multilevel"/>
    <w:tmpl w:val="ECC4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A8711A8"/>
    <w:multiLevelType w:val="multilevel"/>
    <w:tmpl w:val="2458B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3ACD15F2"/>
    <w:multiLevelType w:val="multilevel"/>
    <w:tmpl w:val="4A46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3BB71790"/>
    <w:multiLevelType w:val="multilevel"/>
    <w:tmpl w:val="5C6E4C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5" w15:restartNumberingAfterBreak="0">
    <w:nsid w:val="3C7A5F65"/>
    <w:multiLevelType w:val="multilevel"/>
    <w:tmpl w:val="D59EC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3C7F241B"/>
    <w:multiLevelType w:val="multilevel"/>
    <w:tmpl w:val="AB9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CC22BBB"/>
    <w:multiLevelType w:val="multilevel"/>
    <w:tmpl w:val="AEFC8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CEF62CD"/>
    <w:multiLevelType w:val="multilevel"/>
    <w:tmpl w:val="5366D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D0B0827"/>
    <w:multiLevelType w:val="multilevel"/>
    <w:tmpl w:val="C07CE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D680698"/>
    <w:multiLevelType w:val="multilevel"/>
    <w:tmpl w:val="268AC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DC27A6F"/>
    <w:multiLevelType w:val="multilevel"/>
    <w:tmpl w:val="A7BC6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3E7662F7"/>
    <w:multiLevelType w:val="multilevel"/>
    <w:tmpl w:val="E5B01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E905E97"/>
    <w:multiLevelType w:val="multilevel"/>
    <w:tmpl w:val="4656E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EBC7810"/>
    <w:multiLevelType w:val="multilevel"/>
    <w:tmpl w:val="A10E3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EE17BA5"/>
    <w:multiLevelType w:val="multilevel"/>
    <w:tmpl w:val="904E9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EE51982"/>
    <w:multiLevelType w:val="multilevel"/>
    <w:tmpl w:val="697AF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3F0B58A9"/>
    <w:multiLevelType w:val="hybridMultilevel"/>
    <w:tmpl w:val="1C765E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3F7E7B01"/>
    <w:multiLevelType w:val="multilevel"/>
    <w:tmpl w:val="704A2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FE31DFD"/>
    <w:multiLevelType w:val="multilevel"/>
    <w:tmpl w:val="4BFC672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0" w15:restartNumberingAfterBreak="0">
    <w:nsid w:val="3FEE4FBB"/>
    <w:multiLevelType w:val="multilevel"/>
    <w:tmpl w:val="1F4E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40106802"/>
    <w:multiLevelType w:val="multilevel"/>
    <w:tmpl w:val="B210B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04420CF"/>
    <w:multiLevelType w:val="multilevel"/>
    <w:tmpl w:val="B7920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09024EC"/>
    <w:multiLevelType w:val="multilevel"/>
    <w:tmpl w:val="78E0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40EB2D43"/>
    <w:multiLevelType w:val="multilevel"/>
    <w:tmpl w:val="3A482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0FF358B"/>
    <w:multiLevelType w:val="multilevel"/>
    <w:tmpl w:val="A57E4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41260D46"/>
    <w:multiLevelType w:val="multilevel"/>
    <w:tmpl w:val="F280B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41534B4E"/>
    <w:multiLevelType w:val="multilevel"/>
    <w:tmpl w:val="64DE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1EB235A"/>
    <w:multiLevelType w:val="multilevel"/>
    <w:tmpl w:val="E070E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21A2187"/>
    <w:multiLevelType w:val="multilevel"/>
    <w:tmpl w:val="00C039A2"/>
    <w:lvl w:ilvl="0">
      <w:start w:val="1"/>
      <w:numFmt w:val="decimal"/>
      <w:lvlText w:val="%1."/>
      <w:lvlJc w:val="left"/>
      <w:pPr>
        <w:tabs>
          <w:tab w:val="num" w:pos="-360"/>
        </w:tabs>
        <w:ind w:left="-36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1080"/>
        </w:tabs>
        <w:ind w:left="1080" w:hanging="360"/>
      </w:pPr>
    </w:lvl>
    <w:lvl w:ilvl="3" w:tentative="1">
      <w:start w:val="1"/>
      <w:numFmt w:val="decimal"/>
      <w:lvlText w:val="%4."/>
      <w:lvlJc w:val="left"/>
      <w:pPr>
        <w:tabs>
          <w:tab w:val="num" w:pos="1800"/>
        </w:tabs>
        <w:ind w:left="1800" w:hanging="360"/>
      </w:pPr>
    </w:lvl>
    <w:lvl w:ilvl="4" w:tentative="1">
      <w:start w:val="1"/>
      <w:numFmt w:val="decimal"/>
      <w:lvlText w:val="%5."/>
      <w:lvlJc w:val="left"/>
      <w:pPr>
        <w:tabs>
          <w:tab w:val="num" w:pos="2520"/>
        </w:tabs>
        <w:ind w:left="2520" w:hanging="360"/>
      </w:pPr>
    </w:lvl>
    <w:lvl w:ilvl="5" w:tentative="1">
      <w:start w:val="1"/>
      <w:numFmt w:val="decimal"/>
      <w:lvlText w:val="%6."/>
      <w:lvlJc w:val="left"/>
      <w:pPr>
        <w:tabs>
          <w:tab w:val="num" w:pos="3240"/>
        </w:tabs>
        <w:ind w:left="3240" w:hanging="360"/>
      </w:pPr>
    </w:lvl>
    <w:lvl w:ilvl="6" w:tentative="1">
      <w:start w:val="1"/>
      <w:numFmt w:val="decimal"/>
      <w:lvlText w:val="%7."/>
      <w:lvlJc w:val="left"/>
      <w:pPr>
        <w:tabs>
          <w:tab w:val="num" w:pos="3960"/>
        </w:tabs>
        <w:ind w:left="3960" w:hanging="360"/>
      </w:pPr>
    </w:lvl>
    <w:lvl w:ilvl="7" w:tentative="1">
      <w:start w:val="1"/>
      <w:numFmt w:val="decimal"/>
      <w:lvlText w:val="%8."/>
      <w:lvlJc w:val="left"/>
      <w:pPr>
        <w:tabs>
          <w:tab w:val="num" w:pos="4680"/>
        </w:tabs>
        <w:ind w:left="4680" w:hanging="360"/>
      </w:pPr>
    </w:lvl>
    <w:lvl w:ilvl="8" w:tentative="1">
      <w:start w:val="1"/>
      <w:numFmt w:val="decimal"/>
      <w:lvlText w:val="%9."/>
      <w:lvlJc w:val="left"/>
      <w:pPr>
        <w:tabs>
          <w:tab w:val="num" w:pos="5400"/>
        </w:tabs>
        <w:ind w:left="5400" w:hanging="360"/>
      </w:pPr>
    </w:lvl>
  </w:abstractNum>
  <w:abstractNum w:abstractNumId="280" w15:restartNumberingAfterBreak="0">
    <w:nsid w:val="43276980"/>
    <w:multiLevelType w:val="multilevel"/>
    <w:tmpl w:val="5954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43777475"/>
    <w:multiLevelType w:val="multilevel"/>
    <w:tmpl w:val="1F7EA5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2" w15:restartNumberingAfterBreak="0">
    <w:nsid w:val="439C7ED5"/>
    <w:multiLevelType w:val="multilevel"/>
    <w:tmpl w:val="1B40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3C52ABF"/>
    <w:multiLevelType w:val="multilevel"/>
    <w:tmpl w:val="435A4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3EB484B"/>
    <w:multiLevelType w:val="multilevel"/>
    <w:tmpl w:val="407C1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441C2F5B"/>
    <w:multiLevelType w:val="multilevel"/>
    <w:tmpl w:val="0AA2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6" w15:restartNumberingAfterBreak="0">
    <w:nsid w:val="442E6010"/>
    <w:multiLevelType w:val="multilevel"/>
    <w:tmpl w:val="22B83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464720A"/>
    <w:multiLevelType w:val="multilevel"/>
    <w:tmpl w:val="64BC2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446F1159"/>
    <w:multiLevelType w:val="multilevel"/>
    <w:tmpl w:val="79367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4983733"/>
    <w:multiLevelType w:val="multilevel"/>
    <w:tmpl w:val="DB0635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0" w15:restartNumberingAfterBreak="0">
    <w:nsid w:val="458A7ADF"/>
    <w:multiLevelType w:val="multilevel"/>
    <w:tmpl w:val="2558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61018F0"/>
    <w:multiLevelType w:val="multilevel"/>
    <w:tmpl w:val="B4BE8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46491CD7"/>
    <w:multiLevelType w:val="hybridMultilevel"/>
    <w:tmpl w:val="360604E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3" w15:restartNumberingAfterBreak="0">
    <w:nsid w:val="464C0C7C"/>
    <w:multiLevelType w:val="multilevel"/>
    <w:tmpl w:val="4E822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664269E"/>
    <w:multiLevelType w:val="multilevel"/>
    <w:tmpl w:val="85847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6A61535"/>
    <w:multiLevelType w:val="multilevel"/>
    <w:tmpl w:val="8E98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46D23B1D"/>
    <w:multiLevelType w:val="multilevel"/>
    <w:tmpl w:val="02F00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7247F65"/>
    <w:multiLevelType w:val="multilevel"/>
    <w:tmpl w:val="29D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73E5EE2"/>
    <w:multiLevelType w:val="multilevel"/>
    <w:tmpl w:val="B3600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47BC3577"/>
    <w:multiLevelType w:val="multilevel"/>
    <w:tmpl w:val="9A148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47DC1889"/>
    <w:multiLevelType w:val="multilevel"/>
    <w:tmpl w:val="F32A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480D6E29"/>
    <w:multiLevelType w:val="multilevel"/>
    <w:tmpl w:val="F0245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48907D99"/>
    <w:multiLevelType w:val="multilevel"/>
    <w:tmpl w:val="38AC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48C1662E"/>
    <w:multiLevelType w:val="multilevel"/>
    <w:tmpl w:val="9EE65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498E22B1"/>
    <w:multiLevelType w:val="multilevel"/>
    <w:tmpl w:val="0D142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9CE3193"/>
    <w:multiLevelType w:val="multilevel"/>
    <w:tmpl w:val="145C8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9D10F94"/>
    <w:multiLevelType w:val="multilevel"/>
    <w:tmpl w:val="C024C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9DA0688"/>
    <w:multiLevelType w:val="multilevel"/>
    <w:tmpl w:val="80D61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A0203D6"/>
    <w:multiLevelType w:val="multilevel"/>
    <w:tmpl w:val="9180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4A416B95"/>
    <w:multiLevelType w:val="multilevel"/>
    <w:tmpl w:val="ED741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4A777885"/>
    <w:multiLevelType w:val="multilevel"/>
    <w:tmpl w:val="915E4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AB95034"/>
    <w:multiLevelType w:val="hybridMultilevel"/>
    <w:tmpl w:val="54047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2" w15:restartNumberingAfterBreak="0">
    <w:nsid w:val="4B0C5696"/>
    <w:multiLevelType w:val="multilevel"/>
    <w:tmpl w:val="EDB25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B88653F"/>
    <w:multiLevelType w:val="multilevel"/>
    <w:tmpl w:val="D4FA10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4" w15:restartNumberingAfterBreak="0">
    <w:nsid w:val="4CCF6538"/>
    <w:multiLevelType w:val="multilevel"/>
    <w:tmpl w:val="A56CC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4CEA733B"/>
    <w:multiLevelType w:val="multilevel"/>
    <w:tmpl w:val="F90AA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D003DB8"/>
    <w:multiLevelType w:val="multilevel"/>
    <w:tmpl w:val="F5C04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E1B3A6B"/>
    <w:multiLevelType w:val="multilevel"/>
    <w:tmpl w:val="A47EE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4EC3679C"/>
    <w:multiLevelType w:val="multilevel"/>
    <w:tmpl w:val="0F941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4ECD4A5F"/>
    <w:multiLevelType w:val="multilevel"/>
    <w:tmpl w:val="A158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F27628A"/>
    <w:multiLevelType w:val="hybridMultilevel"/>
    <w:tmpl w:val="3B64B7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1" w15:restartNumberingAfterBreak="0">
    <w:nsid w:val="4F622031"/>
    <w:multiLevelType w:val="multilevel"/>
    <w:tmpl w:val="550C0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4F924E6C"/>
    <w:multiLevelType w:val="multilevel"/>
    <w:tmpl w:val="A7EA4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503E10C9"/>
    <w:multiLevelType w:val="multilevel"/>
    <w:tmpl w:val="23A6D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50A17570"/>
    <w:multiLevelType w:val="multilevel"/>
    <w:tmpl w:val="3CA4B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50CE3F57"/>
    <w:multiLevelType w:val="multilevel"/>
    <w:tmpl w:val="411A1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51446BAA"/>
    <w:multiLevelType w:val="hybridMultilevel"/>
    <w:tmpl w:val="5EEE5F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7" w15:restartNumberingAfterBreak="0">
    <w:nsid w:val="51672C73"/>
    <w:multiLevelType w:val="multilevel"/>
    <w:tmpl w:val="F6B2B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516E3808"/>
    <w:multiLevelType w:val="multilevel"/>
    <w:tmpl w:val="85081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517A0E0E"/>
    <w:multiLevelType w:val="multilevel"/>
    <w:tmpl w:val="E326A3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519639C9"/>
    <w:multiLevelType w:val="multilevel"/>
    <w:tmpl w:val="3BC08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520B3401"/>
    <w:multiLevelType w:val="multilevel"/>
    <w:tmpl w:val="7BB66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52111F07"/>
    <w:multiLevelType w:val="multilevel"/>
    <w:tmpl w:val="1B0AA138"/>
    <w:lvl w:ilvl="0">
      <w:start w:val="1"/>
      <w:numFmt w:val="decimal"/>
      <w:lvlText w:val="%1."/>
      <w:lvlJc w:val="left"/>
      <w:pPr>
        <w:tabs>
          <w:tab w:val="num" w:pos="-360"/>
        </w:tabs>
        <w:ind w:left="-36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1080"/>
        </w:tabs>
        <w:ind w:left="1080" w:hanging="360"/>
      </w:pPr>
    </w:lvl>
    <w:lvl w:ilvl="3" w:tentative="1">
      <w:start w:val="1"/>
      <w:numFmt w:val="decimal"/>
      <w:lvlText w:val="%4."/>
      <w:lvlJc w:val="left"/>
      <w:pPr>
        <w:tabs>
          <w:tab w:val="num" w:pos="1800"/>
        </w:tabs>
        <w:ind w:left="1800" w:hanging="360"/>
      </w:pPr>
    </w:lvl>
    <w:lvl w:ilvl="4" w:tentative="1">
      <w:start w:val="1"/>
      <w:numFmt w:val="decimal"/>
      <w:lvlText w:val="%5."/>
      <w:lvlJc w:val="left"/>
      <w:pPr>
        <w:tabs>
          <w:tab w:val="num" w:pos="2520"/>
        </w:tabs>
        <w:ind w:left="2520" w:hanging="360"/>
      </w:pPr>
    </w:lvl>
    <w:lvl w:ilvl="5" w:tentative="1">
      <w:start w:val="1"/>
      <w:numFmt w:val="decimal"/>
      <w:lvlText w:val="%6."/>
      <w:lvlJc w:val="left"/>
      <w:pPr>
        <w:tabs>
          <w:tab w:val="num" w:pos="3240"/>
        </w:tabs>
        <w:ind w:left="3240" w:hanging="360"/>
      </w:pPr>
    </w:lvl>
    <w:lvl w:ilvl="6" w:tentative="1">
      <w:start w:val="1"/>
      <w:numFmt w:val="decimal"/>
      <w:lvlText w:val="%7."/>
      <w:lvlJc w:val="left"/>
      <w:pPr>
        <w:tabs>
          <w:tab w:val="num" w:pos="3960"/>
        </w:tabs>
        <w:ind w:left="3960" w:hanging="360"/>
      </w:pPr>
    </w:lvl>
    <w:lvl w:ilvl="7" w:tentative="1">
      <w:start w:val="1"/>
      <w:numFmt w:val="decimal"/>
      <w:lvlText w:val="%8."/>
      <w:lvlJc w:val="left"/>
      <w:pPr>
        <w:tabs>
          <w:tab w:val="num" w:pos="4680"/>
        </w:tabs>
        <w:ind w:left="4680" w:hanging="360"/>
      </w:pPr>
    </w:lvl>
    <w:lvl w:ilvl="8" w:tentative="1">
      <w:start w:val="1"/>
      <w:numFmt w:val="decimal"/>
      <w:lvlText w:val="%9."/>
      <w:lvlJc w:val="left"/>
      <w:pPr>
        <w:tabs>
          <w:tab w:val="num" w:pos="5400"/>
        </w:tabs>
        <w:ind w:left="5400" w:hanging="360"/>
      </w:pPr>
    </w:lvl>
  </w:abstractNum>
  <w:abstractNum w:abstractNumId="333" w15:restartNumberingAfterBreak="0">
    <w:nsid w:val="52530F80"/>
    <w:multiLevelType w:val="multilevel"/>
    <w:tmpl w:val="C9F09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26405C1"/>
    <w:multiLevelType w:val="multilevel"/>
    <w:tmpl w:val="FB6AD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527235F8"/>
    <w:multiLevelType w:val="multilevel"/>
    <w:tmpl w:val="48C0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282005F"/>
    <w:multiLevelType w:val="multilevel"/>
    <w:tmpl w:val="DA322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52B06B96"/>
    <w:multiLevelType w:val="multilevel"/>
    <w:tmpl w:val="579A4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533D0972"/>
    <w:multiLevelType w:val="multilevel"/>
    <w:tmpl w:val="FC90A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53D13C1E"/>
    <w:multiLevelType w:val="multilevel"/>
    <w:tmpl w:val="263A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0" w15:restartNumberingAfterBreak="0">
    <w:nsid w:val="53D42F92"/>
    <w:multiLevelType w:val="multilevel"/>
    <w:tmpl w:val="4B88F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54075106"/>
    <w:multiLevelType w:val="multilevel"/>
    <w:tmpl w:val="253E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2" w15:restartNumberingAfterBreak="0">
    <w:nsid w:val="54230E7C"/>
    <w:multiLevelType w:val="multilevel"/>
    <w:tmpl w:val="97704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54254F10"/>
    <w:multiLevelType w:val="multilevel"/>
    <w:tmpl w:val="DA58E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42C5B0E"/>
    <w:multiLevelType w:val="multilevel"/>
    <w:tmpl w:val="F6FE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51965E1"/>
    <w:multiLevelType w:val="hybridMultilevel"/>
    <w:tmpl w:val="8D64CE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6" w15:restartNumberingAfterBreak="0">
    <w:nsid w:val="5596174B"/>
    <w:multiLevelType w:val="hybridMultilevel"/>
    <w:tmpl w:val="7F1843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7" w15:restartNumberingAfterBreak="0">
    <w:nsid w:val="562C2BD3"/>
    <w:multiLevelType w:val="multilevel"/>
    <w:tmpl w:val="EEC228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56472138"/>
    <w:multiLevelType w:val="multilevel"/>
    <w:tmpl w:val="2C54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687497E"/>
    <w:multiLevelType w:val="multilevel"/>
    <w:tmpl w:val="3B28C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57261433"/>
    <w:multiLevelType w:val="multilevel"/>
    <w:tmpl w:val="5100E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1" w15:restartNumberingAfterBreak="0">
    <w:nsid w:val="575810F7"/>
    <w:multiLevelType w:val="multilevel"/>
    <w:tmpl w:val="F078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7B34902"/>
    <w:multiLevelType w:val="multilevel"/>
    <w:tmpl w:val="2F2AC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57C73094"/>
    <w:multiLevelType w:val="multilevel"/>
    <w:tmpl w:val="AC54A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82E3300"/>
    <w:multiLevelType w:val="multilevel"/>
    <w:tmpl w:val="9C002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8836B2D"/>
    <w:multiLevelType w:val="multilevel"/>
    <w:tmpl w:val="E9DC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9FF601C"/>
    <w:multiLevelType w:val="multilevel"/>
    <w:tmpl w:val="9AF8A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5A0B125A"/>
    <w:multiLevelType w:val="multilevel"/>
    <w:tmpl w:val="7FBA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5A5948E6"/>
    <w:multiLevelType w:val="multilevel"/>
    <w:tmpl w:val="BC3CB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5AA7073D"/>
    <w:multiLevelType w:val="multilevel"/>
    <w:tmpl w:val="C7B2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5AB17DA1"/>
    <w:multiLevelType w:val="multilevel"/>
    <w:tmpl w:val="C7D81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5AB80376"/>
    <w:multiLevelType w:val="multilevel"/>
    <w:tmpl w:val="0BC0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5ACD23E3"/>
    <w:multiLevelType w:val="multilevel"/>
    <w:tmpl w:val="DF0EDE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3" w15:restartNumberingAfterBreak="0">
    <w:nsid w:val="5B5D3D98"/>
    <w:multiLevelType w:val="multilevel"/>
    <w:tmpl w:val="5EAA2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5B645C3B"/>
    <w:multiLevelType w:val="multilevel"/>
    <w:tmpl w:val="2764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5B9A7F22"/>
    <w:multiLevelType w:val="multilevel"/>
    <w:tmpl w:val="44F24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5BC72EA2"/>
    <w:multiLevelType w:val="multilevel"/>
    <w:tmpl w:val="97B81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5BE76A0F"/>
    <w:multiLevelType w:val="multilevel"/>
    <w:tmpl w:val="31944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5CBD75D4"/>
    <w:multiLevelType w:val="multilevel"/>
    <w:tmpl w:val="47FAC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5CC25468"/>
    <w:multiLevelType w:val="multilevel"/>
    <w:tmpl w:val="A1002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5CC70971"/>
    <w:multiLevelType w:val="multilevel"/>
    <w:tmpl w:val="B6D22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5DB70EBF"/>
    <w:multiLevelType w:val="multilevel"/>
    <w:tmpl w:val="EF6A7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E3E3395"/>
    <w:multiLevelType w:val="multilevel"/>
    <w:tmpl w:val="494C7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5E5F336A"/>
    <w:multiLevelType w:val="multilevel"/>
    <w:tmpl w:val="53C4E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5F0B023A"/>
    <w:multiLevelType w:val="hybridMultilevel"/>
    <w:tmpl w:val="1A42BE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5" w15:restartNumberingAfterBreak="0">
    <w:nsid w:val="5F8C4E1D"/>
    <w:multiLevelType w:val="multilevel"/>
    <w:tmpl w:val="F694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602A01E4"/>
    <w:multiLevelType w:val="multilevel"/>
    <w:tmpl w:val="7A78D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60432313"/>
    <w:multiLevelType w:val="multilevel"/>
    <w:tmpl w:val="87BE1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0B25776"/>
    <w:multiLevelType w:val="multilevel"/>
    <w:tmpl w:val="2D3E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60B6646B"/>
    <w:multiLevelType w:val="multilevel"/>
    <w:tmpl w:val="518C0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0F02317"/>
    <w:multiLevelType w:val="multilevel"/>
    <w:tmpl w:val="B2A2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1247A6F"/>
    <w:multiLevelType w:val="multilevel"/>
    <w:tmpl w:val="68F03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1247D57"/>
    <w:multiLevelType w:val="multilevel"/>
    <w:tmpl w:val="ABA42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613F7CF8"/>
    <w:multiLevelType w:val="multilevel"/>
    <w:tmpl w:val="F53CA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61555502"/>
    <w:multiLevelType w:val="multilevel"/>
    <w:tmpl w:val="0FE2B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62191404"/>
    <w:multiLevelType w:val="multilevel"/>
    <w:tmpl w:val="0B286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62326F6D"/>
    <w:multiLevelType w:val="multilevel"/>
    <w:tmpl w:val="EF6A7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626C04CB"/>
    <w:multiLevelType w:val="multilevel"/>
    <w:tmpl w:val="00842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62C85EF4"/>
    <w:multiLevelType w:val="multilevel"/>
    <w:tmpl w:val="E710D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62D0205D"/>
    <w:multiLevelType w:val="multilevel"/>
    <w:tmpl w:val="A3DCB0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0" w15:restartNumberingAfterBreak="0">
    <w:nsid w:val="63004032"/>
    <w:multiLevelType w:val="multilevel"/>
    <w:tmpl w:val="F2E49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63046329"/>
    <w:multiLevelType w:val="multilevel"/>
    <w:tmpl w:val="BBA07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30620C9"/>
    <w:multiLevelType w:val="multilevel"/>
    <w:tmpl w:val="DDCE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63701838"/>
    <w:multiLevelType w:val="hybridMultilevel"/>
    <w:tmpl w:val="A724B1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4" w15:restartNumberingAfterBreak="0">
    <w:nsid w:val="638A72F1"/>
    <w:multiLevelType w:val="multilevel"/>
    <w:tmpl w:val="B426A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3EF196F"/>
    <w:multiLevelType w:val="multilevel"/>
    <w:tmpl w:val="F96A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40E437E"/>
    <w:multiLevelType w:val="multilevel"/>
    <w:tmpl w:val="1AE29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41C4AEA"/>
    <w:multiLevelType w:val="multilevel"/>
    <w:tmpl w:val="7F320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6427748F"/>
    <w:multiLevelType w:val="multilevel"/>
    <w:tmpl w:val="A8A6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6433387B"/>
    <w:multiLevelType w:val="multilevel"/>
    <w:tmpl w:val="24FA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6442157E"/>
    <w:multiLevelType w:val="multilevel"/>
    <w:tmpl w:val="4FACC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64572B74"/>
    <w:multiLevelType w:val="multilevel"/>
    <w:tmpl w:val="5F44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2" w15:restartNumberingAfterBreak="0">
    <w:nsid w:val="6485061B"/>
    <w:multiLevelType w:val="multilevel"/>
    <w:tmpl w:val="CFEC2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64B42CC2"/>
    <w:multiLevelType w:val="multilevel"/>
    <w:tmpl w:val="8F0E9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65147BFC"/>
    <w:multiLevelType w:val="multilevel"/>
    <w:tmpl w:val="90988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65302709"/>
    <w:multiLevelType w:val="multilevel"/>
    <w:tmpl w:val="78E08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65943DF2"/>
    <w:multiLevelType w:val="multilevel"/>
    <w:tmpl w:val="7DFC8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7" w15:restartNumberingAfterBreak="0">
    <w:nsid w:val="65F36549"/>
    <w:multiLevelType w:val="multilevel"/>
    <w:tmpl w:val="D92E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6602269A"/>
    <w:multiLevelType w:val="multilevel"/>
    <w:tmpl w:val="5B565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667A2D8D"/>
    <w:multiLevelType w:val="multilevel"/>
    <w:tmpl w:val="80523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6683073F"/>
    <w:multiLevelType w:val="multilevel"/>
    <w:tmpl w:val="40FC8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66EC4166"/>
    <w:multiLevelType w:val="multilevel"/>
    <w:tmpl w:val="63CA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67917DBB"/>
    <w:multiLevelType w:val="multilevel"/>
    <w:tmpl w:val="78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3" w15:restartNumberingAfterBreak="0">
    <w:nsid w:val="679D5224"/>
    <w:multiLevelType w:val="multilevel"/>
    <w:tmpl w:val="100E3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67AC702A"/>
    <w:multiLevelType w:val="multilevel"/>
    <w:tmpl w:val="B70E1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67D46B89"/>
    <w:multiLevelType w:val="multilevel"/>
    <w:tmpl w:val="6F209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67E9163F"/>
    <w:multiLevelType w:val="multilevel"/>
    <w:tmpl w:val="50F67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685A1F6B"/>
    <w:multiLevelType w:val="multilevel"/>
    <w:tmpl w:val="F1225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68C814C8"/>
    <w:multiLevelType w:val="multilevel"/>
    <w:tmpl w:val="C5806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69012A5F"/>
    <w:multiLevelType w:val="multilevel"/>
    <w:tmpl w:val="6ACC9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69314BDD"/>
    <w:multiLevelType w:val="multilevel"/>
    <w:tmpl w:val="606A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69940E62"/>
    <w:multiLevelType w:val="multilevel"/>
    <w:tmpl w:val="CE3EBC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2" w15:restartNumberingAfterBreak="0">
    <w:nsid w:val="69F471B0"/>
    <w:multiLevelType w:val="multilevel"/>
    <w:tmpl w:val="5532CA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A700F69"/>
    <w:multiLevelType w:val="multilevel"/>
    <w:tmpl w:val="D23AB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A796A5E"/>
    <w:multiLevelType w:val="multilevel"/>
    <w:tmpl w:val="EB2C9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B3065B3"/>
    <w:multiLevelType w:val="multilevel"/>
    <w:tmpl w:val="C0728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6B463A0A"/>
    <w:multiLevelType w:val="multilevel"/>
    <w:tmpl w:val="97C03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6B770A32"/>
    <w:multiLevelType w:val="multilevel"/>
    <w:tmpl w:val="BD8C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BFC76AC"/>
    <w:multiLevelType w:val="multilevel"/>
    <w:tmpl w:val="D584E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6D077694"/>
    <w:multiLevelType w:val="hybridMultilevel"/>
    <w:tmpl w:val="CA247E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0" w15:restartNumberingAfterBreak="0">
    <w:nsid w:val="6D5D471C"/>
    <w:multiLevelType w:val="multilevel"/>
    <w:tmpl w:val="9B5EE5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1" w15:restartNumberingAfterBreak="0">
    <w:nsid w:val="6D6D4794"/>
    <w:multiLevelType w:val="multilevel"/>
    <w:tmpl w:val="82929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6D98380D"/>
    <w:multiLevelType w:val="multilevel"/>
    <w:tmpl w:val="167C11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6E0741FC"/>
    <w:multiLevelType w:val="multilevel"/>
    <w:tmpl w:val="65C46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6E9F16D8"/>
    <w:multiLevelType w:val="multilevel"/>
    <w:tmpl w:val="14A8F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6EE052E0"/>
    <w:multiLevelType w:val="multilevel"/>
    <w:tmpl w:val="1E88C8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6" w15:restartNumberingAfterBreak="0">
    <w:nsid w:val="6EE22454"/>
    <w:multiLevelType w:val="hybridMultilevel"/>
    <w:tmpl w:val="BD90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7" w15:restartNumberingAfterBreak="0">
    <w:nsid w:val="6F241615"/>
    <w:multiLevelType w:val="multilevel"/>
    <w:tmpl w:val="C7500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6F450A50"/>
    <w:multiLevelType w:val="multilevel"/>
    <w:tmpl w:val="B860D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6FB36DB2"/>
    <w:multiLevelType w:val="multilevel"/>
    <w:tmpl w:val="26C84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6FBD7854"/>
    <w:multiLevelType w:val="multilevel"/>
    <w:tmpl w:val="0EE47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7079181F"/>
    <w:multiLevelType w:val="multilevel"/>
    <w:tmpl w:val="0B1C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70BD44F6"/>
    <w:multiLevelType w:val="multilevel"/>
    <w:tmpl w:val="A23A0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70D61FC5"/>
    <w:multiLevelType w:val="multilevel"/>
    <w:tmpl w:val="1B9A5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70F82778"/>
    <w:multiLevelType w:val="multilevel"/>
    <w:tmpl w:val="CC6858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5" w15:restartNumberingAfterBreak="0">
    <w:nsid w:val="712973B5"/>
    <w:multiLevelType w:val="multilevel"/>
    <w:tmpl w:val="660A1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71646767"/>
    <w:multiLevelType w:val="multilevel"/>
    <w:tmpl w:val="595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716B752A"/>
    <w:multiLevelType w:val="multilevel"/>
    <w:tmpl w:val="2B0E46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8" w15:restartNumberingAfterBreak="0">
    <w:nsid w:val="716C7D78"/>
    <w:multiLevelType w:val="multilevel"/>
    <w:tmpl w:val="96F6E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72562EFA"/>
    <w:multiLevelType w:val="hybridMultilevel"/>
    <w:tmpl w:val="F0601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0" w15:restartNumberingAfterBreak="0">
    <w:nsid w:val="72E804A5"/>
    <w:multiLevelType w:val="multilevel"/>
    <w:tmpl w:val="C3BEC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72E93584"/>
    <w:multiLevelType w:val="multilevel"/>
    <w:tmpl w:val="75023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730E43AF"/>
    <w:multiLevelType w:val="multilevel"/>
    <w:tmpl w:val="98D6E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731828DF"/>
    <w:multiLevelType w:val="multilevel"/>
    <w:tmpl w:val="707A6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41B1104"/>
    <w:multiLevelType w:val="multilevel"/>
    <w:tmpl w:val="FD70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745655B1"/>
    <w:multiLevelType w:val="multilevel"/>
    <w:tmpl w:val="6722F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74B05004"/>
    <w:multiLevelType w:val="multilevel"/>
    <w:tmpl w:val="D2685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750F1927"/>
    <w:multiLevelType w:val="multilevel"/>
    <w:tmpl w:val="44CA5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75214249"/>
    <w:multiLevelType w:val="multilevel"/>
    <w:tmpl w:val="58E81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7531183B"/>
    <w:multiLevelType w:val="hybridMultilevel"/>
    <w:tmpl w:val="A13C29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0" w15:restartNumberingAfterBreak="0">
    <w:nsid w:val="75B61C19"/>
    <w:multiLevelType w:val="multilevel"/>
    <w:tmpl w:val="5CD27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75E942A0"/>
    <w:multiLevelType w:val="multilevel"/>
    <w:tmpl w:val="7AB62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7623711E"/>
    <w:multiLevelType w:val="multilevel"/>
    <w:tmpl w:val="BB5A0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76380581"/>
    <w:multiLevelType w:val="multilevel"/>
    <w:tmpl w:val="90049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76975727"/>
    <w:multiLevelType w:val="multilevel"/>
    <w:tmpl w:val="9C1EA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76B71BAC"/>
    <w:multiLevelType w:val="multilevel"/>
    <w:tmpl w:val="91D0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774605FD"/>
    <w:multiLevelType w:val="multilevel"/>
    <w:tmpl w:val="DE5AD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77746900"/>
    <w:multiLevelType w:val="multilevel"/>
    <w:tmpl w:val="EB6C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77D457ED"/>
    <w:multiLevelType w:val="multilevel"/>
    <w:tmpl w:val="CA20B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77D878EF"/>
    <w:multiLevelType w:val="multilevel"/>
    <w:tmpl w:val="744E4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77FB2DFF"/>
    <w:multiLevelType w:val="multilevel"/>
    <w:tmpl w:val="B5229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78116D35"/>
    <w:multiLevelType w:val="hybridMultilevel"/>
    <w:tmpl w:val="AE7C81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2" w15:restartNumberingAfterBreak="0">
    <w:nsid w:val="784E2A15"/>
    <w:multiLevelType w:val="multilevel"/>
    <w:tmpl w:val="20BE8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78FE7F0B"/>
    <w:multiLevelType w:val="multilevel"/>
    <w:tmpl w:val="2D7E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794D4C0A"/>
    <w:multiLevelType w:val="multilevel"/>
    <w:tmpl w:val="DB6A1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79E16E0C"/>
    <w:multiLevelType w:val="multilevel"/>
    <w:tmpl w:val="46164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7A281169"/>
    <w:multiLevelType w:val="multilevel"/>
    <w:tmpl w:val="41F01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7A502666"/>
    <w:multiLevelType w:val="multilevel"/>
    <w:tmpl w:val="B31A99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8" w15:restartNumberingAfterBreak="0">
    <w:nsid w:val="7A5F650B"/>
    <w:multiLevelType w:val="multilevel"/>
    <w:tmpl w:val="65FCD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7A654FE9"/>
    <w:multiLevelType w:val="multilevel"/>
    <w:tmpl w:val="E1AE8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7A69684F"/>
    <w:multiLevelType w:val="multilevel"/>
    <w:tmpl w:val="E8D28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7AF67CCC"/>
    <w:multiLevelType w:val="multilevel"/>
    <w:tmpl w:val="04AE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2" w15:restartNumberingAfterBreak="0">
    <w:nsid w:val="7B327FED"/>
    <w:multiLevelType w:val="multilevel"/>
    <w:tmpl w:val="DF1EF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7B3906C1"/>
    <w:multiLevelType w:val="multilevel"/>
    <w:tmpl w:val="B844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7C0530F6"/>
    <w:multiLevelType w:val="multilevel"/>
    <w:tmpl w:val="1EEC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5" w15:restartNumberingAfterBreak="0">
    <w:nsid w:val="7C4A6ECB"/>
    <w:multiLevelType w:val="multilevel"/>
    <w:tmpl w:val="51B88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7C7C02BF"/>
    <w:multiLevelType w:val="multilevel"/>
    <w:tmpl w:val="0E1A4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7D073A1D"/>
    <w:multiLevelType w:val="multilevel"/>
    <w:tmpl w:val="68202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7D4224CD"/>
    <w:multiLevelType w:val="multilevel"/>
    <w:tmpl w:val="2E6E7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7D6C7978"/>
    <w:multiLevelType w:val="multilevel"/>
    <w:tmpl w:val="9CF4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DD10798"/>
    <w:multiLevelType w:val="multilevel"/>
    <w:tmpl w:val="E048A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7E142BA0"/>
    <w:multiLevelType w:val="multilevel"/>
    <w:tmpl w:val="96B0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E2474A8"/>
    <w:multiLevelType w:val="multilevel"/>
    <w:tmpl w:val="3766A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7E66752E"/>
    <w:multiLevelType w:val="multilevel"/>
    <w:tmpl w:val="7C0EA4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4" w15:restartNumberingAfterBreak="0">
    <w:nsid w:val="7F0D7090"/>
    <w:multiLevelType w:val="multilevel"/>
    <w:tmpl w:val="4D24E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7FB64CB3"/>
    <w:multiLevelType w:val="multilevel"/>
    <w:tmpl w:val="82A68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FE12A8B"/>
    <w:multiLevelType w:val="multilevel"/>
    <w:tmpl w:val="9654B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340650">
    <w:abstractNumId w:val="449"/>
  </w:num>
  <w:num w:numId="2" w16cid:durableId="1130438758">
    <w:abstractNumId w:val="60"/>
  </w:num>
  <w:num w:numId="3" w16cid:durableId="1478188149">
    <w:abstractNumId w:val="245"/>
  </w:num>
  <w:num w:numId="4" w16cid:durableId="165169843">
    <w:abstractNumId w:val="43"/>
  </w:num>
  <w:num w:numId="5" w16cid:durableId="1666937402">
    <w:abstractNumId w:val="436"/>
  </w:num>
  <w:num w:numId="6" w16cid:durableId="671183771">
    <w:abstractNumId w:val="311"/>
  </w:num>
  <w:num w:numId="7" w16cid:durableId="1858887726">
    <w:abstractNumId w:val="13"/>
  </w:num>
  <w:num w:numId="8" w16cid:durableId="2025981391">
    <w:abstractNumId w:val="69"/>
  </w:num>
  <w:num w:numId="9" w16cid:durableId="561062860">
    <w:abstractNumId w:val="17"/>
  </w:num>
  <w:num w:numId="10" w16cid:durableId="985010004">
    <w:abstractNumId w:val="190"/>
  </w:num>
  <w:num w:numId="11" w16cid:durableId="1663924764">
    <w:abstractNumId w:val="187"/>
  </w:num>
  <w:num w:numId="12" w16cid:durableId="1721589032">
    <w:abstractNumId w:val="215"/>
  </w:num>
  <w:num w:numId="13" w16cid:durableId="1053116378">
    <w:abstractNumId w:val="279"/>
  </w:num>
  <w:num w:numId="14" w16cid:durableId="1442802961">
    <w:abstractNumId w:val="384"/>
  </w:num>
  <w:num w:numId="15" w16cid:durableId="2102723806">
    <w:abstractNumId w:val="445"/>
  </w:num>
  <w:num w:numId="16" w16cid:durableId="748497930">
    <w:abstractNumId w:val="3"/>
  </w:num>
  <w:num w:numId="17" w16cid:durableId="1296984685">
    <w:abstractNumId w:val="194"/>
  </w:num>
  <w:num w:numId="18" w16cid:durableId="514223742">
    <w:abstractNumId w:val="8"/>
  </w:num>
  <w:num w:numId="19" w16cid:durableId="628169365">
    <w:abstractNumId w:val="380"/>
  </w:num>
  <w:num w:numId="20" w16cid:durableId="1224950564">
    <w:abstractNumId w:val="332"/>
  </w:num>
  <w:num w:numId="21" w16cid:durableId="1741368976">
    <w:abstractNumId w:val="70"/>
  </w:num>
  <w:num w:numId="22" w16cid:durableId="1913001489">
    <w:abstractNumId w:val="99"/>
  </w:num>
  <w:num w:numId="23" w16cid:durableId="444692164">
    <w:abstractNumId w:val="463"/>
  </w:num>
  <w:num w:numId="24" w16cid:durableId="1017734925">
    <w:abstractNumId w:val="110"/>
  </w:num>
  <w:num w:numId="25" w16cid:durableId="385418850">
    <w:abstractNumId w:val="439"/>
  </w:num>
  <w:num w:numId="26" w16cid:durableId="1643197444">
    <w:abstractNumId w:val="422"/>
  </w:num>
  <w:num w:numId="27" w16cid:durableId="1338192093">
    <w:abstractNumId w:val="262"/>
  </w:num>
  <w:num w:numId="28" w16cid:durableId="1009527834">
    <w:abstractNumId w:val="40"/>
  </w:num>
  <w:num w:numId="29" w16cid:durableId="728768175">
    <w:abstractNumId w:val="189"/>
  </w:num>
  <w:num w:numId="30" w16cid:durableId="643268166">
    <w:abstractNumId w:val="444"/>
  </w:num>
  <w:num w:numId="31" w16cid:durableId="1237742143">
    <w:abstractNumId w:val="35"/>
  </w:num>
  <w:num w:numId="32" w16cid:durableId="1991980146">
    <w:abstractNumId w:val="247"/>
  </w:num>
  <w:num w:numId="33" w16cid:durableId="1486776087">
    <w:abstractNumId w:val="235"/>
  </w:num>
  <w:num w:numId="34" w16cid:durableId="233903852">
    <w:abstractNumId w:val="68"/>
  </w:num>
  <w:num w:numId="35" w16cid:durableId="31273989">
    <w:abstractNumId w:val="130"/>
  </w:num>
  <w:num w:numId="36" w16cid:durableId="536086958">
    <w:abstractNumId w:val="432"/>
  </w:num>
  <w:num w:numId="37" w16cid:durableId="1617633509">
    <w:abstractNumId w:val="233"/>
  </w:num>
  <w:num w:numId="38" w16cid:durableId="2081520774">
    <w:abstractNumId w:val="120"/>
  </w:num>
  <w:num w:numId="39" w16cid:durableId="745418882">
    <w:abstractNumId w:val="437"/>
  </w:num>
  <w:num w:numId="40" w16cid:durableId="1891728069">
    <w:abstractNumId w:val="458"/>
  </w:num>
  <w:num w:numId="41" w16cid:durableId="1119177542">
    <w:abstractNumId w:val="408"/>
  </w:num>
  <w:num w:numId="42" w16cid:durableId="1604072181">
    <w:abstractNumId w:val="418"/>
  </w:num>
  <w:num w:numId="43" w16cid:durableId="712001607">
    <w:abstractNumId w:val="117"/>
  </w:num>
  <w:num w:numId="44" w16cid:durableId="986470866">
    <w:abstractNumId w:val="115"/>
  </w:num>
  <w:num w:numId="45" w16cid:durableId="1464537746">
    <w:abstractNumId w:val="186"/>
  </w:num>
  <w:num w:numId="46" w16cid:durableId="1602643317">
    <w:abstractNumId w:val="73"/>
  </w:num>
  <w:num w:numId="47" w16cid:durableId="1248078726">
    <w:abstractNumId w:val="14"/>
  </w:num>
  <w:num w:numId="48" w16cid:durableId="1861359672">
    <w:abstractNumId w:val="326"/>
  </w:num>
  <w:num w:numId="49" w16cid:durableId="1357079318">
    <w:abstractNumId w:val="464"/>
  </w:num>
  <w:num w:numId="50" w16cid:durableId="1538352176">
    <w:abstractNumId w:val="496"/>
  </w:num>
  <w:num w:numId="51" w16cid:durableId="1638221036">
    <w:abstractNumId w:val="34"/>
  </w:num>
  <w:num w:numId="52" w16cid:durableId="677468094">
    <w:abstractNumId w:val="320"/>
  </w:num>
  <w:num w:numId="53" w16cid:durableId="929044469">
    <w:abstractNumId w:val="267"/>
  </w:num>
  <w:num w:numId="54" w16cid:durableId="2048215797">
    <w:abstractNumId w:val="136"/>
  </w:num>
  <w:num w:numId="55" w16cid:durableId="2037072351">
    <w:abstractNumId w:val="292"/>
  </w:num>
  <w:num w:numId="56" w16cid:durableId="1786584424">
    <w:abstractNumId w:val="66"/>
  </w:num>
  <w:num w:numId="57" w16cid:durableId="790588279">
    <w:abstractNumId w:val="471"/>
  </w:num>
  <w:num w:numId="58" w16cid:durableId="1087926911">
    <w:abstractNumId w:val="372"/>
  </w:num>
  <w:num w:numId="59" w16cid:durableId="368724211">
    <w:abstractNumId w:val="393"/>
  </w:num>
  <w:num w:numId="60" w16cid:durableId="354382343">
    <w:abstractNumId w:val="376"/>
  </w:num>
  <w:num w:numId="61" w16cid:durableId="1993367059">
    <w:abstractNumId w:val="108"/>
  </w:num>
  <w:num w:numId="62" w16cid:durableId="457577405">
    <w:abstractNumId w:val="374"/>
  </w:num>
  <w:num w:numId="63" w16cid:durableId="2055110257">
    <w:abstractNumId w:val="387"/>
  </w:num>
  <w:num w:numId="64" w16cid:durableId="830026521">
    <w:abstractNumId w:val="424"/>
  </w:num>
  <w:num w:numId="65" w16cid:durableId="1136413780">
    <w:abstractNumId w:val="234"/>
  </w:num>
  <w:num w:numId="66" w16cid:durableId="2032686363">
    <w:abstractNumId w:val="145"/>
  </w:num>
  <w:num w:numId="67" w16cid:durableId="943535972">
    <w:abstractNumId w:val="137"/>
  </w:num>
  <w:num w:numId="68" w16cid:durableId="1740590550">
    <w:abstractNumId w:val="268"/>
  </w:num>
  <w:num w:numId="69" w16cid:durableId="1358581047">
    <w:abstractNumId w:val="193"/>
  </w:num>
  <w:num w:numId="70" w16cid:durableId="131951116">
    <w:abstractNumId w:val="232"/>
  </w:num>
  <w:num w:numId="71" w16cid:durableId="2010717331">
    <w:abstractNumId w:val="373"/>
  </w:num>
  <w:num w:numId="72" w16cid:durableId="1336344963">
    <w:abstractNumId w:val="316"/>
  </w:num>
  <w:num w:numId="73" w16cid:durableId="1367758602">
    <w:abstractNumId w:val="459"/>
  </w:num>
  <w:num w:numId="74" w16cid:durableId="1535732398">
    <w:abstractNumId w:val="454"/>
  </w:num>
  <w:num w:numId="75" w16cid:durableId="1570773319">
    <w:abstractNumId w:val="426"/>
  </w:num>
  <w:num w:numId="76" w16cid:durableId="790173737">
    <w:abstractNumId w:val="241"/>
  </w:num>
  <w:num w:numId="77" w16cid:durableId="1406538184">
    <w:abstractNumId w:val="346"/>
  </w:num>
  <w:num w:numId="78" w16cid:durableId="2039546142">
    <w:abstractNumId w:val="405"/>
  </w:num>
  <w:num w:numId="79" w16cid:durableId="619336016">
    <w:abstractNumId w:val="416"/>
  </w:num>
  <w:num w:numId="80" w16cid:durableId="628123168">
    <w:abstractNumId w:val="299"/>
  </w:num>
  <w:num w:numId="81" w16cid:durableId="201527184">
    <w:abstractNumId w:val="205"/>
  </w:num>
  <w:num w:numId="82" w16cid:durableId="45489858">
    <w:abstractNumId w:val="321"/>
  </w:num>
  <w:num w:numId="83" w16cid:durableId="2044742256">
    <w:abstractNumId w:val="429"/>
  </w:num>
  <w:num w:numId="84" w16cid:durableId="1083142749">
    <w:abstractNumId w:val="45"/>
  </w:num>
  <w:num w:numId="85" w16cid:durableId="614019398">
    <w:abstractNumId w:val="61"/>
  </w:num>
  <w:num w:numId="86" w16cid:durableId="1422682021">
    <w:abstractNumId w:val="313"/>
  </w:num>
  <w:num w:numId="87" w16cid:durableId="1804346342">
    <w:abstractNumId w:val="441"/>
  </w:num>
  <w:num w:numId="88" w16cid:durableId="237440927">
    <w:abstractNumId w:val="394"/>
  </w:num>
  <w:num w:numId="89" w16cid:durableId="838468516">
    <w:abstractNumId w:val="428"/>
  </w:num>
  <w:num w:numId="90" w16cid:durableId="202329523">
    <w:abstractNumId w:val="300"/>
  </w:num>
  <w:num w:numId="91" w16cid:durableId="122694273">
    <w:abstractNumId w:val="53"/>
  </w:num>
  <w:num w:numId="92" w16cid:durableId="867567611">
    <w:abstractNumId w:val="351"/>
  </w:num>
  <w:num w:numId="93" w16cid:durableId="2135370758">
    <w:abstractNumId w:val="173"/>
  </w:num>
  <w:num w:numId="94" w16cid:durableId="2125272497">
    <w:abstractNumId w:val="171"/>
  </w:num>
  <w:num w:numId="95" w16cid:durableId="524055847">
    <w:abstractNumId w:val="211"/>
  </w:num>
  <w:num w:numId="96" w16cid:durableId="1292518591">
    <w:abstractNumId w:val="435"/>
  </w:num>
  <w:num w:numId="97" w16cid:durableId="1276980504">
    <w:abstractNumId w:val="101"/>
  </w:num>
  <w:num w:numId="98" w16cid:durableId="1746492780">
    <w:abstractNumId w:val="306"/>
  </w:num>
  <w:num w:numId="99" w16cid:durableId="2142113393">
    <w:abstractNumId w:val="122"/>
  </w:num>
  <w:num w:numId="100" w16cid:durableId="669017890">
    <w:abstractNumId w:val="343"/>
  </w:num>
  <w:num w:numId="101" w16cid:durableId="1643806603">
    <w:abstractNumId w:val="183"/>
  </w:num>
  <w:num w:numId="102" w16cid:durableId="2143033019">
    <w:abstractNumId w:val="188"/>
  </w:num>
  <w:num w:numId="103" w16cid:durableId="785926448">
    <w:abstractNumId w:val="55"/>
  </w:num>
  <w:num w:numId="104" w16cid:durableId="1122190483">
    <w:abstractNumId w:val="25"/>
  </w:num>
  <w:num w:numId="105" w16cid:durableId="24838686">
    <w:abstractNumId w:val="175"/>
  </w:num>
  <w:num w:numId="106" w16cid:durableId="189144618">
    <w:abstractNumId w:val="284"/>
  </w:num>
  <w:num w:numId="107" w16cid:durableId="1040396982">
    <w:abstractNumId w:val="16"/>
  </w:num>
  <w:num w:numId="108" w16cid:durableId="555358047">
    <w:abstractNumId w:val="255"/>
  </w:num>
  <w:num w:numId="109" w16cid:durableId="183248807">
    <w:abstractNumId w:val="191"/>
  </w:num>
  <w:num w:numId="110" w16cid:durableId="975643775">
    <w:abstractNumId w:val="395"/>
  </w:num>
  <w:num w:numId="111" w16cid:durableId="333846405">
    <w:abstractNumId w:val="294"/>
  </w:num>
  <w:num w:numId="112" w16cid:durableId="1429042859">
    <w:abstractNumId w:val="296"/>
  </w:num>
  <w:num w:numId="113" w16cid:durableId="1562134676">
    <w:abstractNumId w:val="128"/>
  </w:num>
  <w:num w:numId="114" w16cid:durableId="482963521">
    <w:abstractNumId w:val="165"/>
  </w:num>
  <w:num w:numId="115" w16cid:durableId="1328746454">
    <w:abstractNumId w:val="75"/>
  </w:num>
  <w:num w:numId="116" w16cid:durableId="1645282287">
    <w:abstractNumId w:val="166"/>
  </w:num>
  <w:num w:numId="117" w16cid:durableId="339622953">
    <w:abstractNumId w:val="404"/>
  </w:num>
  <w:num w:numId="118" w16cid:durableId="575282420">
    <w:abstractNumId w:val="172"/>
  </w:num>
  <w:num w:numId="119" w16cid:durableId="822159837">
    <w:abstractNumId w:val="36"/>
  </w:num>
  <w:num w:numId="120" w16cid:durableId="494692312">
    <w:abstractNumId w:val="249"/>
  </w:num>
  <w:num w:numId="121" w16cid:durableId="1789736290">
    <w:abstractNumId w:val="371"/>
  </w:num>
  <w:num w:numId="122" w16cid:durableId="1094204987">
    <w:abstractNumId w:val="360"/>
  </w:num>
  <w:num w:numId="123" w16cid:durableId="1457989959">
    <w:abstractNumId w:val="250"/>
  </w:num>
  <w:num w:numId="124" w16cid:durableId="461580661">
    <w:abstractNumId w:val="86"/>
  </w:num>
  <w:num w:numId="125" w16cid:durableId="1797411238">
    <w:abstractNumId w:val="204"/>
  </w:num>
  <w:num w:numId="126" w16cid:durableId="248348079">
    <w:abstractNumId w:val="174"/>
  </w:num>
  <w:num w:numId="127" w16cid:durableId="1565674699">
    <w:abstractNumId w:val="307"/>
  </w:num>
  <w:num w:numId="128" w16cid:durableId="142089690">
    <w:abstractNumId w:val="22"/>
  </w:num>
  <w:num w:numId="129" w16cid:durableId="548803581">
    <w:abstractNumId w:val="465"/>
  </w:num>
  <w:num w:numId="130" w16cid:durableId="996761066">
    <w:abstractNumId w:val="105"/>
  </w:num>
  <w:num w:numId="131" w16cid:durableId="319431744">
    <w:abstractNumId w:val="345"/>
  </w:num>
  <w:num w:numId="132" w16cid:durableId="5443731">
    <w:abstractNumId w:val="399"/>
  </w:num>
  <w:num w:numId="133" w16cid:durableId="1641886220">
    <w:abstractNumId w:val="229"/>
  </w:num>
  <w:num w:numId="134" w16cid:durableId="1449738039">
    <w:abstractNumId w:val="475"/>
  </w:num>
  <w:num w:numId="135" w16cid:durableId="1558008052">
    <w:abstractNumId w:val="180"/>
  </w:num>
  <w:num w:numId="136" w16cid:durableId="1921983779">
    <w:abstractNumId w:val="146"/>
  </w:num>
  <w:num w:numId="137" w16cid:durableId="1853834348">
    <w:abstractNumId w:val="350"/>
  </w:num>
  <w:num w:numId="138" w16cid:durableId="520751919">
    <w:abstractNumId w:val="153"/>
  </w:num>
  <w:num w:numId="139" w16cid:durableId="719207458">
    <w:abstractNumId w:val="263"/>
  </w:num>
  <w:num w:numId="140" w16cid:durableId="543062246">
    <w:abstractNumId w:val="124"/>
  </w:num>
  <w:num w:numId="141" w16cid:durableId="132334944">
    <w:abstractNumId w:val="362"/>
  </w:num>
  <w:num w:numId="142" w16cid:durableId="1681001810">
    <w:abstractNumId w:val="269"/>
  </w:num>
  <w:num w:numId="143" w16cid:durableId="1289583718">
    <w:abstractNumId w:val="223"/>
  </w:num>
  <w:num w:numId="144" w16cid:durableId="2124613965">
    <w:abstractNumId w:val="139"/>
  </w:num>
  <w:num w:numId="145" w16cid:durableId="45766273">
    <w:abstractNumId w:val="389"/>
  </w:num>
  <w:num w:numId="146" w16cid:durableId="1694725213">
    <w:abstractNumId w:val="379"/>
  </w:num>
  <w:num w:numId="147" w16cid:durableId="1004550076">
    <w:abstractNumId w:val="430"/>
  </w:num>
  <w:num w:numId="148" w16cid:durableId="1360424184">
    <w:abstractNumId w:val="289"/>
  </w:num>
  <w:num w:numId="149" w16cid:durableId="2083403109">
    <w:abstractNumId w:val="281"/>
  </w:num>
  <w:num w:numId="150" w16cid:durableId="16005742">
    <w:abstractNumId w:val="109"/>
  </w:num>
  <w:num w:numId="151" w16cid:durableId="1244412311">
    <w:abstractNumId w:val="318"/>
  </w:num>
  <w:num w:numId="152" w16cid:durableId="792211722">
    <w:abstractNumId w:val="7"/>
  </w:num>
  <w:num w:numId="153" w16cid:durableId="668602327">
    <w:abstractNumId w:val="447"/>
  </w:num>
  <w:num w:numId="154" w16cid:durableId="1264265749">
    <w:abstractNumId w:val="329"/>
  </w:num>
  <w:num w:numId="155" w16cid:durableId="90710672">
    <w:abstractNumId w:val="65"/>
  </w:num>
  <w:num w:numId="156" w16cid:durableId="1248996235">
    <w:abstractNumId w:val="225"/>
  </w:num>
  <w:num w:numId="157" w16cid:durableId="1134641712">
    <w:abstractNumId w:val="32"/>
  </w:num>
  <w:num w:numId="158" w16cid:durableId="193351212">
    <w:abstractNumId w:val="414"/>
  </w:num>
  <w:num w:numId="159" w16cid:durableId="1078482147">
    <w:abstractNumId w:val="201"/>
  </w:num>
  <w:num w:numId="160" w16cid:durableId="1863976504">
    <w:abstractNumId w:val="280"/>
  </w:num>
  <w:num w:numId="161" w16cid:durableId="525411341">
    <w:abstractNumId w:val="87"/>
  </w:num>
  <w:num w:numId="162" w16cid:durableId="2090350738">
    <w:abstractNumId w:val="170"/>
  </w:num>
  <w:num w:numId="163" w16cid:durableId="1076247554">
    <w:abstractNumId w:val="177"/>
  </w:num>
  <w:num w:numId="164" w16cid:durableId="665522331">
    <w:abstractNumId w:val="96"/>
  </w:num>
  <w:num w:numId="165" w16cid:durableId="1292789080">
    <w:abstractNumId w:val="434"/>
  </w:num>
  <w:num w:numId="166" w16cid:durableId="2096591213">
    <w:abstractNumId w:val="19"/>
  </w:num>
  <w:num w:numId="167" w16cid:durableId="104160486">
    <w:abstractNumId w:val="283"/>
  </w:num>
  <w:num w:numId="168" w16cid:durableId="948124370">
    <w:abstractNumId w:val="366"/>
  </w:num>
  <w:num w:numId="169" w16cid:durableId="679694865">
    <w:abstractNumId w:val="220"/>
  </w:num>
  <w:num w:numId="170" w16cid:durableId="1980648945">
    <w:abstractNumId w:val="335"/>
  </w:num>
  <w:num w:numId="171" w16cid:durableId="752624565">
    <w:abstractNumId w:val="402"/>
  </w:num>
  <w:num w:numId="172" w16cid:durableId="2039547259">
    <w:abstractNumId w:val="226"/>
  </w:num>
  <w:num w:numId="173" w16cid:durableId="1681394212">
    <w:abstractNumId w:val="29"/>
  </w:num>
  <w:num w:numId="174" w16cid:durableId="1173183155">
    <w:abstractNumId w:val="468"/>
  </w:num>
  <w:num w:numId="175" w16cid:durableId="47537239">
    <w:abstractNumId w:val="149"/>
  </w:num>
  <w:num w:numId="176" w16cid:durableId="855922714">
    <w:abstractNumId w:val="277"/>
  </w:num>
  <w:num w:numId="177" w16cid:durableId="1664964752">
    <w:abstractNumId w:val="164"/>
  </w:num>
  <w:num w:numId="178" w16cid:durableId="1999796669">
    <w:abstractNumId w:val="159"/>
  </w:num>
  <w:num w:numId="179" w16cid:durableId="1530023939">
    <w:abstractNumId w:val="123"/>
  </w:num>
  <w:num w:numId="180" w16cid:durableId="267742593">
    <w:abstractNumId w:val="63"/>
  </w:num>
  <w:num w:numId="181" w16cid:durableId="1243832791">
    <w:abstractNumId w:val="347"/>
  </w:num>
  <w:num w:numId="182" w16cid:durableId="2076583759">
    <w:abstractNumId w:val="185"/>
  </w:num>
  <w:num w:numId="183" w16cid:durableId="1374963231">
    <w:abstractNumId w:val="288"/>
  </w:num>
  <w:num w:numId="184" w16cid:durableId="1688167293">
    <w:abstractNumId w:val="419"/>
  </w:num>
  <w:num w:numId="185" w16cid:durableId="425229985">
    <w:abstractNumId w:val="397"/>
  </w:num>
  <w:num w:numId="186" w16cid:durableId="794448189">
    <w:abstractNumId w:val="76"/>
  </w:num>
  <w:num w:numId="187" w16cid:durableId="1472400216">
    <w:abstractNumId w:val="219"/>
  </w:num>
  <w:num w:numId="188" w16cid:durableId="280112679">
    <w:abstractNumId w:val="312"/>
  </w:num>
  <w:num w:numId="189" w16cid:durableId="1876845113">
    <w:abstractNumId w:val="42"/>
  </w:num>
  <w:num w:numId="190" w16cid:durableId="486015008">
    <w:abstractNumId w:val="100"/>
  </w:num>
  <w:num w:numId="191" w16cid:durableId="1633171974">
    <w:abstractNumId w:val="453"/>
  </w:num>
  <w:num w:numId="192" w16cid:durableId="1908879550">
    <w:abstractNumId w:val="273"/>
  </w:num>
  <w:num w:numId="193" w16cid:durableId="1100024977">
    <w:abstractNumId w:val="80"/>
  </w:num>
  <w:num w:numId="194" w16cid:durableId="991258102">
    <w:abstractNumId w:val="131"/>
  </w:num>
  <w:num w:numId="195" w16cid:durableId="1081416299">
    <w:abstractNumId w:val="491"/>
  </w:num>
  <w:num w:numId="196" w16cid:durableId="219102064">
    <w:abstractNumId w:val="143"/>
  </w:num>
  <w:num w:numId="197" w16cid:durableId="789981721">
    <w:abstractNumId w:val="82"/>
  </w:num>
  <w:num w:numId="198" w16cid:durableId="712388654">
    <w:abstractNumId w:val="254"/>
  </w:num>
  <w:num w:numId="199" w16cid:durableId="1842351953">
    <w:abstractNumId w:val="102"/>
  </w:num>
  <w:num w:numId="200" w16cid:durableId="1024554017">
    <w:abstractNumId w:val="469"/>
  </w:num>
  <w:num w:numId="201" w16cid:durableId="578251031">
    <w:abstractNumId w:val="41"/>
  </w:num>
  <w:num w:numId="202" w16cid:durableId="1562056391">
    <w:abstractNumId w:val="62"/>
  </w:num>
  <w:num w:numId="203" w16cid:durableId="1949237478">
    <w:abstractNumId w:val="57"/>
  </w:num>
  <w:num w:numId="204" w16cid:durableId="1762992663">
    <w:abstractNumId w:val="200"/>
  </w:num>
  <w:num w:numId="205" w16cid:durableId="1776631927">
    <w:abstractNumId w:val="97"/>
  </w:num>
  <w:num w:numId="206" w16cid:durableId="1956671219">
    <w:abstractNumId w:val="339"/>
  </w:num>
  <w:num w:numId="207" w16cid:durableId="1184396594">
    <w:abstractNumId w:val="256"/>
  </w:num>
  <w:num w:numId="208" w16cid:durableId="1560283040">
    <w:abstractNumId w:val="412"/>
  </w:num>
  <w:num w:numId="209" w16cid:durableId="1656714846">
    <w:abstractNumId w:val="222"/>
  </w:num>
  <w:num w:numId="210" w16cid:durableId="1991052873">
    <w:abstractNumId w:val="202"/>
  </w:num>
  <w:num w:numId="211" w16cid:durableId="1400598528">
    <w:abstractNumId w:val="242"/>
  </w:num>
  <w:num w:numId="212" w16cid:durableId="481504226">
    <w:abstractNumId w:val="484"/>
  </w:num>
  <w:num w:numId="213" w16cid:durableId="164825078">
    <w:abstractNumId w:val="265"/>
  </w:num>
  <w:num w:numId="214" w16cid:durableId="927227057">
    <w:abstractNumId w:val="481"/>
  </w:num>
  <w:num w:numId="215" w16cid:durableId="2025596228">
    <w:abstractNumId w:val="213"/>
  </w:num>
  <w:num w:numId="216" w16cid:durableId="731192188">
    <w:abstractNumId w:val="341"/>
  </w:num>
  <w:num w:numId="217" w16cid:durableId="1240366643">
    <w:abstractNumId w:val="125"/>
  </w:num>
  <w:num w:numId="218" w16cid:durableId="2137522809">
    <w:abstractNumId w:val="236"/>
  </w:num>
  <w:num w:numId="219" w16cid:durableId="424961614">
    <w:abstractNumId w:val="104"/>
  </w:num>
  <w:num w:numId="220" w16cid:durableId="208618114">
    <w:abstractNumId w:val="30"/>
  </w:num>
  <w:num w:numId="221" w16cid:durableId="203638680">
    <w:abstractNumId w:val="344"/>
  </w:num>
  <w:num w:numId="222" w16cid:durableId="284164993">
    <w:abstractNumId w:val="285"/>
  </w:num>
  <w:num w:numId="223" w16cid:durableId="840047465">
    <w:abstractNumId w:val="67"/>
  </w:num>
  <w:num w:numId="224" w16cid:durableId="62878460">
    <w:abstractNumId w:val="401"/>
  </w:num>
  <w:num w:numId="225" w16cid:durableId="1588152616">
    <w:abstractNumId w:val="37"/>
  </w:num>
  <w:num w:numId="226" w16cid:durableId="1044138911">
    <w:abstractNumId w:val="253"/>
  </w:num>
  <w:num w:numId="227" w16cid:durableId="503206402">
    <w:abstractNumId w:val="4"/>
  </w:num>
  <w:num w:numId="228" w16cid:durableId="306514712">
    <w:abstractNumId w:val="155"/>
  </w:num>
  <w:num w:numId="229" w16cid:durableId="1399160429">
    <w:abstractNumId w:val="460"/>
  </w:num>
  <w:num w:numId="230" w16cid:durableId="264271232">
    <w:abstractNumId w:val="224"/>
  </w:num>
  <w:num w:numId="231" w16cid:durableId="1113788768">
    <w:abstractNumId w:val="54"/>
  </w:num>
  <w:num w:numId="232" w16cid:durableId="1216818921">
    <w:abstractNumId w:val="493"/>
  </w:num>
  <w:num w:numId="233" w16cid:durableId="1010374687">
    <w:abstractNumId w:val="349"/>
  </w:num>
  <w:num w:numId="234" w16cid:durableId="558782685">
    <w:abstractNumId w:val="462"/>
  </w:num>
  <w:num w:numId="235" w16cid:durableId="1816026953">
    <w:abstractNumId w:val="353"/>
  </w:num>
  <w:num w:numId="236" w16cid:durableId="917862059">
    <w:abstractNumId w:val="93"/>
  </w:num>
  <w:num w:numId="237" w16cid:durableId="1365516012">
    <w:abstractNumId w:val="308"/>
  </w:num>
  <w:num w:numId="238" w16cid:durableId="1525822293">
    <w:abstractNumId w:val="71"/>
  </w:num>
  <w:num w:numId="239" w16cid:durableId="286858037">
    <w:abstractNumId w:val="331"/>
  </w:num>
  <w:num w:numId="240" w16cid:durableId="1128012993">
    <w:abstractNumId w:val="365"/>
  </w:num>
  <w:num w:numId="241" w16cid:durableId="809907698">
    <w:abstractNumId w:val="158"/>
  </w:num>
  <w:num w:numId="242" w16cid:durableId="1463503914">
    <w:abstractNumId w:val="455"/>
  </w:num>
  <w:num w:numId="243" w16cid:durableId="1051731085">
    <w:abstractNumId w:val="357"/>
  </w:num>
  <w:num w:numId="244" w16cid:durableId="155607935">
    <w:abstractNumId w:val="327"/>
  </w:num>
  <w:num w:numId="245" w16cid:durableId="1225218638">
    <w:abstractNumId w:val="192"/>
  </w:num>
  <w:num w:numId="246" w16cid:durableId="228732324">
    <w:abstractNumId w:val="238"/>
  </w:num>
  <w:num w:numId="247" w16cid:durableId="1704792196">
    <w:abstractNumId w:val="162"/>
  </w:num>
  <w:num w:numId="248" w16cid:durableId="259023752">
    <w:abstractNumId w:val="334"/>
  </w:num>
  <w:num w:numId="249" w16cid:durableId="978463876">
    <w:abstractNumId w:val="135"/>
  </w:num>
  <w:num w:numId="250" w16cid:durableId="895775930">
    <w:abstractNumId w:val="338"/>
  </w:num>
  <w:num w:numId="251" w16cid:durableId="1660843566">
    <w:abstractNumId w:val="228"/>
  </w:num>
  <w:num w:numId="252" w16cid:durableId="1420834662">
    <w:abstractNumId w:val="367"/>
  </w:num>
  <w:num w:numId="253" w16cid:durableId="1858352160">
    <w:abstractNumId w:val="15"/>
  </w:num>
  <w:num w:numId="254" w16cid:durableId="997997820">
    <w:abstractNumId w:val="198"/>
  </w:num>
  <w:num w:numId="255" w16cid:durableId="709187720">
    <w:abstractNumId w:val="178"/>
  </w:num>
  <w:num w:numId="256" w16cid:durableId="2002851668">
    <w:abstractNumId w:val="415"/>
  </w:num>
  <w:num w:numId="257" w16cid:durableId="976837182">
    <w:abstractNumId w:val="167"/>
  </w:num>
  <w:num w:numId="258" w16cid:durableId="722485283">
    <w:abstractNumId w:val="301"/>
  </w:num>
  <w:num w:numId="259" w16cid:durableId="1754545936">
    <w:abstractNumId w:val="333"/>
  </w:num>
  <w:num w:numId="260" w16cid:durableId="567763185">
    <w:abstractNumId w:val="368"/>
  </w:num>
  <w:num w:numId="261" w16cid:durableId="448282835">
    <w:abstractNumId w:val="342"/>
  </w:num>
  <w:num w:numId="262" w16cid:durableId="588542746">
    <w:abstractNumId w:val="90"/>
  </w:num>
  <w:num w:numId="263" w16cid:durableId="1876775385">
    <w:abstractNumId w:val="119"/>
  </w:num>
  <w:num w:numId="264" w16cid:durableId="1684357578">
    <w:abstractNumId w:val="282"/>
  </w:num>
  <w:num w:numId="265" w16cid:durableId="1406756630">
    <w:abstractNumId w:val="480"/>
  </w:num>
  <w:num w:numId="266" w16cid:durableId="497968020">
    <w:abstractNumId w:val="451"/>
  </w:num>
  <w:num w:numId="267" w16cid:durableId="1090388671">
    <w:abstractNumId w:val="197"/>
  </w:num>
  <w:num w:numId="268" w16cid:durableId="1213808809">
    <w:abstractNumId w:val="129"/>
  </w:num>
  <w:num w:numId="269" w16cid:durableId="249236553">
    <w:abstractNumId w:val="323"/>
  </w:num>
  <w:num w:numId="270" w16cid:durableId="2047291577">
    <w:abstractNumId w:val="476"/>
  </w:num>
  <w:num w:numId="271" w16cid:durableId="2100061649">
    <w:abstractNumId w:val="276"/>
  </w:num>
  <w:num w:numId="272" w16cid:durableId="953025701">
    <w:abstractNumId w:val="59"/>
  </w:num>
  <w:num w:numId="273" w16cid:durableId="1228539906">
    <w:abstractNumId w:val="182"/>
  </w:num>
  <w:num w:numId="274" w16cid:durableId="144974159">
    <w:abstractNumId w:val="261"/>
  </w:num>
  <w:num w:numId="275" w16cid:durableId="1139374423">
    <w:abstractNumId w:val="31"/>
  </w:num>
  <w:num w:numId="276" w16cid:durableId="620578559">
    <w:abstractNumId w:val="64"/>
  </w:num>
  <w:num w:numId="277" w16cid:durableId="257249945">
    <w:abstractNumId w:val="138"/>
  </w:num>
  <w:num w:numId="278" w16cid:durableId="1764299617">
    <w:abstractNumId w:val="161"/>
  </w:num>
  <w:num w:numId="279" w16cid:durableId="1825581287">
    <w:abstractNumId w:val="271"/>
  </w:num>
  <w:num w:numId="280" w16cid:durableId="219023258">
    <w:abstractNumId w:val="348"/>
  </w:num>
  <w:num w:numId="281" w16cid:durableId="238753684">
    <w:abstractNumId w:val="291"/>
  </w:num>
  <w:num w:numId="282" w16cid:durableId="899710905">
    <w:abstractNumId w:val="266"/>
  </w:num>
  <w:num w:numId="283" w16cid:durableId="538857826">
    <w:abstractNumId w:val="156"/>
  </w:num>
  <w:num w:numId="284" w16cid:durableId="1011377053">
    <w:abstractNumId w:val="51"/>
  </w:num>
  <w:num w:numId="285" w16cid:durableId="379132251">
    <w:abstractNumId w:val="492"/>
  </w:num>
  <w:num w:numId="286" w16cid:durableId="1944605259">
    <w:abstractNumId w:val="369"/>
  </w:num>
  <w:num w:numId="287" w16cid:durableId="621889633">
    <w:abstractNumId w:val="485"/>
  </w:num>
  <w:num w:numId="288" w16cid:durableId="1977567145">
    <w:abstractNumId w:val="113"/>
  </w:num>
  <w:num w:numId="289" w16cid:durableId="3633509">
    <w:abstractNumId w:val="359"/>
  </w:num>
  <w:num w:numId="290" w16cid:durableId="144931498">
    <w:abstractNumId w:val="39"/>
  </w:num>
  <w:num w:numId="291" w16cid:durableId="974455606">
    <w:abstractNumId w:val="448"/>
  </w:num>
  <w:num w:numId="292" w16cid:durableId="1015379280">
    <w:abstractNumId w:val="154"/>
  </w:num>
  <w:num w:numId="293" w16cid:durableId="1905287030">
    <w:abstractNumId w:val="217"/>
  </w:num>
  <w:num w:numId="294" w16cid:durableId="449782579">
    <w:abstractNumId w:val="58"/>
  </w:num>
  <w:num w:numId="295" w16cid:durableId="1781610380">
    <w:abstractNumId w:val="18"/>
  </w:num>
  <w:num w:numId="296" w16cid:durableId="1836531097">
    <w:abstractNumId w:val="85"/>
  </w:num>
  <w:num w:numId="297" w16cid:durableId="509754086">
    <w:abstractNumId w:val="452"/>
  </w:num>
  <w:num w:numId="298" w16cid:durableId="570115821">
    <w:abstractNumId w:val="218"/>
  </w:num>
  <w:num w:numId="299" w16cid:durableId="691689703">
    <w:abstractNumId w:val="79"/>
  </w:num>
  <w:num w:numId="300" w16cid:durableId="1004937501">
    <w:abstractNumId w:val="486"/>
  </w:num>
  <w:num w:numId="301" w16cid:durableId="1902209870">
    <w:abstractNumId w:val="377"/>
  </w:num>
  <w:num w:numId="302" w16cid:durableId="1864778635">
    <w:abstractNumId w:val="208"/>
  </w:num>
  <w:num w:numId="303" w16cid:durableId="445197610">
    <w:abstractNumId w:val="293"/>
  </w:num>
  <w:num w:numId="304" w16cid:durableId="1533377927">
    <w:abstractNumId w:val="431"/>
  </w:num>
  <w:num w:numId="305" w16cid:durableId="1620532269">
    <w:abstractNumId w:val="264"/>
  </w:num>
  <w:num w:numId="306" w16cid:durableId="1089306301">
    <w:abstractNumId w:val="94"/>
  </w:num>
  <w:num w:numId="307" w16cid:durableId="138306117">
    <w:abstractNumId w:val="328"/>
  </w:num>
  <w:num w:numId="308" w16cid:durableId="380830292">
    <w:abstractNumId w:val="95"/>
  </w:num>
  <w:num w:numId="309" w16cid:durableId="1137645918">
    <w:abstractNumId w:val="466"/>
  </w:num>
  <w:num w:numId="310" w16cid:durableId="655765729">
    <w:abstractNumId w:val="370"/>
  </w:num>
  <w:num w:numId="311" w16cid:durableId="1452742106">
    <w:abstractNumId w:val="260"/>
  </w:num>
  <w:num w:numId="312" w16cid:durableId="228224914">
    <w:abstractNumId w:val="433"/>
  </w:num>
  <w:num w:numId="313" w16cid:durableId="1015619963">
    <w:abstractNumId w:val="72"/>
  </w:num>
  <w:num w:numId="314" w16cid:durableId="2056588340">
    <w:abstractNumId w:val="450"/>
  </w:num>
  <w:num w:numId="315" w16cid:durableId="761688285">
    <w:abstractNumId w:val="46"/>
  </w:num>
  <w:num w:numId="316" w16cid:durableId="1391226107">
    <w:abstractNumId w:val="0"/>
  </w:num>
  <w:num w:numId="317" w16cid:durableId="786386823">
    <w:abstractNumId w:val="358"/>
  </w:num>
  <w:num w:numId="318" w16cid:durableId="756171356">
    <w:abstractNumId w:val="443"/>
  </w:num>
  <w:num w:numId="319" w16cid:durableId="446244614">
    <w:abstractNumId w:val="302"/>
  </w:num>
  <w:num w:numId="320" w16cid:durableId="515777768">
    <w:abstractNumId w:val="305"/>
  </w:num>
  <w:num w:numId="321" w16cid:durableId="1194541334">
    <w:abstractNumId w:val="132"/>
  </w:num>
  <w:num w:numId="322" w16cid:durableId="979270239">
    <w:abstractNumId w:val="337"/>
  </w:num>
  <w:num w:numId="323" w16cid:durableId="581991578">
    <w:abstractNumId w:val="440"/>
  </w:num>
  <w:num w:numId="324" w16cid:durableId="1786659275">
    <w:abstractNumId w:val="33"/>
  </w:num>
  <w:num w:numId="325" w16cid:durableId="13311422">
    <w:abstractNumId w:val="478"/>
  </w:num>
  <w:num w:numId="326" w16cid:durableId="798257014">
    <w:abstractNumId w:val="176"/>
  </w:num>
  <w:num w:numId="327" w16cid:durableId="1731725770">
    <w:abstractNumId w:val="383"/>
  </w:num>
  <w:num w:numId="328" w16cid:durableId="600649312">
    <w:abstractNumId w:val="259"/>
  </w:num>
  <w:num w:numId="329" w16cid:durableId="942305448">
    <w:abstractNumId w:val="84"/>
  </w:num>
  <w:num w:numId="330" w16cid:durableId="1041711280">
    <w:abstractNumId w:val="144"/>
  </w:num>
  <w:num w:numId="331" w16cid:durableId="371347572">
    <w:abstractNumId w:val="325"/>
  </w:num>
  <w:num w:numId="332" w16cid:durableId="639576579">
    <w:abstractNumId w:val="386"/>
  </w:num>
  <w:num w:numId="333" w16cid:durableId="1025405862">
    <w:abstractNumId w:val="210"/>
  </w:num>
  <w:num w:numId="334" w16cid:durableId="1096365904">
    <w:abstractNumId w:val="78"/>
  </w:num>
  <w:num w:numId="335" w16cid:durableId="1376126497">
    <w:abstractNumId w:val="231"/>
  </w:num>
  <w:num w:numId="336" w16cid:durableId="813834934">
    <w:abstractNumId w:val="420"/>
  </w:num>
  <w:num w:numId="337" w16cid:durableId="1674255765">
    <w:abstractNumId w:val="147"/>
  </w:num>
  <w:num w:numId="338" w16cid:durableId="338629733">
    <w:abstractNumId w:val="127"/>
  </w:num>
  <w:num w:numId="339" w16cid:durableId="136455642">
    <w:abstractNumId w:val="309"/>
  </w:num>
  <w:num w:numId="340" w16cid:durableId="1782067577">
    <w:abstractNumId w:val="152"/>
  </w:num>
  <w:num w:numId="341" w16cid:durableId="390347765">
    <w:abstractNumId w:val="243"/>
  </w:num>
  <w:num w:numId="342" w16cid:durableId="696202289">
    <w:abstractNumId w:val="214"/>
  </w:num>
  <w:num w:numId="343" w16cid:durableId="55129043">
    <w:abstractNumId w:val="50"/>
  </w:num>
  <w:num w:numId="344" w16cid:durableId="1807620197">
    <w:abstractNumId w:val="121"/>
  </w:num>
  <w:num w:numId="345" w16cid:durableId="507596207">
    <w:abstractNumId w:val="423"/>
  </w:num>
  <w:num w:numId="346" w16cid:durableId="1517185090">
    <w:abstractNumId w:val="56"/>
  </w:num>
  <w:num w:numId="347" w16cid:durableId="1921522226">
    <w:abstractNumId w:val="163"/>
  </w:num>
  <w:num w:numId="348" w16cid:durableId="923412848">
    <w:abstractNumId w:val="27"/>
  </w:num>
  <w:num w:numId="349" w16cid:durableId="1272056826">
    <w:abstractNumId w:val="352"/>
  </w:num>
  <w:num w:numId="350" w16cid:durableId="1074475615">
    <w:abstractNumId w:val="310"/>
  </w:num>
  <w:num w:numId="351" w16cid:durableId="1493646161">
    <w:abstractNumId w:val="427"/>
  </w:num>
  <w:num w:numId="352" w16cid:durableId="882136414">
    <w:abstractNumId w:val="23"/>
  </w:num>
  <w:num w:numId="353" w16cid:durableId="1499343475">
    <w:abstractNumId w:val="181"/>
  </w:num>
  <w:num w:numId="354" w16cid:durableId="1381514439">
    <w:abstractNumId w:val="400"/>
  </w:num>
  <w:num w:numId="355" w16cid:durableId="241256368">
    <w:abstractNumId w:val="392"/>
  </w:num>
  <w:num w:numId="356" w16cid:durableId="50616145">
    <w:abstractNumId w:val="361"/>
  </w:num>
  <w:num w:numId="357" w16cid:durableId="1838613159">
    <w:abstractNumId w:val="407"/>
  </w:num>
  <w:num w:numId="358" w16cid:durableId="1936017881">
    <w:abstractNumId w:val="409"/>
  </w:num>
  <w:num w:numId="359" w16cid:durableId="742489992">
    <w:abstractNumId w:val="221"/>
  </w:num>
  <w:num w:numId="360" w16cid:durableId="833683523">
    <w:abstractNumId w:val="490"/>
  </w:num>
  <w:num w:numId="361" w16cid:durableId="1972786665">
    <w:abstractNumId w:val="467"/>
  </w:num>
  <w:num w:numId="362" w16cid:durableId="1540821670">
    <w:abstractNumId w:val="89"/>
  </w:num>
  <w:num w:numId="363" w16cid:durableId="653681314">
    <w:abstractNumId w:val="207"/>
  </w:num>
  <w:num w:numId="364" w16cid:durableId="1386103670">
    <w:abstractNumId w:val="298"/>
  </w:num>
  <w:num w:numId="365" w16cid:durableId="1922372071">
    <w:abstractNumId w:val="274"/>
  </w:num>
  <w:num w:numId="366" w16cid:durableId="318848387">
    <w:abstractNumId w:val="112"/>
  </w:num>
  <w:num w:numId="367" w16cid:durableId="1386564350">
    <w:abstractNumId w:val="9"/>
  </w:num>
  <w:num w:numId="368" w16cid:durableId="1038966749">
    <w:abstractNumId w:val="411"/>
  </w:num>
  <w:num w:numId="369" w16cid:durableId="814224297">
    <w:abstractNumId w:val="10"/>
  </w:num>
  <w:num w:numId="370" w16cid:durableId="315884396">
    <w:abstractNumId w:val="488"/>
  </w:num>
  <w:num w:numId="371" w16cid:durableId="335891204">
    <w:abstractNumId w:val="270"/>
  </w:num>
  <w:num w:numId="372" w16cid:durableId="487358255">
    <w:abstractNumId w:val="230"/>
  </w:num>
  <w:num w:numId="373" w16cid:durableId="2037726743">
    <w:abstractNumId w:val="38"/>
  </w:num>
  <w:num w:numId="374" w16cid:durableId="1977492973">
    <w:abstractNumId w:val="375"/>
  </w:num>
  <w:num w:numId="375" w16cid:durableId="798960383">
    <w:abstractNumId w:val="184"/>
  </w:num>
  <w:num w:numId="376" w16cid:durableId="117267186">
    <w:abstractNumId w:val="473"/>
  </w:num>
  <w:num w:numId="377" w16cid:durableId="1670521196">
    <w:abstractNumId w:val="11"/>
  </w:num>
  <w:num w:numId="378" w16cid:durableId="38894958">
    <w:abstractNumId w:val="297"/>
  </w:num>
  <w:num w:numId="379" w16cid:durableId="1816605522">
    <w:abstractNumId w:val="20"/>
  </w:num>
  <w:num w:numId="380" w16cid:durableId="705368436">
    <w:abstractNumId w:val="133"/>
  </w:num>
  <w:num w:numId="381" w16cid:durableId="1338776675">
    <w:abstractNumId w:val="295"/>
  </w:num>
  <w:num w:numId="382" w16cid:durableId="844592824">
    <w:abstractNumId w:val="114"/>
  </w:num>
  <w:num w:numId="383" w16cid:durableId="460416134">
    <w:abstractNumId w:val="1"/>
  </w:num>
  <w:num w:numId="384" w16cid:durableId="1066145409">
    <w:abstractNumId w:val="272"/>
  </w:num>
  <w:num w:numId="385" w16cid:durableId="1550722589">
    <w:abstractNumId w:val="382"/>
  </w:num>
  <w:num w:numId="386" w16cid:durableId="1657956770">
    <w:abstractNumId w:val="354"/>
  </w:num>
  <w:num w:numId="387" w16cid:durableId="1071198355">
    <w:abstractNumId w:val="196"/>
  </w:num>
  <w:num w:numId="388" w16cid:durableId="753354673">
    <w:abstractNumId w:val="487"/>
  </w:num>
  <w:num w:numId="389" w16cid:durableId="316110839">
    <w:abstractNumId w:val="49"/>
  </w:num>
  <w:num w:numId="390" w16cid:durableId="2023316244">
    <w:abstractNumId w:val="74"/>
  </w:num>
  <w:num w:numId="391" w16cid:durableId="908467099">
    <w:abstractNumId w:val="315"/>
  </w:num>
  <w:num w:numId="392" w16cid:durableId="351298012">
    <w:abstractNumId w:val="388"/>
  </w:num>
  <w:num w:numId="393" w16cid:durableId="1681856797">
    <w:abstractNumId w:val="446"/>
  </w:num>
  <w:num w:numId="394" w16cid:durableId="304749190">
    <w:abstractNumId w:val="314"/>
  </w:num>
  <w:num w:numId="395" w16cid:durableId="1800420205">
    <w:abstractNumId w:val="442"/>
  </w:num>
  <w:num w:numId="396" w16cid:durableId="782919395">
    <w:abstractNumId w:val="410"/>
  </w:num>
  <w:num w:numId="397" w16cid:durableId="138305523">
    <w:abstractNumId w:val="317"/>
  </w:num>
  <w:num w:numId="398" w16cid:durableId="445655673">
    <w:abstractNumId w:val="98"/>
  </w:num>
  <w:num w:numId="399" w16cid:durableId="1314405099">
    <w:abstractNumId w:val="495"/>
  </w:num>
  <w:num w:numId="400" w16cid:durableId="1139305405">
    <w:abstractNumId w:val="356"/>
  </w:num>
  <w:num w:numId="401" w16cid:durableId="253325134">
    <w:abstractNumId w:val="425"/>
  </w:num>
  <w:num w:numId="402" w16cid:durableId="1830173559">
    <w:abstractNumId w:val="340"/>
  </w:num>
  <w:num w:numId="403" w16cid:durableId="336543454">
    <w:abstractNumId w:val="6"/>
  </w:num>
  <w:num w:numId="404" w16cid:durableId="589897545">
    <w:abstractNumId w:val="118"/>
  </w:num>
  <w:num w:numId="405" w16cid:durableId="231698369">
    <w:abstractNumId w:val="26"/>
  </w:num>
  <w:num w:numId="406" w16cid:durableId="975991317">
    <w:abstractNumId w:val="355"/>
  </w:num>
  <w:num w:numId="407" w16cid:durableId="1275400032">
    <w:abstractNumId w:val="378"/>
  </w:num>
  <w:num w:numId="408" w16cid:durableId="31460487">
    <w:abstractNumId w:val="336"/>
  </w:num>
  <w:num w:numId="409" w16cid:durableId="351686590">
    <w:abstractNumId w:val="160"/>
  </w:num>
  <w:num w:numId="410" w16cid:durableId="946885007">
    <w:abstractNumId w:val="141"/>
  </w:num>
  <w:num w:numId="411" w16cid:durableId="838231629">
    <w:abstractNumId w:val="179"/>
  </w:num>
  <w:num w:numId="412" w16cid:durableId="492183342">
    <w:abstractNumId w:val="417"/>
  </w:num>
  <w:num w:numId="413" w16cid:durableId="1722440153">
    <w:abstractNumId w:val="244"/>
  </w:num>
  <w:num w:numId="414" w16cid:durableId="1296716338">
    <w:abstractNumId w:val="88"/>
  </w:num>
  <w:num w:numId="415" w16cid:durableId="1174029974">
    <w:abstractNumId w:val="12"/>
  </w:num>
  <w:num w:numId="416" w16cid:durableId="1343896867">
    <w:abstractNumId w:val="52"/>
  </w:num>
  <w:num w:numId="417" w16cid:durableId="828403259">
    <w:abstractNumId w:val="319"/>
  </w:num>
  <w:num w:numId="418" w16cid:durableId="665549690">
    <w:abstractNumId w:val="275"/>
  </w:num>
  <w:num w:numId="419" w16cid:durableId="2128963491">
    <w:abstractNumId w:val="330"/>
  </w:num>
  <w:num w:numId="420" w16cid:durableId="1716152667">
    <w:abstractNumId w:val="116"/>
  </w:num>
  <w:num w:numId="421" w16cid:durableId="847905742">
    <w:abstractNumId w:val="44"/>
  </w:num>
  <w:num w:numId="422" w16cid:durableId="18095544">
    <w:abstractNumId w:val="258"/>
  </w:num>
  <w:num w:numId="423" w16cid:durableId="1789397301">
    <w:abstractNumId w:val="278"/>
  </w:num>
  <w:num w:numId="424" w16cid:durableId="1288514636">
    <w:abstractNumId w:val="472"/>
  </w:num>
  <w:num w:numId="425" w16cid:durableId="2040737557">
    <w:abstractNumId w:val="398"/>
  </w:num>
  <w:num w:numId="426" w16cid:durableId="658923725">
    <w:abstractNumId w:val="390"/>
  </w:num>
  <w:num w:numId="427" w16cid:durableId="1546063310">
    <w:abstractNumId w:val="195"/>
  </w:num>
  <w:num w:numId="428" w16cid:durableId="12071262">
    <w:abstractNumId w:val="2"/>
  </w:num>
  <w:num w:numId="429" w16cid:durableId="1805345367">
    <w:abstractNumId w:val="91"/>
  </w:num>
  <w:num w:numId="430" w16cid:durableId="1377506296">
    <w:abstractNumId w:val="324"/>
  </w:num>
  <w:num w:numId="431" w16cid:durableId="1601377274">
    <w:abstractNumId w:val="257"/>
  </w:num>
  <w:num w:numId="432" w16cid:durableId="12999949">
    <w:abstractNumId w:val="140"/>
  </w:num>
  <w:num w:numId="433" w16cid:durableId="832839670">
    <w:abstractNumId w:val="304"/>
  </w:num>
  <w:num w:numId="434" w16cid:durableId="100997061">
    <w:abstractNumId w:val="92"/>
  </w:num>
  <w:num w:numId="435" w16cid:durableId="1898083626">
    <w:abstractNumId w:val="106"/>
  </w:num>
  <w:num w:numId="436" w16cid:durableId="720322320">
    <w:abstractNumId w:val="381"/>
  </w:num>
  <w:num w:numId="437" w16cid:durableId="2120828086">
    <w:abstractNumId w:val="246"/>
  </w:num>
  <w:num w:numId="438" w16cid:durableId="1553270511">
    <w:abstractNumId w:val="322"/>
  </w:num>
  <w:num w:numId="439" w16cid:durableId="1662849493">
    <w:abstractNumId w:val="456"/>
  </w:num>
  <w:num w:numId="440" w16cid:durableId="1589148736">
    <w:abstractNumId w:val="150"/>
  </w:num>
  <w:num w:numId="441" w16cid:durableId="1346512705">
    <w:abstractNumId w:val="21"/>
  </w:num>
  <w:num w:numId="442" w16cid:durableId="1572429732">
    <w:abstractNumId w:val="142"/>
  </w:num>
  <w:num w:numId="443" w16cid:durableId="944505640">
    <w:abstractNumId w:val="290"/>
  </w:num>
  <w:num w:numId="444" w16cid:durableId="1443725213">
    <w:abstractNumId w:val="227"/>
  </w:num>
  <w:num w:numId="445" w16cid:durableId="1502814364">
    <w:abstractNumId w:val="24"/>
  </w:num>
  <w:num w:numId="446" w16cid:durableId="661157998">
    <w:abstractNumId w:val="391"/>
  </w:num>
  <w:num w:numId="447" w16cid:durableId="1060203766">
    <w:abstractNumId w:val="126"/>
  </w:num>
  <w:num w:numId="448" w16cid:durableId="952708538">
    <w:abstractNumId w:val="363"/>
  </w:num>
  <w:num w:numId="449" w16cid:durableId="1108044486">
    <w:abstractNumId w:val="169"/>
  </w:num>
  <w:num w:numId="450" w16cid:durableId="978455847">
    <w:abstractNumId w:val="5"/>
  </w:num>
  <w:num w:numId="451" w16cid:durableId="988093467">
    <w:abstractNumId w:val="237"/>
  </w:num>
  <w:num w:numId="452" w16cid:durableId="1403218892">
    <w:abstractNumId w:val="489"/>
  </w:num>
  <w:num w:numId="453" w16cid:durableId="657612246">
    <w:abstractNumId w:val="103"/>
  </w:num>
  <w:num w:numId="454" w16cid:durableId="1297488113">
    <w:abstractNumId w:val="216"/>
  </w:num>
  <w:num w:numId="455" w16cid:durableId="1548181641">
    <w:abstractNumId w:val="83"/>
  </w:num>
  <w:num w:numId="456" w16cid:durableId="791632937">
    <w:abstractNumId w:val="477"/>
  </w:num>
  <w:num w:numId="457" w16cid:durableId="1661158584">
    <w:abstractNumId w:val="396"/>
  </w:num>
  <w:num w:numId="458" w16cid:durableId="1952395727">
    <w:abstractNumId w:val="168"/>
  </w:num>
  <w:num w:numId="459" w16cid:durableId="1116295630">
    <w:abstractNumId w:val="77"/>
  </w:num>
  <w:num w:numId="460" w16cid:durableId="1014068671">
    <w:abstractNumId w:val="483"/>
  </w:num>
  <w:num w:numId="461" w16cid:durableId="1598636891">
    <w:abstractNumId w:val="457"/>
  </w:num>
  <w:num w:numId="462" w16cid:durableId="1396588560">
    <w:abstractNumId w:val="421"/>
  </w:num>
  <w:num w:numId="463" w16cid:durableId="1825199310">
    <w:abstractNumId w:val="403"/>
  </w:num>
  <w:num w:numId="464" w16cid:durableId="140318263">
    <w:abstractNumId w:val="111"/>
  </w:num>
  <w:num w:numId="465" w16cid:durableId="1283269349">
    <w:abstractNumId w:val="470"/>
  </w:num>
  <w:num w:numId="466" w16cid:durableId="1061321859">
    <w:abstractNumId w:val="199"/>
  </w:num>
  <w:num w:numId="467" w16cid:durableId="1005864813">
    <w:abstractNumId w:val="107"/>
  </w:num>
  <w:num w:numId="468" w16cid:durableId="856579456">
    <w:abstractNumId w:val="406"/>
  </w:num>
  <w:num w:numId="469" w16cid:durableId="1651326290">
    <w:abstractNumId w:val="251"/>
  </w:num>
  <w:num w:numId="470" w16cid:durableId="1740588445">
    <w:abstractNumId w:val="203"/>
  </w:num>
  <w:num w:numId="471" w16cid:durableId="358823736">
    <w:abstractNumId w:val="474"/>
  </w:num>
  <w:num w:numId="472" w16cid:durableId="1616407327">
    <w:abstractNumId w:val="385"/>
  </w:num>
  <w:num w:numId="473" w16cid:durableId="1105997749">
    <w:abstractNumId w:val="286"/>
  </w:num>
  <w:num w:numId="474" w16cid:durableId="1212158498">
    <w:abstractNumId w:val="303"/>
  </w:num>
  <w:num w:numId="475" w16cid:durableId="1803232094">
    <w:abstractNumId w:val="461"/>
  </w:num>
  <w:num w:numId="476" w16cid:durableId="200284515">
    <w:abstractNumId w:val="240"/>
  </w:num>
  <w:num w:numId="477" w16cid:durableId="791284772">
    <w:abstractNumId w:val="239"/>
  </w:num>
  <w:num w:numId="478" w16cid:durableId="747843769">
    <w:abstractNumId w:val="209"/>
  </w:num>
  <w:num w:numId="479" w16cid:durableId="802238351">
    <w:abstractNumId w:val="252"/>
  </w:num>
  <w:num w:numId="480" w16cid:durableId="3822980">
    <w:abstractNumId w:val="479"/>
  </w:num>
  <w:num w:numId="481" w16cid:durableId="1314288425">
    <w:abstractNumId w:val="413"/>
  </w:num>
  <w:num w:numId="482" w16cid:durableId="25836152">
    <w:abstractNumId w:val="28"/>
  </w:num>
  <w:num w:numId="483" w16cid:durableId="1184978261">
    <w:abstractNumId w:val="48"/>
  </w:num>
  <w:num w:numId="484" w16cid:durableId="1122774082">
    <w:abstractNumId w:val="287"/>
  </w:num>
  <w:num w:numId="485" w16cid:durableId="774863247">
    <w:abstractNumId w:val="206"/>
  </w:num>
  <w:num w:numId="486" w16cid:durableId="837380442">
    <w:abstractNumId w:val="438"/>
  </w:num>
  <w:num w:numId="487" w16cid:durableId="574555087">
    <w:abstractNumId w:val="47"/>
  </w:num>
  <w:num w:numId="488" w16cid:durableId="313729301">
    <w:abstractNumId w:val="482"/>
  </w:num>
  <w:num w:numId="489" w16cid:durableId="1415591159">
    <w:abstractNumId w:val="134"/>
  </w:num>
  <w:num w:numId="490" w16cid:durableId="162822197">
    <w:abstractNumId w:val="148"/>
  </w:num>
  <w:num w:numId="491" w16cid:durableId="2071881414">
    <w:abstractNumId w:val="494"/>
  </w:num>
  <w:num w:numId="492" w16cid:durableId="1565335233">
    <w:abstractNumId w:val="248"/>
  </w:num>
  <w:num w:numId="493" w16cid:durableId="1186867514">
    <w:abstractNumId w:val="364"/>
  </w:num>
  <w:num w:numId="494" w16cid:durableId="966200108">
    <w:abstractNumId w:val="212"/>
  </w:num>
  <w:num w:numId="495" w16cid:durableId="506288197">
    <w:abstractNumId w:val="157"/>
  </w:num>
  <w:num w:numId="496" w16cid:durableId="2019697104">
    <w:abstractNumId w:val="81"/>
  </w:num>
  <w:num w:numId="497" w16cid:durableId="1765879040">
    <w:abstractNumId w:val="1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975E2"/>
    <w:rsid w:val="00071A09"/>
    <w:rsid w:val="00190AF9"/>
    <w:rsid w:val="001975E2"/>
    <w:rsid w:val="00202BA4"/>
    <w:rsid w:val="0024255B"/>
    <w:rsid w:val="00293C10"/>
    <w:rsid w:val="002D5A9A"/>
    <w:rsid w:val="00313C48"/>
    <w:rsid w:val="00324EBA"/>
    <w:rsid w:val="00572681"/>
    <w:rsid w:val="005C6F83"/>
    <w:rsid w:val="006D7366"/>
    <w:rsid w:val="006F1E8F"/>
    <w:rsid w:val="00767B7C"/>
    <w:rsid w:val="007702AE"/>
    <w:rsid w:val="00790CA2"/>
    <w:rsid w:val="007F2A10"/>
    <w:rsid w:val="007F3A0C"/>
    <w:rsid w:val="00822CE7"/>
    <w:rsid w:val="00836EFA"/>
    <w:rsid w:val="00875AAA"/>
    <w:rsid w:val="00A039E7"/>
    <w:rsid w:val="00A321E8"/>
    <w:rsid w:val="00AF1634"/>
    <w:rsid w:val="00B04C1D"/>
    <w:rsid w:val="00BE486E"/>
    <w:rsid w:val="00C01F7E"/>
    <w:rsid w:val="00C40CE8"/>
    <w:rsid w:val="00C60590"/>
    <w:rsid w:val="00CC1D73"/>
    <w:rsid w:val="00D43719"/>
    <w:rsid w:val="00D460BB"/>
    <w:rsid w:val="00D545FD"/>
    <w:rsid w:val="00D67C3D"/>
    <w:rsid w:val="00D819E1"/>
    <w:rsid w:val="00DE06E9"/>
    <w:rsid w:val="00DF1A62"/>
    <w:rsid w:val="00EF1F71"/>
    <w:rsid w:val="00F3143C"/>
    <w:rsid w:val="00FE74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90"/>
    <o:shapelayout v:ext="edit">
      <o:idmap v:ext="edit" data="1"/>
    </o:shapelayout>
  </w:shapeDefaults>
  <w:decimalSymbol w:val="."/>
  <w:listSeparator w:val=","/>
  <w14:docId w14:val="1EEA6AC5"/>
  <w15:docId w15:val="{0C255165-F02A-49A9-BB5E-A0EAEC255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C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48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3C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13C4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90A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F1A62"/>
    <w:pPr>
      <w:spacing w:after="0" w:line="240" w:lineRule="auto"/>
    </w:pPr>
  </w:style>
  <w:style w:type="character" w:customStyle="1" w:styleId="ekit-accordion-title">
    <w:name w:val="ekit-accordion-title"/>
    <w:basedOn w:val="DefaultParagraphFont"/>
    <w:rsid w:val="00DE06E9"/>
  </w:style>
  <w:style w:type="character" w:customStyle="1" w:styleId="Heading1Char">
    <w:name w:val="Heading 1 Char"/>
    <w:basedOn w:val="DefaultParagraphFont"/>
    <w:link w:val="Heading1"/>
    <w:uiPriority w:val="9"/>
    <w:rsid w:val="00313C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13C4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13C4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313C48"/>
    <w:rPr>
      <w:color w:val="0000FF"/>
      <w:u w:val="single"/>
    </w:rPr>
  </w:style>
  <w:style w:type="paragraph" w:styleId="NormalWeb">
    <w:name w:val="Normal (Web)"/>
    <w:basedOn w:val="Normal"/>
    <w:uiPriority w:val="99"/>
    <w:unhideWhenUsed/>
    <w:rsid w:val="00313C4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313C48"/>
    <w:rPr>
      <w:b/>
      <w:bCs/>
    </w:rPr>
  </w:style>
  <w:style w:type="paragraph" w:customStyle="1" w:styleId="alt">
    <w:name w:val="alt"/>
    <w:basedOn w:val="Normal"/>
    <w:rsid w:val="00313C4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keyword">
    <w:name w:val="keyword"/>
    <w:basedOn w:val="DefaultParagraphFont"/>
    <w:rsid w:val="00313C48"/>
  </w:style>
  <w:style w:type="character" w:customStyle="1" w:styleId="string">
    <w:name w:val="string"/>
    <w:basedOn w:val="DefaultParagraphFont"/>
    <w:rsid w:val="00313C48"/>
  </w:style>
  <w:style w:type="character" w:customStyle="1" w:styleId="number">
    <w:name w:val="number"/>
    <w:basedOn w:val="DefaultParagraphFont"/>
    <w:rsid w:val="00313C48"/>
  </w:style>
  <w:style w:type="character" w:customStyle="1" w:styleId="comment">
    <w:name w:val="comment"/>
    <w:basedOn w:val="DefaultParagraphFont"/>
    <w:rsid w:val="00313C48"/>
  </w:style>
  <w:style w:type="character" w:customStyle="1" w:styleId="Heading2Char">
    <w:name w:val="Heading 2 Char"/>
    <w:basedOn w:val="DefaultParagraphFont"/>
    <w:link w:val="Heading2"/>
    <w:uiPriority w:val="9"/>
    <w:rsid w:val="00BE486E"/>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BE486E"/>
    <w:rPr>
      <w:i/>
      <w:iCs/>
    </w:rPr>
  </w:style>
  <w:style w:type="paragraph" w:styleId="ListParagraph">
    <w:name w:val="List Paragraph"/>
    <w:basedOn w:val="Normal"/>
    <w:uiPriority w:val="34"/>
    <w:qFormat/>
    <w:rsid w:val="005C6F83"/>
    <w:pPr>
      <w:ind w:left="720"/>
      <w:contextualSpacing/>
    </w:pPr>
  </w:style>
  <w:style w:type="character" w:customStyle="1" w:styleId="vjs-control-text">
    <w:name w:val="vjs-control-text"/>
    <w:basedOn w:val="DefaultParagraphFont"/>
    <w:rsid w:val="005C6F83"/>
  </w:style>
  <w:style w:type="paragraph" w:styleId="HTMLPreformatted">
    <w:name w:val="HTML Preformatted"/>
    <w:basedOn w:val="Normal"/>
    <w:link w:val="HTMLPreformattedChar"/>
    <w:uiPriority w:val="99"/>
    <w:semiHidden/>
    <w:unhideWhenUsed/>
    <w:rsid w:val="005C6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5C6F83"/>
    <w:rPr>
      <w:rFonts w:ascii="Courier New" w:eastAsia="Times New Roman" w:hAnsi="Courier New" w:cs="Courier New"/>
      <w:kern w:val="0"/>
      <w:sz w:val="20"/>
      <w:szCs w:val="20"/>
      <w:lang w:eastAsia="en-IN"/>
    </w:rPr>
  </w:style>
  <w:style w:type="character" w:customStyle="1" w:styleId="pun">
    <w:name w:val="pun"/>
    <w:basedOn w:val="DefaultParagraphFont"/>
    <w:rsid w:val="00D43719"/>
  </w:style>
  <w:style w:type="character" w:customStyle="1" w:styleId="pln">
    <w:name w:val="pln"/>
    <w:basedOn w:val="DefaultParagraphFont"/>
    <w:rsid w:val="00D43719"/>
  </w:style>
  <w:style w:type="character" w:customStyle="1" w:styleId="typ">
    <w:name w:val="typ"/>
    <w:basedOn w:val="DefaultParagraphFont"/>
    <w:rsid w:val="00D43719"/>
  </w:style>
  <w:style w:type="character" w:customStyle="1" w:styleId="lit">
    <w:name w:val="lit"/>
    <w:basedOn w:val="DefaultParagraphFont"/>
    <w:rsid w:val="00D43719"/>
  </w:style>
  <w:style w:type="character" w:customStyle="1" w:styleId="kwd">
    <w:name w:val="kwd"/>
    <w:basedOn w:val="DefaultParagraphFont"/>
    <w:rsid w:val="00D43719"/>
  </w:style>
  <w:style w:type="character" w:customStyle="1" w:styleId="com">
    <w:name w:val="com"/>
    <w:basedOn w:val="DefaultParagraphFont"/>
    <w:rsid w:val="00D43719"/>
  </w:style>
  <w:style w:type="character" w:customStyle="1" w:styleId="str">
    <w:name w:val="str"/>
    <w:basedOn w:val="DefaultParagraphFont"/>
    <w:rsid w:val="00D43719"/>
  </w:style>
  <w:style w:type="character" w:customStyle="1" w:styleId="op">
    <w:name w:val="op"/>
    <w:basedOn w:val="DefaultParagraphFont"/>
    <w:rsid w:val="00071A09"/>
  </w:style>
  <w:style w:type="character" w:customStyle="1" w:styleId="func">
    <w:name w:val="func"/>
    <w:basedOn w:val="DefaultParagraphFont"/>
    <w:rsid w:val="00071A09"/>
  </w:style>
  <w:style w:type="character" w:customStyle="1" w:styleId="annotation">
    <w:name w:val="annotation"/>
    <w:basedOn w:val="DefaultParagraphFont"/>
    <w:rsid w:val="00D67C3D"/>
  </w:style>
  <w:style w:type="character" w:customStyle="1" w:styleId="vjs-current-time-display">
    <w:name w:val="vjs-current-time-display"/>
    <w:basedOn w:val="DefaultParagraphFont"/>
    <w:rsid w:val="00D67C3D"/>
  </w:style>
  <w:style w:type="character" w:customStyle="1" w:styleId="vjs-duration-display">
    <w:name w:val="vjs-duration-display"/>
    <w:basedOn w:val="DefaultParagraphFont"/>
    <w:rsid w:val="00D67C3D"/>
  </w:style>
  <w:style w:type="character" w:customStyle="1" w:styleId="vjs-control-text-loaded-percentage">
    <w:name w:val="vjs-control-text-loaded-percentage"/>
    <w:basedOn w:val="DefaultParagraphFont"/>
    <w:rsid w:val="00D67C3D"/>
  </w:style>
  <w:style w:type="character" w:customStyle="1" w:styleId="tag">
    <w:name w:val="tag"/>
    <w:basedOn w:val="DefaultParagraphFont"/>
    <w:rsid w:val="0024255B"/>
  </w:style>
  <w:style w:type="character" w:customStyle="1" w:styleId="tag-name">
    <w:name w:val="tag-name"/>
    <w:basedOn w:val="DefaultParagraphFont"/>
    <w:rsid w:val="0024255B"/>
  </w:style>
  <w:style w:type="character" w:customStyle="1" w:styleId="attribute">
    <w:name w:val="attribute"/>
    <w:basedOn w:val="DefaultParagraphFont"/>
    <w:rsid w:val="0024255B"/>
  </w:style>
  <w:style w:type="character" w:customStyle="1" w:styleId="attribute-value">
    <w:name w:val="attribute-value"/>
    <w:basedOn w:val="DefaultParagraphFont"/>
    <w:rsid w:val="0024255B"/>
  </w:style>
  <w:style w:type="paragraph" w:customStyle="1" w:styleId="responsive-tabslistitem">
    <w:name w:val="responsive-tabs__list__item"/>
    <w:basedOn w:val="Normal"/>
    <w:rsid w:val="00AF1634"/>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TMLCode">
    <w:name w:val="HTML Code"/>
    <w:basedOn w:val="DefaultParagraphFont"/>
    <w:uiPriority w:val="99"/>
    <w:semiHidden/>
    <w:unhideWhenUsed/>
    <w:rsid w:val="00AF1634"/>
    <w:rPr>
      <w:rFonts w:ascii="Courier New" w:eastAsia="Times New Roman" w:hAnsi="Courier New" w:cs="Courier New"/>
      <w:sz w:val="20"/>
      <w:szCs w:val="20"/>
    </w:rPr>
  </w:style>
  <w:style w:type="paragraph" w:customStyle="1" w:styleId="msonormal0">
    <w:name w:val="msonormal"/>
    <w:basedOn w:val="Normal"/>
    <w:rsid w:val="00CC1D7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FollowedHyperlink">
    <w:name w:val="FollowedHyperlink"/>
    <w:basedOn w:val="DefaultParagraphFont"/>
    <w:uiPriority w:val="99"/>
    <w:semiHidden/>
    <w:unhideWhenUsed/>
    <w:rsid w:val="00CC1D73"/>
    <w:rPr>
      <w:color w:val="800080"/>
      <w:u w:val="single"/>
    </w:rPr>
  </w:style>
  <w:style w:type="character" w:customStyle="1" w:styleId="vjs-icon-placeholder">
    <w:name w:val="vjs-icon-placeholder"/>
    <w:basedOn w:val="DefaultParagraphFont"/>
    <w:rsid w:val="00CC1D73"/>
  </w:style>
  <w:style w:type="character" w:customStyle="1" w:styleId="testit">
    <w:name w:val="testit"/>
    <w:basedOn w:val="DefaultParagraphFont"/>
    <w:rsid w:val="00CC1D73"/>
  </w:style>
  <w:style w:type="character" w:customStyle="1" w:styleId="Heading5Char">
    <w:name w:val="Heading 5 Char"/>
    <w:basedOn w:val="DefaultParagraphFont"/>
    <w:link w:val="Heading5"/>
    <w:uiPriority w:val="9"/>
    <w:semiHidden/>
    <w:rsid w:val="00190AF9"/>
    <w:rPr>
      <w:rFonts w:asciiTheme="majorHAnsi" w:eastAsiaTheme="majorEastAsia" w:hAnsiTheme="majorHAnsi" w:cstheme="majorBidi"/>
      <w:color w:val="2F5496" w:themeColor="accent1" w:themeShade="BF"/>
    </w:rPr>
  </w:style>
  <w:style w:type="paragraph" w:customStyle="1" w:styleId="llms-parent-course-link">
    <w:name w:val="llms-parent-course-link"/>
    <w:basedOn w:val="Normal"/>
    <w:rsid w:val="00190AF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filename">
    <w:name w:val="filename"/>
    <w:basedOn w:val="Normal"/>
    <w:rsid w:val="00190AF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language-name">
    <w:name w:val="language-name"/>
    <w:basedOn w:val="DefaultParagraphFont"/>
    <w:rsid w:val="007F3A0C"/>
  </w:style>
  <w:style w:type="character" w:customStyle="1" w:styleId="visually-hidden">
    <w:name w:val="visually-hidden"/>
    <w:basedOn w:val="DefaultParagraphFont"/>
    <w:rsid w:val="007F3A0C"/>
  </w:style>
  <w:style w:type="character" w:customStyle="1" w:styleId="token">
    <w:name w:val="token"/>
    <w:basedOn w:val="DefaultParagraphFont"/>
    <w:rsid w:val="007F3A0C"/>
  </w:style>
  <w:style w:type="character" w:customStyle="1" w:styleId="badge">
    <w:name w:val="badge"/>
    <w:basedOn w:val="DefaultParagraphFont"/>
    <w:rsid w:val="007F3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1808">
      <w:bodyDiv w:val="1"/>
      <w:marLeft w:val="0"/>
      <w:marRight w:val="0"/>
      <w:marTop w:val="0"/>
      <w:marBottom w:val="0"/>
      <w:divBdr>
        <w:top w:val="none" w:sz="0" w:space="0" w:color="auto"/>
        <w:left w:val="none" w:sz="0" w:space="0" w:color="auto"/>
        <w:bottom w:val="none" w:sz="0" w:space="0" w:color="auto"/>
        <w:right w:val="none" w:sz="0" w:space="0" w:color="auto"/>
      </w:divBdr>
    </w:div>
    <w:div w:id="19744375">
      <w:bodyDiv w:val="1"/>
      <w:marLeft w:val="0"/>
      <w:marRight w:val="0"/>
      <w:marTop w:val="0"/>
      <w:marBottom w:val="0"/>
      <w:divBdr>
        <w:top w:val="none" w:sz="0" w:space="0" w:color="auto"/>
        <w:left w:val="none" w:sz="0" w:space="0" w:color="auto"/>
        <w:bottom w:val="none" w:sz="0" w:space="0" w:color="auto"/>
        <w:right w:val="none" w:sz="0" w:space="0" w:color="auto"/>
      </w:divBdr>
      <w:divsChild>
        <w:div w:id="1338653293">
          <w:marLeft w:val="0"/>
          <w:marRight w:val="0"/>
          <w:marTop w:val="0"/>
          <w:marBottom w:val="120"/>
          <w:divBdr>
            <w:top w:val="single" w:sz="6" w:space="8" w:color="D5DDC6"/>
            <w:left w:val="single" w:sz="6" w:space="0" w:color="D5DDC6"/>
            <w:bottom w:val="single" w:sz="6" w:space="12" w:color="D5DDC6"/>
            <w:right w:val="single" w:sz="6" w:space="0" w:color="D5DDC6"/>
          </w:divBdr>
          <w:divsChild>
            <w:div w:id="5206296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2757143">
      <w:bodyDiv w:val="1"/>
      <w:marLeft w:val="0"/>
      <w:marRight w:val="0"/>
      <w:marTop w:val="0"/>
      <w:marBottom w:val="0"/>
      <w:divBdr>
        <w:top w:val="none" w:sz="0" w:space="0" w:color="auto"/>
        <w:left w:val="none" w:sz="0" w:space="0" w:color="auto"/>
        <w:bottom w:val="none" w:sz="0" w:space="0" w:color="auto"/>
        <w:right w:val="none" w:sz="0" w:space="0" w:color="auto"/>
      </w:divBdr>
    </w:div>
    <w:div w:id="40132888">
      <w:bodyDiv w:val="1"/>
      <w:marLeft w:val="0"/>
      <w:marRight w:val="0"/>
      <w:marTop w:val="0"/>
      <w:marBottom w:val="0"/>
      <w:divBdr>
        <w:top w:val="none" w:sz="0" w:space="0" w:color="auto"/>
        <w:left w:val="none" w:sz="0" w:space="0" w:color="auto"/>
        <w:bottom w:val="none" w:sz="0" w:space="0" w:color="auto"/>
        <w:right w:val="none" w:sz="0" w:space="0" w:color="auto"/>
      </w:divBdr>
      <w:divsChild>
        <w:div w:id="353725885">
          <w:marLeft w:val="0"/>
          <w:marRight w:val="0"/>
          <w:marTop w:val="0"/>
          <w:marBottom w:val="0"/>
          <w:divBdr>
            <w:top w:val="none" w:sz="0" w:space="0" w:color="auto"/>
            <w:left w:val="none" w:sz="0" w:space="0" w:color="auto"/>
            <w:bottom w:val="none" w:sz="0" w:space="0" w:color="auto"/>
            <w:right w:val="none" w:sz="0" w:space="0" w:color="auto"/>
          </w:divBdr>
          <w:divsChild>
            <w:div w:id="133720309">
              <w:marLeft w:val="0"/>
              <w:marRight w:val="0"/>
              <w:marTop w:val="0"/>
              <w:marBottom w:val="0"/>
              <w:divBdr>
                <w:top w:val="none" w:sz="0" w:space="0" w:color="auto"/>
                <w:left w:val="none" w:sz="0" w:space="0" w:color="auto"/>
                <w:bottom w:val="none" w:sz="0" w:space="0" w:color="auto"/>
                <w:right w:val="none" w:sz="0" w:space="0" w:color="auto"/>
              </w:divBdr>
            </w:div>
          </w:divsChild>
        </w:div>
        <w:div w:id="1341348958">
          <w:marLeft w:val="0"/>
          <w:marRight w:val="0"/>
          <w:marTop w:val="0"/>
          <w:marBottom w:val="0"/>
          <w:divBdr>
            <w:top w:val="none" w:sz="0" w:space="0" w:color="auto"/>
            <w:left w:val="none" w:sz="0" w:space="0" w:color="auto"/>
            <w:bottom w:val="single" w:sz="2" w:space="0" w:color="000000"/>
            <w:right w:val="none" w:sz="0" w:space="0" w:color="auto"/>
          </w:divBdr>
        </w:div>
      </w:divsChild>
    </w:div>
    <w:div w:id="63994166">
      <w:bodyDiv w:val="1"/>
      <w:marLeft w:val="0"/>
      <w:marRight w:val="0"/>
      <w:marTop w:val="0"/>
      <w:marBottom w:val="0"/>
      <w:divBdr>
        <w:top w:val="none" w:sz="0" w:space="0" w:color="auto"/>
        <w:left w:val="none" w:sz="0" w:space="0" w:color="auto"/>
        <w:bottom w:val="none" w:sz="0" w:space="0" w:color="auto"/>
        <w:right w:val="none" w:sz="0" w:space="0" w:color="auto"/>
      </w:divBdr>
    </w:div>
    <w:div w:id="82847430">
      <w:bodyDiv w:val="1"/>
      <w:marLeft w:val="0"/>
      <w:marRight w:val="0"/>
      <w:marTop w:val="0"/>
      <w:marBottom w:val="0"/>
      <w:divBdr>
        <w:top w:val="none" w:sz="0" w:space="0" w:color="auto"/>
        <w:left w:val="none" w:sz="0" w:space="0" w:color="auto"/>
        <w:bottom w:val="none" w:sz="0" w:space="0" w:color="auto"/>
        <w:right w:val="none" w:sz="0" w:space="0" w:color="auto"/>
      </w:divBdr>
      <w:divsChild>
        <w:div w:id="2561194">
          <w:marLeft w:val="150"/>
          <w:marRight w:val="0"/>
          <w:marTop w:val="0"/>
          <w:marBottom w:val="0"/>
          <w:divBdr>
            <w:top w:val="single" w:sz="6" w:space="0" w:color="FFC0CB"/>
            <w:left w:val="single" w:sz="6" w:space="1" w:color="FFC0CB"/>
            <w:bottom w:val="single" w:sz="6" w:space="1" w:color="FFC0CB"/>
            <w:right w:val="single" w:sz="6" w:space="1" w:color="FFC0CB"/>
          </w:divBdr>
        </w:div>
        <w:div w:id="46076785">
          <w:marLeft w:val="0"/>
          <w:marRight w:val="0"/>
          <w:marTop w:val="0"/>
          <w:marBottom w:val="120"/>
          <w:divBdr>
            <w:top w:val="single" w:sz="6" w:space="8" w:color="D5DDC6"/>
            <w:left w:val="single" w:sz="6" w:space="0" w:color="D5DDC6"/>
            <w:bottom w:val="single" w:sz="6" w:space="12" w:color="D5DDC6"/>
            <w:right w:val="single" w:sz="6" w:space="0" w:color="D5DDC6"/>
          </w:divBdr>
          <w:divsChild>
            <w:div w:id="626080775">
              <w:marLeft w:val="0"/>
              <w:marRight w:val="0"/>
              <w:marTop w:val="120"/>
              <w:marBottom w:val="120"/>
              <w:divBdr>
                <w:top w:val="none" w:sz="0" w:space="0" w:color="auto"/>
                <w:left w:val="none" w:sz="0" w:space="0" w:color="auto"/>
                <w:bottom w:val="none" w:sz="0" w:space="0" w:color="auto"/>
                <w:right w:val="none" w:sz="0" w:space="0" w:color="auto"/>
              </w:divBdr>
            </w:div>
          </w:divsChild>
        </w:div>
        <w:div w:id="187454193">
          <w:marLeft w:val="0"/>
          <w:marRight w:val="0"/>
          <w:marTop w:val="0"/>
          <w:marBottom w:val="120"/>
          <w:divBdr>
            <w:top w:val="single" w:sz="6" w:space="8" w:color="D5DDC6"/>
            <w:left w:val="single" w:sz="6" w:space="0" w:color="D5DDC6"/>
            <w:bottom w:val="single" w:sz="6" w:space="12" w:color="D5DDC6"/>
            <w:right w:val="single" w:sz="6" w:space="0" w:color="D5DDC6"/>
          </w:divBdr>
          <w:divsChild>
            <w:div w:id="702680242">
              <w:marLeft w:val="0"/>
              <w:marRight w:val="0"/>
              <w:marTop w:val="120"/>
              <w:marBottom w:val="120"/>
              <w:divBdr>
                <w:top w:val="none" w:sz="0" w:space="0" w:color="auto"/>
                <w:left w:val="none" w:sz="0" w:space="0" w:color="auto"/>
                <w:bottom w:val="none" w:sz="0" w:space="0" w:color="auto"/>
                <w:right w:val="none" w:sz="0" w:space="0" w:color="auto"/>
              </w:divBdr>
            </w:div>
          </w:divsChild>
        </w:div>
        <w:div w:id="895169675">
          <w:marLeft w:val="0"/>
          <w:marRight w:val="0"/>
          <w:marTop w:val="0"/>
          <w:marBottom w:val="120"/>
          <w:divBdr>
            <w:top w:val="single" w:sz="6" w:space="8" w:color="D5DDC6"/>
            <w:left w:val="single" w:sz="6" w:space="0" w:color="D5DDC6"/>
            <w:bottom w:val="single" w:sz="6" w:space="12" w:color="D5DDC6"/>
            <w:right w:val="single" w:sz="6" w:space="0" w:color="D5DDC6"/>
          </w:divBdr>
          <w:divsChild>
            <w:div w:id="1238712970">
              <w:marLeft w:val="0"/>
              <w:marRight w:val="0"/>
              <w:marTop w:val="120"/>
              <w:marBottom w:val="120"/>
              <w:divBdr>
                <w:top w:val="none" w:sz="0" w:space="0" w:color="auto"/>
                <w:left w:val="none" w:sz="0" w:space="0" w:color="auto"/>
                <w:bottom w:val="none" w:sz="0" w:space="0" w:color="auto"/>
                <w:right w:val="none" w:sz="0" w:space="0" w:color="auto"/>
              </w:divBdr>
            </w:div>
          </w:divsChild>
        </w:div>
        <w:div w:id="926891239">
          <w:marLeft w:val="0"/>
          <w:marRight w:val="0"/>
          <w:marTop w:val="0"/>
          <w:marBottom w:val="120"/>
          <w:divBdr>
            <w:top w:val="single" w:sz="6" w:space="8" w:color="D5DDC6"/>
            <w:left w:val="single" w:sz="6" w:space="0" w:color="D5DDC6"/>
            <w:bottom w:val="single" w:sz="6" w:space="12" w:color="D5DDC6"/>
            <w:right w:val="single" w:sz="6" w:space="0" w:color="D5DDC6"/>
          </w:divBdr>
          <w:divsChild>
            <w:div w:id="1811904321">
              <w:marLeft w:val="0"/>
              <w:marRight w:val="0"/>
              <w:marTop w:val="120"/>
              <w:marBottom w:val="120"/>
              <w:divBdr>
                <w:top w:val="none" w:sz="0" w:space="0" w:color="auto"/>
                <w:left w:val="none" w:sz="0" w:space="0" w:color="auto"/>
                <w:bottom w:val="none" w:sz="0" w:space="0" w:color="auto"/>
                <w:right w:val="none" w:sz="0" w:space="0" w:color="auto"/>
              </w:divBdr>
            </w:div>
          </w:divsChild>
        </w:div>
        <w:div w:id="1103185355">
          <w:marLeft w:val="0"/>
          <w:marRight w:val="0"/>
          <w:marTop w:val="0"/>
          <w:marBottom w:val="120"/>
          <w:divBdr>
            <w:top w:val="single" w:sz="6" w:space="8" w:color="D5DDC6"/>
            <w:left w:val="single" w:sz="6" w:space="0" w:color="D5DDC6"/>
            <w:bottom w:val="single" w:sz="6" w:space="12" w:color="D5DDC6"/>
            <w:right w:val="single" w:sz="6" w:space="0" w:color="D5DDC6"/>
          </w:divBdr>
          <w:divsChild>
            <w:div w:id="794835183">
              <w:marLeft w:val="0"/>
              <w:marRight w:val="0"/>
              <w:marTop w:val="120"/>
              <w:marBottom w:val="120"/>
              <w:divBdr>
                <w:top w:val="none" w:sz="0" w:space="0" w:color="auto"/>
                <w:left w:val="none" w:sz="0" w:space="0" w:color="auto"/>
                <w:bottom w:val="none" w:sz="0" w:space="0" w:color="auto"/>
                <w:right w:val="none" w:sz="0" w:space="0" w:color="auto"/>
              </w:divBdr>
            </w:div>
          </w:divsChild>
        </w:div>
        <w:div w:id="1667509704">
          <w:marLeft w:val="0"/>
          <w:marRight w:val="0"/>
          <w:marTop w:val="0"/>
          <w:marBottom w:val="120"/>
          <w:divBdr>
            <w:top w:val="single" w:sz="6" w:space="8" w:color="D5DDC6"/>
            <w:left w:val="single" w:sz="6" w:space="0" w:color="D5DDC6"/>
            <w:bottom w:val="single" w:sz="6" w:space="12" w:color="D5DDC6"/>
            <w:right w:val="single" w:sz="6" w:space="0" w:color="D5DDC6"/>
          </w:divBdr>
          <w:divsChild>
            <w:div w:id="1455909251">
              <w:marLeft w:val="0"/>
              <w:marRight w:val="0"/>
              <w:marTop w:val="120"/>
              <w:marBottom w:val="120"/>
              <w:divBdr>
                <w:top w:val="none" w:sz="0" w:space="0" w:color="auto"/>
                <w:left w:val="none" w:sz="0" w:space="0" w:color="auto"/>
                <w:bottom w:val="none" w:sz="0" w:space="0" w:color="auto"/>
                <w:right w:val="none" w:sz="0" w:space="0" w:color="auto"/>
              </w:divBdr>
            </w:div>
          </w:divsChild>
        </w:div>
        <w:div w:id="2018462685">
          <w:marLeft w:val="0"/>
          <w:marRight w:val="0"/>
          <w:marTop w:val="0"/>
          <w:marBottom w:val="120"/>
          <w:divBdr>
            <w:top w:val="single" w:sz="6" w:space="8" w:color="D5DDC6"/>
            <w:left w:val="single" w:sz="6" w:space="0" w:color="D5DDC6"/>
            <w:bottom w:val="single" w:sz="6" w:space="12" w:color="D5DDC6"/>
            <w:right w:val="single" w:sz="6" w:space="0" w:color="D5DDC6"/>
          </w:divBdr>
          <w:divsChild>
            <w:div w:id="9843171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2752975">
      <w:bodyDiv w:val="1"/>
      <w:marLeft w:val="0"/>
      <w:marRight w:val="0"/>
      <w:marTop w:val="0"/>
      <w:marBottom w:val="0"/>
      <w:divBdr>
        <w:top w:val="none" w:sz="0" w:space="0" w:color="auto"/>
        <w:left w:val="none" w:sz="0" w:space="0" w:color="auto"/>
        <w:bottom w:val="none" w:sz="0" w:space="0" w:color="auto"/>
        <w:right w:val="none" w:sz="0" w:space="0" w:color="auto"/>
      </w:divBdr>
      <w:divsChild>
        <w:div w:id="132717000">
          <w:marLeft w:val="0"/>
          <w:marRight w:val="0"/>
          <w:marTop w:val="0"/>
          <w:marBottom w:val="120"/>
          <w:divBdr>
            <w:top w:val="single" w:sz="6" w:space="8" w:color="D5DDC6"/>
            <w:left w:val="single" w:sz="6" w:space="0" w:color="D5DDC6"/>
            <w:bottom w:val="single" w:sz="6" w:space="12" w:color="D5DDC6"/>
            <w:right w:val="single" w:sz="6" w:space="0" w:color="D5DDC6"/>
          </w:divBdr>
          <w:divsChild>
            <w:div w:id="336926949">
              <w:marLeft w:val="0"/>
              <w:marRight w:val="0"/>
              <w:marTop w:val="120"/>
              <w:marBottom w:val="120"/>
              <w:divBdr>
                <w:top w:val="none" w:sz="0" w:space="0" w:color="auto"/>
                <w:left w:val="none" w:sz="0" w:space="0" w:color="auto"/>
                <w:bottom w:val="none" w:sz="0" w:space="0" w:color="auto"/>
                <w:right w:val="none" w:sz="0" w:space="0" w:color="auto"/>
              </w:divBdr>
            </w:div>
          </w:divsChild>
        </w:div>
        <w:div w:id="263458567">
          <w:marLeft w:val="0"/>
          <w:marRight w:val="0"/>
          <w:marTop w:val="120"/>
          <w:marBottom w:val="0"/>
          <w:divBdr>
            <w:top w:val="single" w:sz="6" w:space="0" w:color="D5DDC6"/>
            <w:left w:val="single" w:sz="6" w:space="4" w:color="D5DDC6"/>
            <w:bottom w:val="single" w:sz="6" w:space="0" w:color="D5DDC6"/>
            <w:right w:val="single" w:sz="6" w:space="0" w:color="D5DDC6"/>
          </w:divBdr>
        </w:div>
        <w:div w:id="291056873">
          <w:marLeft w:val="0"/>
          <w:marRight w:val="0"/>
          <w:marTop w:val="0"/>
          <w:marBottom w:val="120"/>
          <w:divBdr>
            <w:top w:val="single" w:sz="6" w:space="8" w:color="D5DDC6"/>
            <w:left w:val="single" w:sz="6" w:space="0" w:color="D5DDC6"/>
            <w:bottom w:val="single" w:sz="6" w:space="12" w:color="D5DDC6"/>
            <w:right w:val="single" w:sz="6" w:space="0" w:color="D5DDC6"/>
          </w:divBdr>
          <w:divsChild>
            <w:div w:id="1915771824">
              <w:marLeft w:val="0"/>
              <w:marRight w:val="0"/>
              <w:marTop w:val="120"/>
              <w:marBottom w:val="120"/>
              <w:divBdr>
                <w:top w:val="none" w:sz="0" w:space="0" w:color="auto"/>
                <w:left w:val="none" w:sz="0" w:space="0" w:color="auto"/>
                <w:bottom w:val="none" w:sz="0" w:space="0" w:color="auto"/>
                <w:right w:val="none" w:sz="0" w:space="0" w:color="auto"/>
              </w:divBdr>
            </w:div>
          </w:divsChild>
        </w:div>
        <w:div w:id="512764812">
          <w:marLeft w:val="0"/>
          <w:marRight w:val="0"/>
          <w:marTop w:val="0"/>
          <w:marBottom w:val="120"/>
          <w:divBdr>
            <w:top w:val="single" w:sz="6" w:space="8" w:color="D5DDC6"/>
            <w:left w:val="single" w:sz="6" w:space="0" w:color="D5DDC6"/>
            <w:bottom w:val="single" w:sz="6" w:space="12" w:color="D5DDC6"/>
            <w:right w:val="single" w:sz="6" w:space="0" w:color="D5DDC6"/>
          </w:divBdr>
          <w:divsChild>
            <w:div w:id="1672639560">
              <w:marLeft w:val="0"/>
              <w:marRight w:val="0"/>
              <w:marTop w:val="120"/>
              <w:marBottom w:val="120"/>
              <w:divBdr>
                <w:top w:val="none" w:sz="0" w:space="0" w:color="auto"/>
                <w:left w:val="none" w:sz="0" w:space="0" w:color="auto"/>
                <w:bottom w:val="none" w:sz="0" w:space="0" w:color="auto"/>
                <w:right w:val="none" w:sz="0" w:space="0" w:color="auto"/>
              </w:divBdr>
            </w:div>
          </w:divsChild>
        </w:div>
        <w:div w:id="1043212097">
          <w:marLeft w:val="0"/>
          <w:marRight w:val="0"/>
          <w:marTop w:val="0"/>
          <w:marBottom w:val="120"/>
          <w:divBdr>
            <w:top w:val="single" w:sz="6" w:space="8" w:color="D5DDC6"/>
            <w:left w:val="single" w:sz="6" w:space="0" w:color="D5DDC6"/>
            <w:bottom w:val="single" w:sz="6" w:space="12" w:color="D5DDC6"/>
            <w:right w:val="single" w:sz="6" w:space="0" w:color="D5DDC6"/>
          </w:divBdr>
          <w:divsChild>
            <w:div w:id="221793100">
              <w:marLeft w:val="0"/>
              <w:marRight w:val="0"/>
              <w:marTop w:val="120"/>
              <w:marBottom w:val="120"/>
              <w:divBdr>
                <w:top w:val="none" w:sz="0" w:space="0" w:color="auto"/>
                <w:left w:val="none" w:sz="0" w:space="0" w:color="auto"/>
                <w:bottom w:val="none" w:sz="0" w:space="0" w:color="auto"/>
                <w:right w:val="none" w:sz="0" w:space="0" w:color="auto"/>
              </w:divBdr>
            </w:div>
          </w:divsChild>
        </w:div>
        <w:div w:id="1507478125">
          <w:marLeft w:val="0"/>
          <w:marRight w:val="0"/>
          <w:marTop w:val="0"/>
          <w:marBottom w:val="120"/>
          <w:divBdr>
            <w:top w:val="single" w:sz="6" w:space="8" w:color="D5DDC6"/>
            <w:left w:val="single" w:sz="6" w:space="0" w:color="D5DDC6"/>
            <w:bottom w:val="single" w:sz="6" w:space="12" w:color="D5DDC6"/>
            <w:right w:val="single" w:sz="6" w:space="0" w:color="D5DDC6"/>
          </w:divBdr>
          <w:divsChild>
            <w:div w:id="1340617520">
              <w:marLeft w:val="0"/>
              <w:marRight w:val="0"/>
              <w:marTop w:val="120"/>
              <w:marBottom w:val="120"/>
              <w:divBdr>
                <w:top w:val="none" w:sz="0" w:space="0" w:color="auto"/>
                <w:left w:val="none" w:sz="0" w:space="0" w:color="auto"/>
                <w:bottom w:val="none" w:sz="0" w:space="0" w:color="auto"/>
                <w:right w:val="none" w:sz="0" w:space="0" w:color="auto"/>
              </w:divBdr>
            </w:div>
          </w:divsChild>
        </w:div>
        <w:div w:id="1767387730">
          <w:marLeft w:val="0"/>
          <w:marRight w:val="0"/>
          <w:marTop w:val="0"/>
          <w:marBottom w:val="120"/>
          <w:divBdr>
            <w:top w:val="single" w:sz="6" w:space="8" w:color="D5DDC6"/>
            <w:left w:val="single" w:sz="6" w:space="0" w:color="D5DDC6"/>
            <w:bottom w:val="single" w:sz="6" w:space="12" w:color="D5DDC6"/>
            <w:right w:val="single" w:sz="6" w:space="0" w:color="D5DDC6"/>
          </w:divBdr>
          <w:divsChild>
            <w:div w:id="1158885822">
              <w:marLeft w:val="0"/>
              <w:marRight w:val="0"/>
              <w:marTop w:val="120"/>
              <w:marBottom w:val="120"/>
              <w:divBdr>
                <w:top w:val="none" w:sz="0" w:space="0" w:color="auto"/>
                <w:left w:val="none" w:sz="0" w:space="0" w:color="auto"/>
                <w:bottom w:val="none" w:sz="0" w:space="0" w:color="auto"/>
                <w:right w:val="none" w:sz="0" w:space="0" w:color="auto"/>
              </w:divBdr>
            </w:div>
          </w:divsChild>
        </w:div>
        <w:div w:id="1985616386">
          <w:marLeft w:val="0"/>
          <w:marRight w:val="0"/>
          <w:marTop w:val="150"/>
          <w:marBottom w:val="450"/>
          <w:divBdr>
            <w:top w:val="none" w:sz="0" w:space="0" w:color="auto"/>
            <w:left w:val="none" w:sz="0" w:space="0" w:color="auto"/>
            <w:bottom w:val="none" w:sz="0" w:space="0" w:color="auto"/>
            <w:right w:val="none" w:sz="0" w:space="0" w:color="auto"/>
          </w:divBdr>
          <w:divsChild>
            <w:div w:id="10780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853">
      <w:bodyDiv w:val="1"/>
      <w:marLeft w:val="0"/>
      <w:marRight w:val="0"/>
      <w:marTop w:val="0"/>
      <w:marBottom w:val="0"/>
      <w:divBdr>
        <w:top w:val="none" w:sz="0" w:space="0" w:color="auto"/>
        <w:left w:val="none" w:sz="0" w:space="0" w:color="auto"/>
        <w:bottom w:val="none" w:sz="0" w:space="0" w:color="auto"/>
        <w:right w:val="none" w:sz="0" w:space="0" w:color="auto"/>
      </w:divBdr>
      <w:divsChild>
        <w:div w:id="78724329">
          <w:marLeft w:val="0"/>
          <w:marRight w:val="0"/>
          <w:marTop w:val="0"/>
          <w:marBottom w:val="120"/>
          <w:divBdr>
            <w:top w:val="single" w:sz="6" w:space="8" w:color="D5DDC6"/>
            <w:left w:val="single" w:sz="6" w:space="0" w:color="D5DDC6"/>
            <w:bottom w:val="single" w:sz="6" w:space="12" w:color="D5DDC6"/>
            <w:right w:val="single" w:sz="6" w:space="0" w:color="D5DDC6"/>
          </w:divBdr>
          <w:divsChild>
            <w:div w:id="2033066166">
              <w:marLeft w:val="0"/>
              <w:marRight w:val="0"/>
              <w:marTop w:val="120"/>
              <w:marBottom w:val="120"/>
              <w:divBdr>
                <w:top w:val="none" w:sz="0" w:space="0" w:color="auto"/>
                <w:left w:val="none" w:sz="0" w:space="0" w:color="auto"/>
                <w:bottom w:val="none" w:sz="0" w:space="0" w:color="auto"/>
                <w:right w:val="none" w:sz="0" w:space="0" w:color="auto"/>
              </w:divBdr>
            </w:div>
          </w:divsChild>
        </w:div>
        <w:div w:id="132212706">
          <w:marLeft w:val="0"/>
          <w:marRight w:val="0"/>
          <w:marTop w:val="0"/>
          <w:marBottom w:val="120"/>
          <w:divBdr>
            <w:top w:val="single" w:sz="6" w:space="8" w:color="D5DDC6"/>
            <w:left w:val="single" w:sz="6" w:space="0" w:color="D5DDC6"/>
            <w:bottom w:val="single" w:sz="6" w:space="12" w:color="D5DDC6"/>
            <w:right w:val="single" w:sz="6" w:space="0" w:color="D5DDC6"/>
          </w:divBdr>
          <w:divsChild>
            <w:div w:id="867134261">
              <w:marLeft w:val="0"/>
              <w:marRight w:val="0"/>
              <w:marTop w:val="120"/>
              <w:marBottom w:val="120"/>
              <w:divBdr>
                <w:top w:val="none" w:sz="0" w:space="0" w:color="auto"/>
                <w:left w:val="none" w:sz="0" w:space="0" w:color="auto"/>
                <w:bottom w:val="none" w:sz="0" w:space="0" w:color="auto"/>
                <w:right w:val="none" w:sz="0" w:space="0" w:color="auto"/>
              </w:divBdr>
            </w:div>
          </w:divsChild>
        </w:div>
        <w:div w:id="258685947">
          <w:marLeft w:val="0"/>
          <w:marRight w:val="0"/>
          <w:marTop w:val="0"/>
          <w:marBottom w:val="120"/>
          <w:divBdr>
            <w:top w:val="single" w:sz="6" w:space="8" w:color="D5DDC6"/>
            <w:left w:val="single" w:sz="6" w:space="0" w:color="D5DDC6"/>
            <w:bottom w:val="single" w:sz="6" w:space="12" w:color="D5DDC6"/>
            <w:right w:val="single" w:sz="6" w:space="0" w:color="D5DDC6"/>
          </w:divBdr>
          <w:divsChild>
            <w:div w:id="205534806">
              <w:marLeft w:val="0"/>
              <w:marRight w:val="0"/>
              <w:marTop w:val="120"/>
              <w:marBottom w:val="120"/>
              <w:divBdr>
                <w:top w:val="none" w:sz="0" w:space="0" w:color="auto"/>
                <w:left w:val="none" w:sz="0" w:space="0" w:color="auto"/>
                <w:bottom w:val="none" w:sz="0" w:space="0" w:color="auto"/>
                <w:right w:val="none" w:sz="0" w:space="0" w:color="auto"/>
              </w:divBdr>
            </w:div>
          </w:divsChild>
        </w:div>
        <w:div w:id="377365855">
          <w:marLeft w:val="0"/>
          <w:marRight w:val="0"/>
          <w:marTop w:val="0"/>
          <w:marBottom w:val="120"/>
          <w:divBdr>
            <w:top w:val="single" w:sz="6" w:space="8" w:color="D5DDC6"/>
            <w:left w:val="single" w:sz="6" w:space="0" w:color="D5DDC6"/>
            <w:bottom w:val="single" w:sz="6" w:space="12" w:color="D5DDC6"/>
            <w:right w:val="single" w:sz="6" w:space="0" w:color="D5DDC6"/>
          </w:divBdr>
          <w:divsChild>
            <w:div w:id="1365446407">
              <w:marLeft w:val="0"/>
              <w:marRight w:val="0"/>
              <w:marTop w:val="120"/>
              <w:marBottom w:val="120"/>
              <w:divBdr>
                <w:top w:val="none" w:sz="0" w:space="0" w:color="auto"/>
                <w:left w:val="none" w:sz="0" w:space="0" w:color="auto"/>
                <w:bottom w:val="none" w:sz="0" w:space="0" w:color="auto"/>
                <w:right w:val="none" w:sz="0" w:space="0" w:color="auto"/>
              </w:divBdr>
            </w:div>
          </w:divsChild>
        </w:div>
        <w:div w:id="721372815">
          <w:marLeft w:val="0"/>
          <w:marRight w:val="0"/>
          <w:marTop w:val="0"/>
          <w:marBottom w:val="120"/>
          <w:divBdr>
            <w:top w:val="single" w:sz="6" w:space="8" w:color="D5DDC6"/>
            <w:left w:val="single" w:sz="6" w:space="0" w:color="D5DDC6"/>
            <w:bottom w:val="single" w:sz="6" w:space="12" w:color="D5DDC6"/>
            <w:right w:val="single" w:sz="6" w:space="0" w:color="D5DDC6"/>
          </w:divBdr>
          <w:divsChild>
            <w:div w:id="1837652666">
              <w:marLeft w:val="0"/>
              <w:marRight w:val="0"/>
              <w:marTop w:val="120"/>
              <w:marBottom w:val="120"/>
              <w:divBdr>
                <w:top w:val="none" w:sz="0" w:space="0" w:color="auto"/>
                <w:left w:val="none" w:sz="0" w:space="0" w:color="auto"/>
                <w:bottom w:val="none" w:sz="0" w:space="0" w:color="auto"/>
                <w:right w:val="none" w:sz="0" w:space="0" w:color="auto"/>
              </w:divBdr>
            </w:div>
          </w:divsChild>
        </w:div>
        <w:div w:id="1206915831">
          <w:marLeft w:val="0"/>
          <w:marRight w:val="0"/>
          <w:marTop w:val="0"/>
          <w:marBottom w:val="120"/>
          <w:divBdr>
            <w:top w:val="single" w:sz="6" w:space="8" w:color="D5DDC6"/>
            <w:left w:val="single" w:sz="6" w:space="0" w:color="D5DDC6"/>
            <w:bottom w:val="single" w:sz="6" w:space="12" w:color="D5DDC6"/>
            <w:right w:val="single" w:sz="6" w:space="0" w:color="D5DDC6"/>
          </w:divBdr>
          <w:divsChild>
            <w:div w:id="1342195482">
              <w:marLeft w:val="0"/>
              <w:marRight w:val="0"/>
              <w:marTop w:val="120"/>
              <w:marBottom w:val="120"/>
              <w:divBdr>
                <w:top w:val="none" w:sz="0" w:space="0" w:color="auto"/>
                <w:left w:val="none" w:sz="0" w:space="0" w:color="auto"/>
                <w:bottom w:val="none" w:sz="0" w:space="0" w:color="auto"/>
                <w:right w:val="none" w:sz="0" w:space="0" w:color="auto"/>
              </w:divBdr>
            </w:div>
          </w:divsChild>
        </w:div>
        <w:div w:id="1540705165">
          <w:marLeft w:val="0"/>
          <w:marRight w:val="0"/>
          <w:marTop w:val="0"/>
          <w:marBottom w:val="120"/>
          <w:divBdr>
            <w:top w:val="single" w:sz="6" w:space="8" w:color="D5DDC6"/>
            <w:left w:val="single" w:sz="6" w:space="0" w:color="D5DDC6"/>
            <w:bottom w:val="single" w:sz="6" w:space="12" w:color="D5DDC6"/>
            <w:right w:val="single" w:sz="6" w:space="0" w:color="D5DDC6"/>
          </w:divBdr>
          <w:divsChild>
            <w:div w:id="416170181">
              <w:marLeft w:val="0"/>
              <w:marRight w:val="0"/>
              <w:marTop w:val="120"/>
              <w:marBottom w:val="120"/>
              <w:divBdr>
                <w:top w:val="none" w:sz="0" w:space="0" w:color="auto"/>
                <w:left w:val="none" w:sz="0" w:space="0" w:color="auto"/>
                <w:bottom w:val="none" w:sz="0" w:space="0" w:color="auto"/>
                <w:right w:val="none" w:sz="0" w:space="0" w:color="auto"/>
              </w:divBdr>
            </w:div>
          </w:divsChild>
        </w:div>
        <w:div w:id="159103827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3428925">
      <w:bodyDiv w:val="1"/>
      <w:marLeft w:val="0"/>
      <w:marRight w:val="0"/>
      <w:marTop w:val="0"/>
      <w:marBottom w:val="0"/>
      <w:divBdr>
        <w:top w:val="none" w:sz="0" w:space="0" w:color="auto"/>
        <w:left w:val="none" w:sz="0" w:space="0" w:color="auto"/>
        <w:bottom w:val="none" w:sz="0" w:space="0" w:color="auto"/>
        <w:right w:val="none" w:sz="0" w:space="0" w:color="auto"/>
      </w:divBdr>
    </w:div>
    <w:div w:id="138084394">
      <w:bodyDiv w:val="1"/>
      <w:marLeft w:val="0"/>
      <w:marRight w:val="0"/>
      <w:marTop w:val="0"/>
      <w:marBottom w:val="0"/>
      <w:divBdr>
        <w:top w:val="none" w:sz="0" w:space="0" w:color="auto"/>
        <w:left w:val="none" w:sz="0" w:space="0" w:color="auto"/>
        <w:bottom w:val="none" w:sz="0" w:space="0" w:color="auto"/>
        <w:right w:val="none" w:sz="0" w:space="0" w:color="auto"/>
      </w:divBdr>
      <w:divsChild>
        <w:div w:id="38550193">
          <w:marLeft w:val="0"/>
          <w:marRight w:val="0"/>
          <w:marTop w:val="0"/>
          <w:marBottom w:val="120"/>
          <w:divBdr>
            <w:top w:val="single" w:sz="6" w:space="8" w:color="D5DDC6"/>
            <w:left w:val="single" w:sz="6" w:space="0" w:color="D5DDC6"/>
            <w:bottom w:val="single" w:sz="6" w:space="12" w:color="D5DDC6"/>
            <w:right w:val="single" w:sz="6" w:space="0" w:color="D5DDC6"/>
          </w:divBdr>
          <w:divsChild>
            <w:div w:id="1473447302">
              <w:marLeft w:val="0"/>
              <w:marRight w:val="0"/>
              <w:marTop w:val="120"/>
              <w:marBottom w:val="120"/>
              <w:divBdr>
                <w:top w:val="none" w:sz="0" w:space="0" w:color="auto"/>
                <w:left w:val="none" w:sz="0" w:space="0" w:color="auto"/>
                <w:bottom w:val="none" w:sz="0" w:space="0" w:color="auto"/>
                <w:right w:val="none" w:sz="0" w:space="0" w:color="auto"/>
              </w:divBdr>
            </w:div>
          </w:divsChild>
        </w:div>
        <w:div w:id="369190488">
          <w:marLeft w:val="150"/>
          <w:marRight w:val="0"/>
          <w:marTop w:val="0"/>
          <w:marBottom w:val="0"/>
          <w:divBdr>
            <w:top w:val="single" w:sz="6" w:space="0" w:color="FFC0CB"/>
            <w:left w:val="single" w:sz="6" w:space="1" w:color="FFC0CB"/>
            <w:bottom w:val="single" w:sz="6" w:space="1" w:color="FFC0CB"/>
            <w:right w:val="single" w:sz="6" w:space="1" w:color="FFC0CB"/>
          </w:divBdr>
        </w:div>
        <w:div w:id="661157536">
          <w:marLeft w:val="0"/>
          <w:marRight w:val="0"/>
          <w:marTop w:val="0"/>
          <w:marBottom w:val="120"/>
          <w:divBdr>
            <w:top w:val="single" w:sz="6" w:space="8" w:color="D5DDC6"/>
            <w:left w:val="single" w:sz="6" w:space="0" w:color="D5DDC6"/>
            <w:bottom w:val="single" w:sz="6" w:space="12" w:color="D5DDC6"/>
            <w:right w:val="single" w:sz="6" w:space="0" w:color="D5DDC6"/>
          </w:divBdr>
          <w:divsChild>
            <w:div w:id="1449465535">
              <w:marLeft w:val="0"/>
              <w:marRight w:val="0"/>
              <w:marTop w:val="120"/>
              <w:marBottom w:val="120"/>
              <w:divBdr>
                <w:top w:val="none" w:sz="0" w:space="0" w:color="auto"/>
                <w:left w:val="none" w:sz="0" w:space="0" w:color="auto"/>
                <w:bottom w:val="none" w:sz="0" w:space="0" w:color="auto"/>
                <w:right w:val="none" w:sz="0" w:space="0" w:color="auto"/>
              </w:divBdr>
            </w:div>
          </w:divsChild>
        </w:div>
        <w:div w:id="732000371">
          <w:marLeft w:val="0"/>
          <w:marRight w:val="0"/>
          <w:marTop w:val="0"/>
          <w:marBottom w:val="120"/>
          <w:divBdr>
            <w:top w:val="single" w:sz="6" w:space="8" w:color="D5DDC6"/>
            <w:left w:val="single" w:sz="6" w:space="0" w:color="D5DDC6"/>
            <w:bottom w:val="single" w:sz="6" w:space="12" w:color="D5DDC6"/>
            <w:right w:val="single" w:sz="6" w:space="0" w:color="D5DDC6"/>
          </w:divBdr>
          <w:divsChild>
            <w:div w:id="807820302">
              <w:marLeft w:val="0"/>
              <w:marRight w:val="0"/>
              <w:marTop w:val="120"/>
              <w:marBottom w:val="120"/>
              <w:divBdr>
                <w:top w:val="none" w:sz="0" w:space="0" w:color="auto"/>
                <w:left w:val="none" w:sz="0" w:space="0" w:color="auto"/>
                <w:bottom w:val="none" w:sz="0" w:space="0" w:color="auto"/>
                <w:right w:val="none" w:sz="0" w:space="0" w:color="auto"/>
              </w:divBdr>
            </w:div>
          </w:divsChild>
        </w:div>
        <w:div w:id="984699494">
          <w:marLeft w:val="0"/>
          <w:marRight w:val="0"/>
          <w:marTop w:val="0"/>
          <w:marBottom w:val="120"/>
          <w:divBdr>
            <w:top w:val="single" w:sz="6" w:space="8" w:color="D5DDC6"/>
            <w:left w:val="single" w:sz="6" w:space="0" w:color="D5DDC6"/>
            <w:bottom w:val="single" w:sz="6" w:space="12" w:color="D5DDC6"/>
            <w:right w:val="single" w:sz="6" w:space="0" w:color="D5DDC6"/>
          </w:divBdr>
          <w:divsChild>
            <w:div w:id="1405568406">
              <w:marLeft w:val="0"/>
              <w:marRight w:val="0"/>
              <w:marTop w:val="120"/>
              <w:marBottom w:val="120"/>
              <w:divBdr>
                <w:top w:val="none" w:sz="0" w:space="0" w:color="auto"/>
                <w:left w:val="none" w:sz="0" w:space="0" w:color="auto"/>
                <w:bottom w:val="none" w:sz="0" w:space="0" w:color="auto"/>
                <w:right w:val="none" w:sz="0" w:space="0" w:color="auto"/>
              </w:divBdr>
            </w:div>
          </w:divsChild>
        </w:div>
        <w:div w:id="1269310353">
          <w:marLeft w:val="0"/>
          <w:marRight w:val="0"/>
          <w:marTop w:val="0"/>
          <w:marBottom w:val="120"/>
          <w:divBdr>
            <w:top w:val="single" w:sz="6" w:space="8" w:color="D5DDC6"/>
            <w:left w:val="single" w:sz="6" w:space="0" w:color="D5DDC6"/>
            <w:bottom w:val="single" w:sz="6" w:space="12" w:color="D5DDC6"/>
            <w:right w:val="single" w:sz="6" w:space="0" w:color="D5DDC6"/>
          </w:divBdr>
          <w:divsChild>
            <w:div w:id="895438358">
              <w:marLeft w:val="0"/>
              <w:marRight w:val="0"/>
              <w:marTop w:val="120"/>
              <w:marBottom w:val="120"/>
              <w:divBdr>
                <w:top w:val="none" w:sz="0" w:space="0" w:color="auto"/>
                <w:left w:val="none" w:sz="0" w:space="0" w:color="auto"/>
                <w:bottom w:val="none" w:sz="0" w:space="0" w:color="auto"/>
                <w:right w:val="none" w:sz="0" w:space="0" w:color="auto"/>
              </w:divBdr>
            </w:div>
          </w:divsChild>
        </w:div>
        <w:div w:id="1720085268">
          <w:marLeft w:val="0"/>
          <w:marRight w:val="0"/>
          <w:marTop w:val="0"/>
          <w:marBottom w:val="120"/>
          <w:divBdr>
            <w:top w:val="single" w:sz="6" w:space="8" w:color="D5DDC6"/>
            <w:left w:val="single" w:sz="6" w:space="0" w:color="D5DDC6"/>
            <w:bottom w:val="single" w:sz="6" w:space="12" w:color="D5DDC6"/>
            <w:right w:val="single" w:sz="6" w:space="0" w:color="D5DDC6"/>
          </w:divBdr>
          <w:divsChild>
            <w:div w:id="201387510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7479404">
      <w:bodyDiv w:val="1"/>
      <w:marLeft w:val="0"/>
      <w:marRight w:val="0"/>
      <w:marTop w:val="0"/>
      <w:marBottom w:val="0"/>
      <w:divBdr>
        <w:top w:val="none" w:sz="0" w:space="0" w:color="auto"/>
        <w:left w:val="none" w:sz="0" w:space="0" w:color="auto"/>
        <w:bottom w:val="none" w:sz="0" w:space="0" w:color="auto"/>
        <w:right w:val="none" w:sz="0" w:space="0" w:color="auto"/>
      </w:divBdr>
      <w:divsChild>
        <w:div w:id="843977773">
          <w:marLeft w:val="0"/>
          <w:marRight w:val="0"/>
          <w:marTop w:val="0"/>
          <w:marBottom w:val="0"/>
          <w:divBdr>
            <w:top w:val="none" w:sz="0" w:space="0" w:color="auto"/>
            <w:left w:val="none" w:sz="0" w:space="0" w:color="auto"/>
            <w:bottom w:val="none" w:sz="0" w:space="0" w:color="auto"/>
            <w:right w:val="none" w:sz="0" w:space="0" w:color="auto"/>
          </w:divBdr>
          <w:divsChild>
            <w:div w:id="1005091960">
              <w:marLeft w:val="0"/>
              <w:marRight w:val="0"/>
              <w:marTop w:val="0"/>
              <w:marBottom w:val="0"/>
              <w:divBdr>
                <w:top w:val="none" w:sz="0" w:space="0" w:color="auto"/>
                <w:left w:val="none" w:sz="0" w:space="0" w:color="auto"/>
                <w:bottom w:val="none" w:sz="0" w:space="0" w:color="auto"/>
                <w:right w:val="none" w:sz="0" w:space="0" w:color="auto"/>
              </w:divBdr>
            </w:div>
          </w:divsChild>
        </w:div>
        <w:div w:id="1934046135">
          <w:marLeft w:val="0"/>
          <w:marRight w:val="0"/>
          <w:marTop w:val="0"/>
          <w:marBottom w:val="0"/>
          <w:divBdr>
            <w:top w:val="none" w:sz="0" w:space="0" w:color="auto"/>
            <w:left w:val="none" w:sz="0" w:space="0" w:color="auto"/>
            <w:bottom w:val="single" w:sz="2" w:space="0" w:color="000000"/>
            <w:right w:val="none" w:sz="0" w:space="0" w:color="auto"/>
          </w:divBdr>
        </w:div>
      </w:divsChild>
    </w:div>
    <w:div w:id="174195491">
      <w:bodyDiv w:val="1"/>
      <w:marLeft w:val="0"/>
      <w:marRight w:val="0"/>
      <w:marTop w:val="0"/>
      <w:marBottom w:val="0"/>
      <w:divBdr>
        <w:top w:val="none" w:sz="0" w:space="0" w:color="auto"/>
        <w:left w:val="none" w:sz="0" w:space="0" w:color="auto"/>
        <w:bottom w:val="none" w:sz="0" w:space="0" w:color="auto"/>
        <w:right w:val="none" w:sz="0" w:space="0" w:color="auto"/>
      </w:divBdr>
      <w:divsChild>
        <w:div w:id="246623066">
          <w:marLeft w:val="0"/>
          <w:marRight w:val="0"/>
          <w:marTop w:val="0"/>
          <w:marBottom w:val="120"/>
          <w:divBdr>
            <w:top w:val="single" w:sz="6" w:space="8" w:color="D5DDC6"/>
            <w:left w:val="single" w:sz="6" w:space="0" w:color="D5DDC6"/>
            <w:bottom w:val="single" w:sz="6" w:space="12" w:color="D5DDC6"/>
            <w:right w:val="single" w:sz="6" w:space="0" w:color="D5DDC6"/>
          </w:divBdr>
          <w:divsChild>
            <w:div w:id="1556236817">
              <w:marLeft w:val="0"/>
              <w:marRight w:val="0"/>
              <w:marTop w:val="120"/>
              <w:marBottom w:val="120"/>
              <w:divBdr>
                <w:top w:val="none" w:sz="0" w:space="0" w:color="auto"/>
                <w:left w:val="none" w:sz="0" w:space="0" w:color="auto"/>
                <w:bottom w:val="none" w:sz="0" w:space="0" w:color="auto"/>
                <w:right w:val="none" w:sz="0" w:space="0" w:color="auto"/>
              </w:divBdr>
            </w:div>
          </w:divsChild>
        </w:div>
        <w:div w:id="1094125996">
          <w:marLeft w:val="0"/>
          <w:marRight w:val="0"/>
          <w:marTop w:val="0"/>
          <w:marBottom w:val="120"/>
          <w:divBdr>
            <w:top w:val="single" w:sz="6" w:space="8" w:color="D5DDC6"/>
            <w:left w:val="single" w:sz="6" w:space="0" w:color="D5DDC6"/>
            <w:bottom w:val="single" w:sz="6" w:space="12" w:color="D5DDC6"/>
            <w:right w:val="single" w:sz="6" w:space="0" w:color="D5DDC6"/>
          </w:divBdr>
          <w:divsChild>
            <w:div w:id="1529635842">
              <w:marLeft w:val="0"/>
              <w:marRight w:val="0"/>
              <w:marTop w:val="120"/>
              <w:marBottom w:val="120"/>
              <w:divBdr>
                <w:top w:val="none" w:sz="0" w:space="0" w:color="auto"/>
                <w:left w:val="none" w:sz="0" w:space="0" w:color="auto"/>
                <w:bottom w:val="none" w:sz="0" w:space="0" w:color="auto"/>
                <w:right w:val="none" w:sz="0" w:space="0" w:color="auto"/>
              </w:divBdr>
            </w:div>
          </w:divsChild>
        </w:div>
        <w:div w:id="1107430211">
          <w:marLeft w:val="0"/>
          <w:marRight w:val="0"/>
          <w:marTop w:val="0"/>
          <w:marBottom w:val="120"/>
          <w:divBdr>
            <w:top w:val="single" w:sz="6" w:space="8" w:color="D5DDC6"/>
            <w:left w:val="single" w:sz="6" w:space="0" w:color="D5DDC6"/>
            <w:bottom w:val="single" w:sz="6" w:space="12" w:color="D5DDC6"/>
            <w:right w:val="single" w:sz="6" w:space="0" w:color="D5DDC6"/>
          </w:divBdr>
          <w:divsChild>
            <w:div w:id="2038698450">
              <w:marLeft w:val="0"/>
              <w:marRight w:val="0"/>
              <w:marTop w:val="120"/>
              <w:marBottom w:val="120"/>
              <w:divBdr>
                <w:top w:val="none" w:sz="0" w:space="0" w:color="auto"/>
                <w:left w:val="none" w:sz="0" w:space="0" w:color="auto"/>
                <w:bottom w:val="none" w:sz="0" w:space="0" w:color="auto"/>
                <w:right w:val="none" w:sz="0" w:space="0" w:color="auto"/>
              </w:divBdr>
            </w:div>
          </w:divsChild>
        </w:div>
        <w:div w:id="1345785074">
          <w:marLeft w:val="0"/>
          <w:marRight w:val="0"/>
          <w:marTop w:val="0"/>
          <w:marBottom w:val="120"/>
          <w:divBdr>
            <w:top w:val="single" w:sz="6" w:space="8" w:color="D5DDC6"/>
            <w:left w:val="single" w:sz="6" w:space="0" w:color="D5DDC6"/>
            <w:bottom w:val="single" w:sz="6" w:space="12" w:color="D5DDC6"/>
            <w:right w:val="single" w:sz="6" w:space="0" w:color="D5DDC6"/>
          </w:divBdr>
          <w:divsChild>
            <w:div w:id="1526822819">
              <w:marLeft w:val="0"/>
              <w:marRight w:val="0"/>
              <w:marTop w:val="120"/>
              <w:marBottom w:val="120"/>
              <w:divBdr>
                <w:top w:val="none" w:sz="0" w:space="0" w:color="auto"/>
                <w:left w:val="none" w:sz="0" w:space="0" w:color="auto"/>
                <w:bottom w:val="none" w:sz="0" w:space="0" w:color="auto"/>
                <w:right w:val="none" w:sz="0" w:space="0" w:color="auto"/>
              </w:divBdr>
            </w:div>
          </w:divsChild>
        </w:div>
        <w:div w:id="1399590059">
          <w:marLeft w:val="0"/>
          <w:marRight w:val="0"/>
          <w:marTop w:val="0"/>
          <w:marBottom w:val="120"/>
          <w:divBdr>
            <w:top w:val="single" w:sz="6" w:space="8" w:color="D5DDC6"/>
            <w:left w:val="single" w:sz="6" w:space="0" w:color="D5DDC6"/>
            <w:bottom w:val="single" w:sz="6" w:space="12" w:color="D5DDC6"/>
            <w:right w:val="single" w:sz="6" w:space="0" w:color="D5DDC6"/>
          </w:divBdr>
          <w:divsChild>
            <w:div w:id="2003659262">
              <w:marLeft w:val="0"/>
              <w:marRight w:val="0"/>
              <w:marTop w:val="120"/>
              <w:marBottom w:val="120"/>
              <w:divBdr>
                <w:top w:val="none" w:sz="0" w:space="0" w:color="auto"/>
                <w:left w:val="none" w:sz="0" w:space="0" w:color="auto"/>
                <w:bottom w:val="none" w:sz="0" w:space="0" w:color="auto"/>
                <w:right w:val="none" w:sz="0" w:space="0" w:color="auto"/>
              </w:divBdr>
            </w:div>
          </w:divsChild>
        </w:div>
        <w:div w:id="1610041537">
          <w:marLeft w:val="0"/>
          <w:marRight w:val="0"/>
          <w:marTop w:val="0"/>
          <w:marBottom w:val="120"/>
          <w:divBdr>
            <w:top w:val="single" w:sz="6" w:space="8" w:color="D5DDC6"/>
            <w:left w:val="single" w:sz="6" w:space="0" w:color="D5DDC6"/>
            <w:bottom w:val="single" w:sz="6" w:space="12" w:color="D5DDC6"/>
            <w:right w:val="single" w:sz="6" w:space="0" w:color="D5DDC6"/>
          </w:divBdr>
          <w:divsChild>
            <w:div w:id="1594363103">
              <w:marLeft w:val="0"/>
              <w:marRight w:val="0"/>
              <w:marTop w:val="120"/>
              <w:marBottom w:val="120"/>
              <w:divBdr>
                <w:top w:val="none" w:sz="0" w:space="0" w:color="auto"/>
                <w:left w:val="none" w:sz="0" w:space="0" w:color="auto"/>
                <w:bottom w:val="none" w:sz="0" w:space="0" w:color="auto"/>
                <w:right w:val="none" w:sz="0" w:space="0" w:color="auto"/>
              </w:divBdr>
            </w:div>
          </w:divsChild>
        </w:div>
        <w:div w:id="2025010481">
          <w:marLeft w:val="150"/>
          <w:marRight w:val="0"/>
          <w:marTop w:val="0"/>
          <w:marBottom w:val="0"/>
          <w:divBdr>
            <w:top w:val="single" w:sz="6" w:space="0" w:color="FFC0CB"/>
            <w:left w:val="single" w:sz="6" w:space="1" w:color="FFC0CB"/>
            <w:bottom w:val="single" w:sz="6" w:space="1" w:color="FFC0CB"/>
            <w:right w:val="single" w:sz="6" w:space="1" w:color="FFC0CB"/>
          </w:divBdr>
        </w:div>
        <w:div w:id="2137598159">
          <w:marLeft w:val="0"/>
          <w:marRight w:val="0"/>
          <w:marTop w:val="0"/>
          <w:marBottom w:val="120"/>
          <w:divBdr>
            <w:top w:val="single" w:sz="6" w:space="8" w:color="D5DDC6"/>
            <w:left w:val="single" w:sz="6" w:space="0" w:color="D5DDC6"/>
            <w:bottom w:val="single" w:sz="6" w:space="12" w:color="D5DDC6"/>
            <w:right w:val="single" w:sz="6" w:space="0" w:color="D5DDC6"/>
          </w:divBdr>
          <w:divsChild>
            <w:div w:id="11097423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9199093">
      <w:bodyDiv w:val="1"/>
      <w:marLeft w:val="0"/>
      <w:marRight w:val="0"/>
      <w:marTop w:val="0"/>
      <w:marBottom w:val="0"/>
      <w:divBdr>
        <w:top w:val="none" w:sz="0" w:space="0" w:color="auto"/>
        <w:left w:val="none" w:sz="0" w:space="0" w:color="auto"/>
        <w:bottom w:val="none" w:sz="0" w:space="0" w:color="auto"/>
        <w:right w:val="none" w:sz="0" w:space="0" w:color="auto"/>
      </w:divBdr>
      <w:divsChild>
        <w:div w:id="525489415">
          <w:marLeft w:val="150"/>
          <w:marRight w:val="0"/>
          <w:marTop w:val="0"/>
          <w:marBottom w:val="0"/>
          <w:divBdr>
            <w:top w:val="single" w:sz="6" w:space="0" w:color="FFC0CB"/>
            <w:left w:val="single" w:sz="6" w:space="1" w:color="FFC0CB"/>
            <w:bottom w:val="single" w:sz="6" w:space="1" w:color="FFC0CB"/>
            <w:right w:val="single" w:sz="6" w:space="1" w:color="FFC0CB"/>
          </w:divBdr>
        </w:div>
        <w:div w:id="2016958534">
          <w:marLeft w:val="0"/>
          <w:marRight w:val="0"/>
          <w:marTop w:val="0"/>
          <w:marBottom w:val="120"/>
          <w:divBdr>
            <w:top w:val="single" w:sz="6" w:space="8" w:color="D5DDC6"/>
            <w:left w:val="single" w:sz="6" w:space="0" w:color="D5DDC6"/>
            <w:bottom w:val="single" w:sz="6" w:space="12" w:color="D5DDC6"/>
            <w:right w:val="single" w:sz="6" w:space="0" w:color="D5DDC6"/>
          </w:divBdr>
          <w:divsChild>
            <w:div w:id="9889391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3792339">
      <w:bodyDiv w:val="1"/>
      <w:marLeft w:val="0"/>
      <w:marRight w:val="0"/>
      <w:marTop w:val="0"/>
      <w:marBottom w:val="0"/>
      <w:divBdr>
        <w:top w:val="none" w:sz="0" w:space="0" w:color="auto"/>
        <w:left w:val="none" w:sz="0" w:space="0" w:color="auto"/>
        <w:bottom w:val="none" w:sz="0" w:space="0" w:color="auto"/>
        <w:right w:val="none" w:sz="0" w:space="0" w:color="auto"/>
      </w:divBdr>
      <w:divsChild>
        <w:div w:id="408961050">
          <w:marLeft w:val="0"/>
          <w:marRight w:val="0"/>
          <w:marTop w:val="150"/>
          <w:marBottom w:val="450"/>
          <w:divBdr>
            <w:top w:val="none" w:sz="0" w:space="0" w:color="auto"/>
            <w:left w:val="none" w:sz="0" w:space="0" w:color="auto"/>
            <w:bottom w:val="none" w:sz="0" w:space="0" w:color="auto"/>
            <w:right w:val="none" w:sz="0" w:space="0" w:color="auto"/>
          </w:divBdr>
          <w:divsChild>
            <w:div w:id="1309094599">
              <w:marLeft w:val="0"/>
              <w:marRight w:val="0"/>
              <w:marTop w:val="0"/>
              <w:marBottom w:val="0"/>
              <w:divBdr>
                <w:top w:val="none" w:sz="0" w:space="0" w:color="auto"/>
                <w:left w:val="none" w:sz="0" w:space="0" w:color="auto"/>
                <w:bottom w:val="none" w:sz="0" w:space="0" w:color="auto"/>
                <w:right w:val="none" w:sz="0" w:space="0" w:color="auto"/>
              </w:divBdr>
            </w:div>
          </w:divsChild>
        </w:div>
        <w:div w:id="1016612952">
          <w:marLeft w:val="0"/>
          <w:marRight w:val="0"/>
          <w:marTop w:val="120"/>
          <w:marBottom w:val="0"/>
          <w:divBdr>
            <w:top w:val="single" w:sz="6" w:space="0" w:color="D5DDC6"/>
            <w:left w:val="single" w:sz="6" w:space="4" w:color="D5DDC6"/>
            <w:bottom w:val="single" w:sz="6" w:space="0" w:color="D5DDC6"/>
            <w:right w:val="single" w:sz="6" w:space="0" w:color="D5DDC6"/>
          </w:divBdr>
        </w:div>
        <w:div w:id="1489402480">
          <w:marLeft w:val="0"/>
          <w:marRight w:val="0"/>
          <w:marTop w:val="0"/>
          <w:marBottom w:val="120"/>
          <w:divBdr>
            <w:top w:val="single" w:sz="6" w:space="8" w:color="D5DDC6"/>
            <w:left w:val="single" w:sz="6" w:space="0" w:color="D5DDC6"/>
            <w:bottom w:val="single" w:sz="6" w:space="12" w:color="D5DDC6"/>
            <w:right w:val="single" w:sz="6" w:space="0" w:color="D5DDC6"/>
          </w:divBdr>
          <w:divsChild>
            <w:div w:id="1451435613">
              <w:marLeft w:val="0"/>
              <w:marRight w:val="0"/>
              <w:marTop w:val="120"/>
              <w:marBottom w:val="120"/>
              <w:divBdr>
                <w:top w:val="none" w:sz="0" w:space="0" w:color="auto"/>
                <w:left w:val="none" w:sz="0" w:space="0" w:color="auto"/>
                <w:bottom w:val="none" w:sz="0" w:space="0" w:color="auto"/>
                <w:right w:val="none" w:sz="0" w:space="0" w:color="auto"/>
              </w:divBdr>
            </w:div>
          </w:divsChild>
        </w:div>
        <w:div w:id="1508835533">
          <w:marLeft w:val="0"/>
          <w:marRight w:val="0"/>
          <w:marTop w:val="100"/>
          <w:marBottom w:val="100"/>
          <w:divBdr>
            <w:top w:val="none" w:sz="0" w:space="0" w:color="auto"/>
            <w:left w:val="none" w:sz="0" w:space="0" w:color="auto"/>
            <w:bottom w:val="none" w:sz="0" w:space="0" w:color="auto"/>
            <w:right w:val="none" w:sz="0" w:space="0" w:color="auto"/>
          </w:divBdr>
          <w:divsChild>
            <w:div w:id="48922448">
              <w:marLeft w:val="0"/>
              <w:marRight w:val="0"/>
              <w:marTop w:val="0"/>
              <w:marBottom w:val="0"/>
              <w:divBdr>
                <w:top w:val="none" w:sz="0" w:space="0" w:color="auto"/>
                <w:left w:val="none" w:sz="0" w:space="0" w:color="auto"/>
                <w:bottom w:val="none" w:sz="0" w:space="0" w:color="auto"/>
                <w:right w:val="none" w:sz="0" w:space="0" w:color="auto"/>
              </w:divBdr>
              <w:divsChild>
                <w:div w:id="975599761">
                  <w:marLeft w:val="0"/>
                  <w:marRight w:val="0"/>
                  <w:marTop w:val="0"/>
                  <w:marBottom w:val="0"/>
                  <w:divBdr>
                    <w:top w:val="none" w:sz="0" w:space="0" w:color="auto"/>
                    <w:left w:val="none" w:sz="0" w:space="0" w:color="auto"/>
                    <w:bottom w:val="none" w:sz="0" w:space="0" w:color="auto"/>
                    <w:right w:val="none" w:sz="0" w:space="0" w:color="auto"/>
                  </w:divBdr>
                  <w:divsChild>
                    <w:div w:id="5907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25038">
      <w:bodyDiv w:val="1"/>
      <w:marLeft w:val="0"/>
      <w:marRight w:val="0"/>
      <w:marTop w:val="0"/>
      <w:marBottom w:val="0"/>
      <w:divBdr>
        <w:top w:val="none" w:sz="0" w:space="0" w:color="auto"/>
        <w:left w:val="none" w:sz="0" w:space="0" w:color="auto"/>
        <w:bottom w:val="none" w:sz="0" w:space="0" w:color="auto"/>
        <w:right w:val="none" w:sz="0" w:space="0" w:color="auto"/>
      </w:divBdr>
    </w:div>
    <w:div w:id="212349787">
      <w:bodyDiv w:val="1"/>
      <w:marLeft w:val="0"/>
      <w:marRight w:val="0"/>
      <w:marTop w:val="0"/>
      <w:marBottom w:val="0"/>
      <w:divBdr>
        <w:top w:val="none" w:sz="0" w:space="0" w:color="auto"/>
        <w:left w:val="none" w:sz="0" w:space="0" w:color="auto"/>
        <w:bottom w:val="none" w:sz="0" w:space="0" w:color="auto"/>
        <w:right w:val="none" w:sz="0" w:space="0" w:color="auto"/>
      </w:divBdr>
    </w:div>
    <w:div w:id="214892969">
      <w:bodyDiv w:val="1"/>
      <w:marLeft w:val="0"/>
      <w:marRight w:val="0"/>
      <w:marTop w:val="0"/>
      <w:marBottom w:val="0"/>
      <w:divBdr>
        <w:top w:val="none" w:sz="0" w:space="0" w:color="auto"/>
        <w:left w:val="none" w:sz="0" w:space="0" w:color="auto"/>
        <w:bottom w:val="none" w:sz="0" w:space="0" w:color="auto"/>
        <w:right w:val="none" w:sz="0" w:space="0" w:color="auto"/>
      </w:divBdr>
    </w:div>
    <w:div w:id="222445702">
      <w:bodyDiv w:val="1"/>
      <w:marLeft w:val="0"/>
      <w:marRight w:val="0"/>
      <w:marTop w:val="0"/>
      <w:marBottom w:val="0"/>
      <w:divBdr>
        <w:top w:val="none" w:sz="0" w:space="0" w:color="auto"/>
        <w:left w:val="none" w:sz="0" w:space="0" w:color="auto"/>
        <w:bottom w:val="none" w:sz="0" w:space="0" w:color="auto"/>
        <w:right w:val="none" w:sz="0" w:space="0" w:color="auto"/>
      </w:divBdr>
    </w:div>
    <w:div w:id="246379202">
      <w:bodyDiv w:val="1"/>
      <w:marLeft w:val="0"/>
      <w:marRight w:val="0"/>
      <w:marTop w:val="0"/>
      <w:marBottom w:val="0"/>
      <w:divBdr>
        <w:top w:val="none" w:sz="0" w:space="0" w:color="auto"/>
        <w:left w:val="none" w:sz="0" w:space="0" w:color="auto"/>
        <w:bottom w:val="none" w:sz="0" w:space="0" w:color="auto"/>
        <w:right w:val="none" w:sz="0" w:space="0" w:color="auto"/>
      </w:divBdr>
    </w:div>
    <w:div w:id="248076061">
      <w:bodyDiv w:val="1"/>
      <w:marLeft w:val="0"/>
      <w:marRight w:val="0"/>
      <w:marTop w:val="0"/>
      <w:marBottom w:val="0"/>
      <w:divBdr>
        <w:top w:val="none" w:sz="0" w:space="0" w:color="auto"/>
        <w:left w:val="none" w:sz="0" w:space="0" w:color="auto"/>
        <w:bottom w:val="none" w:sz="0" w:space="0" w:color="auto"/>
        <w:right w:val="none" w:sz="0" w:space="0" w:color="auto"/>
      </w:divBdr>
    </w:div>
    <w:div w:id="264118432">
      <w:bodyDiv w:val="1"/>
      <w:marLeft w:val="0"/>
      <w:marRight w:val="0"/>
      <w:marTop w:val="0"/>
      <w:marBottom w:val="0"/>
      <w:divBdr>
        <w:top w:val="none" w:sz="0" w:space="0" w:color="auto"/>
        <w:left w:val="none" w:sz="0" w:space="0" w:color="auto"/>
        <w:bottom w:val="none" w:sz="0" w:space="0" w:color="auto"/>
        <w:right w:val="none" w:sz="0" w:space="0" w:color="auto"/>
      </w:divBdr>
      <w:divsChild>
        <w:div w:id="122627045">
          <w:marLeft w:val="0"/>
          <w:marRight w:val="0"/>
          <w:marTop w:val="0"/>
          <w:marBottom w:val="120"/>
          <w:divBdr>
            <w:top w:val="single" w:sz="6" w:space="8" w:color="D5DDC6"/>
            <w:left w:val="single" w:sz="6" w:space="0" w:color="D5DDC6"/>
            <w:bottom w:val="single" w:sz="6" w:space="12" w:color="D5DDC6"/>
            <w:right w:val="single" w:sz="6" w:space="0" w:color="D5DDC6"/>
          </w:divBdr>
          <w:divsChild>
            <w:div w:id="1635405356">
              <w:marLeft w:val="0"/>
              <w:marRight w:val="0"/>
              <w:marTop w:val="120"/>
              <w:marBottom w:val="120"/>
              <w:divBdr>
                <w:top w:val="none" w:sz="0" w:space="0" w:color="auto"/>
                <w:left w:val="none" w:sz="0" w:space="0" w:color="auto"/>
                <w:bottom w:val="none" w:sz="0" w:space="0" w:color="auto"/>
                <w:right w:val="none" w:sz="0" w:space="0" w:color="auto"/>
              </w:divBdr>
            </w:div>
          </w:divsChild>
        </w:div>
        <w:div w:id="726225454">
          <w:marLeft w:val="0"/>
          <w:marRight w:val="0"/>
          <w:marTop w:val="0"/>
          <w:marBottom w:val="120"/>
          <w:divBdr>
            <w:top w:val="single" w:sz="6" w:space="8" w:color="D5DDC6"/>
            <w:left w:val="single" w:sz="6" w:space="0" w:color="D5DDC6"/>
            <w:bottom w:val="single" w:sz="6" w:space="12" w:color="D5DDC6"/>
            <w:right w:val="single" w:sz="6" w:space="0" w:color="D5DDC6"/>
          </w:divBdr>
          <w:divsChild>
            <w:div w:id="232282610">
              <w:marLeft w:val="0"/>
              <w:marRight w:val="0"/>
              <w:marTop w:val="120"/>
              <w:marBottom w:val="120"/>
              <w:divBdr>
                <w:top w:val="none" w:sz="0" w:space="0" w:color="auto"/>
                <w:left w:val="none" w:sz="0" w:space="0" w:color="auto"/>
                <w:bottom w:val="none" w:sz="0" w:space="0" w:color="auto"/>
                <w:right w:val="none" w:sz="0" w:space="0" w:color="auto"/>
              </w:divBdr>
            </w:div>
          </w:divsChild>
        </w:div>
        <w:div w:id="1279482310">
          <w:marLeft w:val="0"/>
          <w:marRight w:val="0"/>
          <w:marTop w:val="0"/>
          <w:marBottom w:val="120"/>
          <w:divBdr>
            <w:top w:val="single" w:sz="6" w:space="8" w:color="D5DDC6"/>
            <w:left w:val="single" w:sz="6" w:space="0" w:color="D5DDC6"/>
            <w:bottom w:val="single" w:sz="6" w:space="12" w:color="D5DDC6"/>
            <w:right w:val="single" w:sz="6" w:space="0" w:color="D5DDC6"/>
          </w:divBdr>
          <w:divsChild>
            <w:div w:id="1080447250">
              <w:marLeft w:val="0"/>
              <w:marRight w:val="0"/>
              <w:marTop w:val="120"/>
              <w:marBottom w:val="120"/>
              <w:divBdr>
                <w:top w:val="none" w:sz="0" w:space="0" w:color="auto"/>
                <w:left w:val="none" w:sz="0" w:space="0" w:color="auto"/>
                <w:bottom w:val="none" w:sz="0" w:space="0" w:color="auto"/>
                <w:right w:val="none" w:sz="0" w:space="0" w:color="auto"/>
              </w:divBdr>
            </w:div>
          </w:divsChild>
        </w:div>
        <w:div w:id="1313023067">
          <w:marLeft w:val="0"/>
          <w:marRight w:val="0"/>
          <w:marTop w:val="120"/>
          <w:marBottom w:val="0"/>
          <w:divBdr>
            <w:top w:val="single" w:sz="6" w:space="0" w:color="D5DDC6"/>
            <w:left w:val="single" w:sz="6" w:space="4" w:color="D5DDC6"/>
            <w:bottom w:val="single" w:sz="6" w:space="0" w:color="D5DDC6"/>
            <w:right w:val="single" w:sz="6" w:space="0" w:color="D5DDC6"/>
          </w:divBdr>
        </w:div>
        <w:div w:id="1663042903">
          <w:marLeft w:val="0"/>
          <w:marRight w:val="0"/>
          <w:marTop w:val="0"/>
          <w:marBottom w:val="120"/>
          <w:divBdr>
            <w:top w:val="single" w:sz="6" w:space="8" w:color="D5DDC6"/>
            <w:left w:val="single" w:sz="6" w:space="0" w:color="D5DDC6"/>
            <w:bottom w:val="single" w:sz="6" w:space="12" w:color="D5DDC6"/>
            <w:right w:val="single" w:sz="6" w:space="0" w:color="D5DDC6"/>
          </w:divBdr>
          <w:divsChild>
            <w:div w:id="744648831">
              <w:marLeft w:val="0"/>
              <w:marRight w:val="0"/>
              <w:marTop w:val="120"/>
              <w:marBottom w:val="120"/>
              <w:divBdr>
                <w:top w:val="none" w:sz="0" w:space="0" w:color="auto"/>
                <w:left w:val="none" w:sz="0" w:space="0" w:color="auto"/>
                <w:bottom w:val="none" w:sz="0" w:space="0" w:color="auto"/>
                <w:right w:val="none" w:sz="0" w:space="0" w:color="auto"/>
              </w:divBdr>
            </w:div>
          </w:divsChild>
        </w:div>
        <w:div w:id="1787697204">
          <w:marLeft w:val="0"/>
          <w:marRight w:val="0"/>
          <w:marTop w:val="150"/>
          <w:marBottom w:val="450"/>
          <w:divBdr>
            <w:top w:val="none" w:sz="0" w:space="0" w:color="auto"/>
            <w:left w:val="none" w:sz="0" w:space="0" w:color="auto"/>
            <w:bottom w:val="none" w:sz="0" w:space="0" w:color="auto"/>
            <w:right w:val="none" w:sz="0" w:space="0" w:color="auto"/>
          </w:divBdr>
          <w:divsChild>
            <w:div w:id="200142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2476">
      <w:bodyDiv w:val="1"/>
      <w:marLeft w:val="0"/>
      <w:marRight w:val="0"/>
      <w:marTop w:val="0"/>
      <w:marBottom w:val="0"/>
      <w:divBdr>
        <w:top w:val="none" w:sz="0" w:space="0" w:color="auto"/>
        <w:left w:val="none" w:sz="0" w:space="0" w:color="auto"/>
        <w:bottom w:val="none" w:sz="0" w:space="0" w:color="auto"/>
        <w:right w:val="none" w:sz="0" w:space="0" w:color="auto"/>
      </w:divBdr>
    </w:div>
    <w:div w:id="271086070">
      <w:bodyDiv w:val="1"/>
      <w:marLeft w:val="0"/>
      <w:marRight w:val="0"/>
      <w:marTop w:val="0"/>
      <w:marBottom w:val="0"/>
      <w:divBdr>
        <w:top w:val="none" w:sz="0" w:space="0" w:color="auto"/>
        <w:left w:val="none" w:sz="0" w:space="0" w:color="auto"/>
        <w:bottom w:val="none" w:sz="0" w:space="0" w:color="auto"/>
        <w:right w:val="none" w:sz="0" w:space="0" w:color="auto"/>
      </w:divBdr>
      <w:divsChild>
        <w:div w:id="99379128">
          <w:marLeft w:val="0"/>
          <w:marRight w:val="0"/>
          <w:marTop w:val="0"/>
          <w:marBottom w:val="0"/>
          <w:divBdr>
            <w:top w:val="none" w:sz="0" w:space="0" w:color="auto"/>
            <w:left w:val="none" w:sz="0" w:space="0" w:color="auto"/>
            <w:bottom w:val="single" w:sz="2" w:space="0" w:color="000000"/>
            <w:right w:val="none" w:sz="0" w:space="0" w:color="auto"/>
          </w:divBdr>
        </w:div>
        <w:div w:id="1856309943">
          <w:marLeft w:val="0"/>
          <w:marRight w:val="0"/>
          <w:marTop w:val="0"/>
          <w:marBottom w:val="0"/>
          <w:divBdr>
            <w:top w:val="none" w:sz="0" w:space="0" w:color="auto"/>
            <w:left w:val="none" w:sz="0" w:space="0" w:color="auto"/>
            <w:bottom w:val="none" w:sz="0" w:space="0" w:color="auto"/>
            <w:right w:val="none" w:sz="0" w:space="0" w:color="auto"/>
          </w:divBdr>
          <w:divsChild>
            <w:div w:id="8993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9070">
      <w:bodyDiv w:val="1"/>
      <w:marLeft w:val="0"/>
      <w:marRight w:val="0"/>
      <w:marTop w:val="0"/>
      <w:marBottom w:val="0"/>
      <w:divBdr>
        <w:top w:val="none" w:sz="0" w:space="0" w:color="auto"/>
        <w:left w:val="none" w:sz="0" w:space="0" w:color="auto"/>
        <w:bottom w:val="none" w:sz="0" w:space="0" w:color="auto"/>
        <w:right w:val="none" w:sz="0" w:space="0" w:color="auto"/>
      </w:divBdr>
    </w:div>
    <w:div w:id="347492564">
      <w:bodyDiv w:val="1"/>
      <w:marLeft w:val="0"/>
      <w:marRight w:val="0"/>
      <w:marTop w:val="0"/>
      <w:marBottom w:val="0"/>
      <w:divBdr>
        <w:top w:val="none" w:sz="0" w:space="0" w:color="auto"/>
        <w:left w:val="none" w:sz="0" w:space="0" w:color="auto"/>
        <w:bottom w:val="none" w:sz="0" w:space="0" w:color="auto"/>
        <w:right w:val="none" w:sz="0" w:space="0" w:color="auto"/>
      </w:divBdr>
    </w:div>
    <w:div w:id="407657435">
      <w:bodyDiv w:val="1"/>
      <w:marLeft w:val="0"/>
      <w:marRight w:val="0"/>
      <w:marTop w:val="0"/>
      <w:marBottom w:val="0"/>
      <w:divBdr>
        <w:top w:val="none" w:sz="0" w:space="0" w:color="auto"/>
        <w:left w:val="none" w:sz="0" w:space="0" w:color="auto"/>
        <w:bottom w:val="none" w:sz="0" w:space="0" w:color="auto"/>
        <w:right w:val="none" w:sz="0" w:space="0" w:color="auto"/>
      </w:divBdr>
    </w:div>
    <w:div w:id="422846444">
      <w:bodyDiv w:val="1"/>
      <w:marLeft w:val="0"/>
      <w:marRight w:val="0"/>
      <w:marTop w:val="0"/>
      <w:marBottom w:val="0"/>
      <w:divBdr>
        <w:top w:val="none" w:sz="0" w:space="0" w:color="auto"/>
        <w:left w:val="none" w:sz="0" w:space="0" w:color="auto"/>
        <w:bottom w:val="none" w:sz="0" w:space="0" w:color="auto"/>
        <w:right w:val="none" w:sz="0" w:space="0" w:color="auto"/>
      </w:divBdr>
    </w:div>
    <w:div w:id="429394850">
      <w:bodyDiv w:val="1"/>
      <w:marLeft w:val="0"/>
      <w:marRight w:val="0"/>
      <w:marTop w:val="0"/>
      <w:marBottom w:val="0"/>
      <w:divBdr>
        <w:top w:val="none" w:sz="0" w:space="0" w:color="auto"/>
        <w:left w:val="none" w:sz="0" w:space="0" w:color="auto"/>
        <w:bottom w:val="none" w:sz="0" w:space="0" w:color="auto"/>
        <w:right w:val="none" w:sz="0" w:space="0" w:color="auto"/>
      </w:divBdr>
    </w:div>
    <w:div w:id="432676955">
      <w:bodyDiv w:val="1"/>
      <w:marLeft w:val="0"/>
      <w:marRight w:val="0"/>
      <w:marTop w:val="0"/>
      <w:marBottom w:val="0"/>
      <w:divBdr>
        <w:top w:val="none" w:sz="0" w:space="0" w:color="auto"/>
        <w:left w:val="none" w:sz="0" w:space="0" w:color="auto"/>
        <w:bottom w:val="none" w:sz="0" w:space="0" w:color="auto"/>
        <w:right w:val="none" w:sz="0" w:space="0" w:color="auto"/>
      </w:divBdr>
      <w:divsChild>
        <w:div w:id="871068112">
          <w:marLeft w:val="0"/>
          <w:marRight w:val="0"/>
          <w:marTop w:val="0"/>
          <w:marBottom w:val="0"/>
          <w:divBdr>
            <w:top w:val="none" w:sz="0" w:space="0" w:color="auto"/>
            <w:left w:val="none" w:sz="0" w:space="0" w:color="auto"/>
            <w:bottom w:val="single" w:sz="2" w:space="0" w:color="000000"/>
            <w:right w:val="none" w:sz="0" w:space="0" w:color="auto"/>
          </w:divBdr>
        </w:div>
        <w:div w:id="1407069975">
          <w:marLeft w:val="0"/>
          <w:marRight w:val="0"/>
          <w:marTop w:val="0"/>
          <w:marBottom w:val="0"/>
          <w:divBdr>
            <w:top w:val="none" w:sz="0" w:space="0" w:color="auto"/>
            <w:left w:val="none" w:sz="0" w:space="0" w:color="auto"/>
            <w:bottom w:val="none" w:sz="0" w:space="0" w:color="auto"/>
            <w:right w:val="none" w:sz="0" w:space="0" w:color="auto"/>
          </w:divBdr>
          <w:divsChild>
            <w:div w:id="11595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5100">
      <w:bodyDiv w:val="1"/>
      <w:marLeft w:val="0"/>
      <w:marRight w:val="0"/>
      <w:marTop w:val="0"/>
      <w:marBottom w:val="0"/>
      <w:divBdr>
        <w:top w:val="none" w:sz="0" w:space="0" w:color="auto"/>
        <w:left w:val="none" w:sz="0" w:space="0" w:color="auto"/>
        <w:bottom w:val="none" w:sz="0" w:space="0" w:color="auto"/>
        <w:right w:val="none" w:sz="0" w:space="0" w:color="auto"/>
      </w:divBdr>
      <w:divsChild>
        <w:div w:id="1637755624">
          <w:marLeft w:val="0"/>
          <w:marRight w:val="0"/>
          <w:marTop w:val="100"/>
          <w:marBottom w:val="100"/>
          <w:divBdr>
            <w:top w:val="none" w:sz="0" w:space="0" w:color="auto"/>
            <w:left w:val="none" w:sz="0" w:space="0" w:color="auto"/>
            <w:bottom w:val="none" w:sz="0" w:space="0" w:color="auto"/>
            <w:right w:val="none" w:sz="0" w:space="0" w:color="auto"/>
          </w:divBdr>
          <w:divsChild>
            <w:div w:id="1752894948">
              <w:marLeft w:val="0"/>
              <w:marRight w:val="0"/>
              <w:marTop w:val="0"/>
              <w:marBottom w:val="0"/>
              <w:divBdr>
                <w:top w:val="none" w:sz="0" w:space="0" w:color="auto"/>
                <w:left w:val="none" w:sz="0" w:space="0" w:color="auto"/>
                <w:bottom w:val="none" w:sz="0" w:space="0" w:color="auto"/>
                <w:right w:val="none" w:sz="0" w:space="0" w:color="auto"/>
              </w:divBdr>
              <w:divsChild>
                <w:div w:id="109202680">
                  <w:marLeft w:val="0"/>
                  <w:marRight w:val="0"/>
                  <w:marTop w:val="0"/>
                  <w:marBottom w:val="0"/>
                  <w:divBdr>
                    <w:top w:val="none" w:sz="0" w:space="0" w:color="auto"/>
                    <w:left w:val="none" w:sz="0" w:space="0" w:color="auto"/>
                    <w:bottom w:val="none" w:sz="0" w:space="0" w:color="auto"/>
                    <w:right w:val="none" w:sz="0" w:space="0" w:color="auto"/>
                  </w:divBdr>
                  <w:divsChild>
                    <w:div w:id="214441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221347">
      <w:bodyDiv w:val="1"/>
      <w:marLeft w:val="0"/>
      <w:marRight w:val="0"/>
      <w:marTop w:val="0"/>
      <w:marBottom w:val="0"/>
      <w:divBdr>
        <w:top w:val="none" w:sz="0" w:space="0" w:color="auto"/>
        <w:left w:val="none" w:sz="0" w:space="0" w:color="auto"/>
        <w:bottom w:val="none" w:sz="0" w:space="0" w:color="auto"/>
        <w:right w:val="none" w:sz="0" w:space="0" w:color="auto"/>
      </w:divBdr>
      <w:divsChild>
        <w:div w:id="317618967">
          <w:marLeft w:val="0"/>
          <w:marRight w:val="0"/>
          <w:marTop w:val="150"/>
          <w:marBottom w:val="450"/>
          <w:divBdr>
            <w:top w:val="none" w:sz="0" w:space="0" w:color="auto"/>
            <w:left w:val="none" w:sz="0" w:space="0" w:color="auto"/>
            <w:bottom w:val="none" w:sz="0" w:space="0" w:color="auto"/>
            <w:right w:val="none" w:sz="0" w:space="0" w:color="auto"/>
          </w:divBdr>
          <w:divsChild>
            <w:div w:id="269968435">
              <w:marLeft w:val="0"/>
              <w:marRight w:val="0"/>
              <w:marTop w:val="0"/>
              <w:marBottom w:val="0"/>
              <w:divBdr>
                <w:top w:val="none" w:sz="0" w:space="0" w:color="auto"/>
                <w:left w:val="none" w:sz="0" w:space="0" w:color="auto"/>
                <w:bottom w:val="none" w:sz="0" w:space="0" w:color="auto"/>
                <w:right w:val="none" w:sz="0" w:space="0" w:color="auto"/>
              </w:divBdr>
            </w:div>
          </w:divsChild>
        </w:div>
        <w:div w:id="1856378032">
          <w:marLeft w:val="0"/>
          <w:marRight w:val="0"/>
          <w:marTop w:val="150"/>
          <w:marBottom w:val="150"/>
          <w:divBdr>
            <w:top w:val="none" w:sz="0" w:space="0" w:color="auto"/>
            <w:left w:val="none" w:sz="0" w:space="0" w:color="auto"/>
            <w:bottom w:val="none" w:sz="0" w:space="0" w:color="auto"/>
            <w:right w:val="none" w:sz="0" w:space="0" w:color="auto"/>
          </w:divBdr>
          <w:divsChild>
            <w:div w:id="1895581500">
              <w:marLeft w:val="0"/>
              <w:marRight w:val="0"/>
              <w:marTop w:val="0"/>
              <w:marBottom w:val="0"/>
              <w:divBdr>
                <w:top w:val="none" w:sz="0" w:space="0" w:color="auto"/>
                <w:left w:val="none" w:sz="0" w:space="0" w:color="auto"/>
                <w:bottom w:val="none" w:sz="0" w:space="0" w:color="auto"/>
                <w:right w:val="none" w:sz="0" w:space="0" w:color="auto"/>
              </w:divBdr>
            </w:div>
          </w:divsChild>
        </w:div>
        <w:div w:id="2076276587">
          <w:marLeft w:val="0"/>
          <w:marRight w:val="0"/>
          <w:marTop w:val="0"/>
          <w:marBottom w:val="120"/>
          <w:divBdr>
            <w:top w:val="single" w:sz="6" w:space="8" w:color="D5DDC6"/>
            <w:left w:val="single" w:sz="6" w:space="0" w:color="D5DDC6"/>
            <w:bottom w:val="single" w:sz="6" w:space="12" w:color="D5DDC6"/>
            <w:right w:val="single" w:sz="6" w:space="0" w:color="D5DDC6"/>
          </w:divBdr>
          <w:divsChild>
            <w:div w:id="1618245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94762645">
      <w:bodyDiv w:val="1"/>
      <w:marLeft w:val="0"/>
      <w:marRight w:val="0"/>
      <w:marTop w:val="0"/>
      <w:marBottom w:val="0"/>
      <w:divBdr>
        <w:top w:val="none" w:sz="0" w:space="0" w:color="auto"/>
        <w:left w:val="none" w:sz="0" w:space="0" w:color="auto"/>
        <w:bottom w:val="none" w:sz="0" w:space="0" w:color="auto"/>
        <w:right w:val="none" w:sz="0" w:space="0" w:color="auto"/>
      </w:divBdr>
      <w:divsChild>
        <w:div w:id="316879949">
          <w:marLeft w:val="0"/>
          <w:marRight w:val="0"/>
          <w:marTop w:val="0"/>
          <w:marBottom w:val="120"/>
          <w:divBdr>
            <w:top w:val="single" w:sz="6" w:space="8" w:color="D5DDC6"/>
            <w:left w:val="single" w:sz="6" w:space="0" w:color="D5DDC6"/>
            <w:bottom w:val="single" w:sz="6" w:space="12" w:color="D5DDC6"/>
            <w:right w:val="single" w:sz="6" w:space="0" w:color="D5DDC6"/>
          </w:divBdr>
          <w:divsChild>
            <w:div w:id="1160925180">
              <w:marLeft w:val="0"/>
              <w:marRight w:val="0"/>
              <w:marTop w:val="120"/>
              <w:marBottom w:val="120"/>
              <w:divBdr>
                <w:top w:val="none" w:sz="0" w:space="0" w:color="auto"/>
                <w:left w:val="none" w:sz="0" w:space="0" w:color="auto"/>
                <w:bottom w:val="none" w:sz="0" w:space="0" w:color="auto"/>
                <w:right w:val="none" w:sz="0" w:space="0" w:color="auto"/>
              </w:divBdr>
            </w:div>
          </w:divsChild>
        </w:div>
        <w:div w:id="519785920">
          <w:marLeft w:val="0"/>
          <w:marRight w:val="0"/>
          <w:marTop w:val="0"/>
          <w:marBottom w:val="120"/>
          <w:divBdr>
            <w:top w:val="single" w:sz="6" w:space="8" w:color="D5DDC6"/>
            <w:left w:val="single" w:sz="6" w:space="0" w:color="D5DDC6"/>
            <w:bottom w:val="single" w:sz="6" w:space="12" w:color="D5DDC6"/>
            <w:right w:val="single" w:sz="6" w:space="0" w:color="D5DDC6"/>
          </w:divBdr>
          <w:divsChild>
            <w:div w:id="1281760953">
              <w:marLeft w:val="0"/>
              <w:marRight w:val="0"/>
              <w:marTop w:val="120"/>
              <w:marBottom w:val="120"/>
              <w:divBdr>
                <w:top w:val="none" w:sz="0" w:space="0" w:color="auto"/>
                <w:left w:val="none" w:sz="0" w:space="0" w:color="auto"/>
                <w:bottom w:val="none" w:sz="0" w:space="0" w:color="auto"/>
                <w:right w:val="none" w:sz="0" w:space="0" w:color="auto"/>
              </w:divBdr>
            </w:div>
          </w:divsChild>
        </w:div>
        <w:div w:id="1755280780">
          <w:marLeft w:val="0"/>
          <w:marRight w:val="0"/>
          <w:marTop w:val="0"/>
          <w:marBottom w:val="120"/>
          <w:divBdr>
            <w:top w:val="single" w:sz="6" w:space="8" w:color="D5DDC6"/>
            <w:left w:val="single" w:sz="6" w:space="0" w:color="D5DDC6"/>
            <w:bottom w:val="single" w:sz="6" w:space="12" w:color="D5DDC6"/>
            <w:right w:val="single" w:sz="6" w:space="0" w:color="D5DDC6"/>
          </w:divBdr>
          <w:divsChild>
            <w:div w:id="1711101360">
              <w:marLeft w:val="0"/>
              <w:marRight w:val="0"/>
              <w:marTop w:val="120"/>
              <w:marBottom w:val="120"/>
              <w:divBdr>
                <w:top w:val="none" w:sz="0" w:space="0" w:color="auto"/>
                <w:left w:val="none" w:sz="0" w:space="0" w:color="auto"/>
                <w:bottom w:val="none" w:sz="0" w:space="0" w:color="auto"/>
                <w:right w:val="none" w:sz="0" w:space="0" w:color="auto"/>
              </w:divBdr>
            </w:div>
          </w:divsChild>
        </w:div>
        <w:div w:id="175531783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533269077">
      <w:bodyDiv w:val="1"/>
      <w:marLeft w:val="0"/>
      <w:marRight w:val="0"/>
      <w:marTop w:val="0"/>
      <w:marBottom w:val="0"/>
      <w:divBdr>
        <w:top w:val="none" w:sz="0" w:space="0" w:color="auto"/>
        <w:left w:val="none" w:sz="0" w:space="0" w:color="auto"/>
        <w:bottom w:val="none" w:sz="0" w:space="0" w:color="auto"/>
        <w:right w:val="none" w:sz="0" w:space="0" w:color="auto"/>
      </w:divBdr>
      <w:divsChild>
        <w:div w:id="432091163">
          <w:marLeft w:val="0"/>
          <w:marRight w:val="0"/>
          <w:marTop w:val="150"/>
          <w:marBottom w:val="450"/>
          <w:divBdr>
            <w:top w:val="none" w:sz="0" w:space="0" w:color="auto"/>
            <w:left w:val="none" w:sz="0" w:space="0" w:color="auto"/>
            <w:bottom w:val="none" w:sz="0" w:space="0" w:color="auto"/>
            <w:right w:val="none" w:sz="0" w:space="0" w:color="auto"/>
          </w:divBdr>
          <w:divsChild>
            <w:div w:id="283929788">
              <w:marLeft w:val="0"/>
              <w:marRight w:val="0"/>
              <w:marTop w:val="0"/>
              <w:marBottom w:val="0"/>
              <w:divBdr>
                <w:top w:val="none" w:sz="0" w:space="0" w:color="auto"/>
                <w:left w:val="none" w:sz="0" w:space="0" w:color="auto"/>
                <w:bottom w:val="none" w:sz="0" w:space="0" w:color="auto"/>
                <w:right w:val="none" w:sz="0" w:space="0" w:color="auto"/>
              </w:divBdr>
            </w:div>
          </w:divsChild>
        </w:div>
        <w:div w:id="476071044">
          <w:marLeft w:val="0"/>
          <w:marRight w:val="0"/>
          <w:marTop w:val="0"/>
          <w:marBottom w:val="0"/>
          <w:divBdr>
            <w:top w:val="none" w:sz="0" w:space="0" w:color="auto"/>
            <w:left w:val="none" w:sz="0" w:space="0" w:color="auto"/>
            <w:bottom w:val="none" w:sz="0" w:space="0" w:color="auto"/>
            <w:right w:val="none" w:sz="0" w:space="0" w:color="auto"/>
          </w:divBdr>
        </w:div>
        <w:div w:id="1105618157">
          <w:marLeft w:val="0"/>
          <w:marRight w:val="0"/>
          <w:marTop w:val="150"/>
          <w:marBottom w:val="450"/>
          <w:divBdr>
            <w:top w:val="none" w:sz="0" w:space="0" w:color="auto"/>
            <w:left w:val="none" w:sz="0" w:space="0" w:color="auto"/>
            <w:bottom w:val="none" w:sz="0" w:space="0" w:color="auto"/>
            <w:right w:val="none" w:sz="0" w:space="0" w:color="auto"/>
          </w:divBdr>
          <w:divsChild>
            <w:div w:id="1437216336">
              <w:marLeft w:val="0"/>
              <w:marRight w:val="0"/>
              <w:marTop w:val="100"/>
              <w:marBottom w:val="100"/>
              <w:divBdr>
                <w:top w:val="none" w:sz="0" w:space="0" w:color="auto"/>
                <w:left w:val="none" w:sz="0" w:space="0" w:color="auto"/>
                <w:bottom w:val="none" w:sz="0" w:space="0" w:color="auto"/>
                <w:right w:val="none" w:sz="0" w:space="0" w:color="auto"/>
              </w:divBdr>
              <w:divsChild>
                <w:div w:id="392236789">
                  <w:marLeft w:val="0"/>
                  <w:marRight w:val="0"/>
                  <w:marTop w:val="0"/>
                  <w:marBottom w:val="0"/>
                  <w:divBdr>
                    <w:top w:val="none" w:sz="0" w:space="0" w:color="auto"/>
                    <w:left w:val="none" w:sz="0" w:space="0" w:color="auto"/>
                    <w:bottom w:val="none" w:sz="0" w:space="0" w:color="auto"/>
                    <w:right w:val="none" w:sz="0" w:space="0" w:color="auto"/>
                  </w:divBdr>
                  <w:divsChild>
                    <w:div w:id="1686058482">
                      <w:marLeft w:val="0"/>
                      <w:marRight w:val="0"/>
                      <w:marTop w:val="0"/>
                      <w:marBottom w:val="0"/>
                      <w:divBdr>
                        <w:top w:val="none" w:sz="0" w:space="0" w:color="auto"/>
                        <w:left w:val="none" w:sz="0" w:space="0" w:color="auto"/>
                        <w:bottom w:val="none" w:sz="0" w:space="0" w:color="auto"/>
                        <w:right w:val="none" w:sz="0" w:space="0" w:color="auto"/>
                      </w:divBdr>
                      <w:divsChild>
                        <w:div w:id="1098451788">
                          <w:marLeft w:val="0"/>
                          <w:marRight w:val="0"/>
                          <w:marTop w:val="0"/>
                          <w:marBottom w:val="0"/>
                          <w:divBdr>
                            <w:top w:val="none" w:sz="0" w:space="0" w:color="auto"/>
                            <w:left w:val="none" w:sz="0" w:space="0" w:color="auto"/>
                            <w:bottom w:val="none" w:sz="0" w:space="0" w:color="auto"/>
                            <w:right w:val="none" w:sz="0" w:space="0" w:color="auto"/>
                          </w:divBdr>
                          <w:divsChild>
                            <w:div w:id="147553346">
                              <w:marLeft w:val="0"/>
                              <w:marRight w:val="0"/>
                              <w:marTop w:val="15"/>
                              <w:marBottom w:val="0"/>
                              <w:divBdr>
                                <w:top w:val="none" w:sz="0" w:space="0" w:color="auto"/>
                                <w:left w:val="none" w:sz="0" w:space="0" w:color="auto"/>
                                <w:bottom w:val="none" w:sz="0" w:space="0" w:color="auto"/>
                                <w:right w:val="none" w:sz="0" w:space="0" w:color="auto"/>
                              </w:divBdr>
                            </w:div>
                            <w:div w:id="722406740">
                              <w:marLeft w:val="0"/>
                              <w:marRight w:val="0"/>
                              <w:marTop w:val="15"/>
                              <w:marBottom w:val="0"/>
                              <w:divBdr>
                                <w:top w:val="none" w:sz="0" w:space="0" w:color="auto"/>
                                <w:left w:val="none" w:sz="0" w:space="0" w:color="auto"/>
                                <w:bottom w:val="none" w:sz="0" w:space="0" w:color="auto"/>
                                <w:right w:val="none" w:sz="0" w:space="0" w:color="auto"/>
                              </w:divBdr>
                            </w:div>
                            <w:div w:id="874344084">
                              <w:marLeft w:val="0"/>
                              <w:marRight w:val="0"/>
                              <w:marTop w:val="0"/>
                              <w:marBottom w:val="0"/>
                              <w:divBdr>
                                <w:top w:val="none" w:sz="0" w:space="0" w:color="auto"/>
                                <w:left w:val="none" w:sz="0" w:space="0" w:color="auto"/>
                                <w:bottom w:val="none" w:sz="0" w:space="0" w:color="auto"/>
                                <w:right w:val="none" w:sz="0" w:space="0" w:color="auto"/>
                              </w:divBdr>
                            </w:div>
                            <w:div w:id="1594044721">
                              <w:marLeft w:val="0"/>
                              <w:marRight w:val="0"/>
                              <w:marTop w:val="0"/>
                              <w:marBottom w:val="0"/>
                              <w:divBdr>
                                <w:top w:val="none" w:sz="0" w:space="0" w:color="auto"/>
                                <w:left w:val="none" w:sz="0" w:space="0" w:color="auto"/>
                                <w:bottom w:val="none" w:sz="0" w:space="0" w:color="auto"/>
                                <w:right w:val="none" w:sz="0" w:space="0" w:color="auto"/>
                              </w:divBdr>
                              <w:divsChild>
                                <w:div w:id="1665206969">
                                  <w:marLeft w:val="0"/>
                                  <w:marRight w:val="0"/>
                                  <w:marTop w:val="0"/>
                                  <w:marBottom w:val="0"/>
                                  <w:divBdr>
                                    <w:top w:val="none" w:sz="0" w:space="0" w:color="auto"/>
                                    <w:left w:val="none" w:sz="0" w:space="0" w:color="auto"/>
                                    <w:bottom w:val="none" w:sz="0" w:space="0" w:color="auto"/>
                                    <w:right w:val="none" w:sz="0" w:space="0" w:color="auto"/>
                                  </w:divBdr>
                                </w:div>
                              </w:divsChild>
                            </w:div>
                            <w:div w:id="1978801147">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992325">
      <w:bodyDiv w:val="1"/>
      <w:marLeft w:val="0"/>
      <w:marRight w:val="0"/>
      <w:marTop w:val="0"/>
      <w:marBottom w:val="0"/>
      <w:divBdr>
        <w:top w:val="none" w:sz="0" w:space="0" w:color="auto"/>
        <w:left w:val="none" w:sz="0" w:space="0" w:color="auto"/>
        <w:bottom w:val="none" w:sz="0" w:space="0" w:color="auto"/>
        <w:right w:val="none" w:sz="0" w:space="0" w:color="auto"/>
      </w:divBdr>
    </w:div>
    <w:div w:id="565066426">
      <w:bodyDiv w:val="1"/>
      <w:marLeft w:val="0"/>
      <w:marRight w:val="0"/>
      <w:marTop w:val="0"/>
      <w:marBottom w:val="0"/>
      <w:divBdr>
        <w:top w:val="none" w:sz="0" w:space="0" w:color="auto"/>
        <w:left w:val="none" w:sz="0" w:space="0" w:color="auto"/>
        <w:bottom w:val="none" w:sz="0" w:space="0" w:color="auto"/>
        <w:right w:val="none" w:sz="0" w:space="0" w:color="auto"/>
      </w:divBdr>
      <w:divsChild>
        <w:div w:id="19280546">
          <w:marLeft w:val="0"/>
          <w:marRight w:val="0"/>
          <w:marTop w:val="0"/>
          <w:marBottom w:val="300"/>
          <w:divBdr>
            <w:top w:val="none" w:sz="0" w:space="0" w:color="auto"/>
            <w:left w:val="none" w:sz="0" w:space="0" w:color="auto"/>
            <w:bottom w:val="none" w:sz="0" w:space="0" w:color="auto"/>
            <w:right w:val="none" w:sz="0" w:space="0" w:color="auto"/>
          </w:divBdr>
          <w:divsChild>
            <w:div w:id="1524516782">
              <w:marLeft w:val="0"/>
              <w:marRight w:val="0"/>
              <w:marTop w:val="0"/>
              <w:marBottom w:val="0"/>
              <w:divBdr>
                <w:top w:val="none" w:sz="0" w:space="0" w:color="auto"/>
                <w:left w:val="none" w:sz="0" w:space="0" w:color="auto"/>
                <w:bottom w:val="none" w:sz="0" w:space="0" w:color="auto"/>
                <w:right w:val="none" w:sz="0" w:space="0" w:color="auto"/>
              </w:divBdr>
              <w:divsChild>
                <w:div w:id="1346596594">
                  <w:marLeft w:val="0"/>
                  <w:marRight w:val="0"/>
                  <w:marTop w:val="0"/>
                  <w:marBottom w:val="0"/>
                  <w:divBdr>
                    <w:top w:val="single" w:sz="6" w:space="0" w:color="DDDDDD"/>
                    <w:left w:val="single" w:sz="6" w:space="4" w:color="DDDDDD"/>
                    <w:bottom w:val="single" w:sz="6" w:space="0" w:color="DDDDDD"/>
                    <w:right w:val="single" w:sz="6" w:space="4" w:color="DDDDDD"/>
                  </w:divBdr>
                  <w:divsChild>
                    <w:div w:id="1289241246">
                      <w:marLeft w:val="0"/>
                      <w:marRight w:val="0"/>
                      <w:marTop w:val="0"/>
                      <w:marBottom w:val="150"/>
                      <w:divBdr>
                        <w:top w:val="none" w:sz="0" w:space="0" w:color="auto"/>
                        <w:left w:val="none" w:sz="0" w:space="0" w:color="auto"/>
                        <w:bottom w:val="none" w:sz="0" w:space="0" w:color="auto"/>
                        <w:right w:val="none" w:sz="0" w:space="0" w:color="auto"/>
                      </w:divBdr>
                      <w:divsChild>
                        <w:div w:id="164177714">
                          <w:marLeft w:val="0"/>
                          <w:marRight w:val="0"/>
                          <w:marTop w:val="0"/>
                          <w:marBottom w:val="0"/>
                          <w:divBdr>
                            <w:top w:val="none" w:sz="0" w:space="0" w:color="auto"/>
                            <w:left w:val="none" w:sz="0" w:space="0" w:color="auto"/>
                            <w:bottom w:val="none" w:sz="0" w:space="0" w:color="auto"/>
                            <w:right w:val="none" w:sz="0" w:space="0" w:color="auto"/>
                          </w:divBdr>
                          <w:divsChild>
                            <w:div w:id="11342568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070364">
          <w:marLeft w:val="0"/>
          <w:marRight w:val="0"/>
          <w:marTop w:val="0"/>
          <w:marBottom w:val="300"/>
          <w:divBdr>
            <w:top w:val="none" w:sz="0" w:space="0" w:color="auto"/>
            <w:left w:val="none" w:sz="0" w:space="0" w:color="auto"/>
            <w:bottom w:val="none" w:sz="0" w:space="0" w:color="auto"/>
            <w:right w:val="none" w:sz="0" w:space="0" w:color="auto"/>
          </w:divBdr>
          <w:divsChild>
            <w:div w:id="556236142">
              <w:marLeft w:val="0"/>
              <w:marRight w:val="0"/>
              <w:marTop w:val="0"/>
              <w:marBottom w:val="0"/>
              <w:divBdr>
                <w:top w:val="none" w:sz="0" w:space="0" w:color="auto"/>
                <w:left w:val="none" w:sz="0" w:space="0" w:color="auto"/>
                <w:bottom w:val="none" w:sz="0" w:space="0" w:color="auto"/>
                <w:right w:val="none" w:sz="0" w:space="0" w:color="auto"/>
              </w:divBdr>
              <w:divsChild>
                <w:div w:id="2107264360">
                  <w:marLeft w:val="0"/>
                  <w:marRight w:val="0"/>
                  <w:marTop w:val="0"/>
                  <w:marBottom w:val="0"/>
                  <w:divBdr>
                    <w:top w:val="single" w:sz="6" w:space="0" w:color="DDDDDD"/>
                    <w:left w:val="single" w:sz="6" w:space="4" w:color="DDDDDD"/>
                    <w:bottom w:val="single" w:sz="6" w:space="0" w:color="DDDDDD"/>
                    <w:right w:val="single" w:sz="6" w:space="4" w:color="DDDDDD"/>
                  </w:divBdr>
                  <w:divsChild>
                    <w:div w:id="546844095">
                      <w:marLeft w:val="0"/>
                      <w:marRight w:val="0"/>
                      <w:marTop w:val="0"/>
                      <w:marBottom w:val="150"/>
                      <w:divBdr>
                        <w:top w:val="none" w:sz="0" w:space="0" w:color="auto"/>
                        <w:left w:val="none" w:sz="0" w:space="0" w:color="auto"/>
                        <w:bottom w:val="none" w:sz="0" w:space="0" w:color="auto"/>
                        <w:right w:val="none" w:sz="0" w:space="0" w:color="auto"/>
                      </w:divBdr>
                      <w:divsChild>
                        <w:div w:id="872809813">
                          <w:marLeft w:val="0"/>
                          <w:marRight w:val="0"/>
                          <w:marTop w:val="0"/>
                          <w:marBottom w:val="0"/>
                          <w:divBdr>
                            <w:top w:val="none" w:sz="0" w:space="0" w:color="auto"/>
                            <w:left w:val="none" w:sz="0" w:space="0" w:color="auto"/>
                            <w:bottom w:val="none" w:sz="0" w:space="0" w:color="auto"/>
                            <w:right w:val="none" w:sz="0" w:space="0" w:color="auto"/>
                          </w:divBdr>
                          <w:divsChild>
                            <w:div w:id="7361681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0521766">
          <w:marLeft w:val="0"/>
          <w:marRight w:val="0"/>
          <w:marTop w:val="0"/>
          <w:marBottom w:val="300"/>
          <w:divBdr>
            <w:top w:val="none" w:sz="0" w:space="0" w:color="auto"/>
            <w:left w:val="none" w:sz="0" w:space="0" w:color="auto"/>
            <w:bottom w:val="none" w:sz="0" w:space="0" w:color="auto"/>
            <w:right w:val="none" w:sz="0" w:space="0" w:color="auto"/>
          </w:divBdr>
          <w:divsChild>
            <w:div w:id="504519210">
              <w:marLeft w:val="0"/>
              <w:marRight w:val="0"/>
              <w:marTop w:val="0"/>
              <w:marBottom w:val="0"/>
              <w:divBdr>
                <w:top w:val="none" w:sz="0" w:space="0" w:color="auto"/>
                <w:left w:val="none" w:sz="0" w:space="0" w:color="auto"/>
                <w:bottom w:val="none" w:sz="0" w:space="0" w:color="auto"/>
                <w:right w:val="none" w:sz="0" w:space="0" w:color="auto"/>
              </w:divBdr>
              <w:divsChild>
                <w:div w:id="359286523">
                  <w:marLeft w:val="0"/>
                  <w:marRight w:val="0"/>
                  <w:marTop w:val="0"/>
                  <w:marBottom w:val="0"/>
                  <w:divBdr>
                    <w:top w:val="single" w:sz="6" w:space="0" w:color="DDDDDD"/>
                    <w:left w:val="single" w:sz="6" w:space="4" w:color="DDDDDD"/>
                    <w:bottom w:val="single" w:sz="6" w:space="0" w:color="DDDDDD"/>
                    <w:right w:val="single" w:sz="6" w:space="4" w:color="DDDDDD"/>
                  </w:divBdr>
                  <w:divsChild>
                    <w:div w:id="1771657947">
                      <w:marLeft w:val="0"/>
                      <w:marRight w:val="0"/>
                      <w:marTop w:val="0"/>
                      <w:marBottom w:val="150"/>
                      <w:divBdr>
                        <w:top w:val="none" w:sz="0" w:space="0" w:color="auto"/>
                        <w:left w:val="none" w:sz="0" w:space="0" w:color="auto"/>
                        <w:bottom w:val="none" w:sz="0" w:space="0" w:color="auto"/>
                        <w:right w:val="none" w:sz="0" w:space="0" w:color="auto"/>
                      </w:divBdr>
                      <w:divsChild>
                        <w:div w:id="881551153">
                          <w:marLeft w:val="0"/>
                          <w:marRight w:val="0"/>
                          <w:marTop w:val="0"/>
                          <w:marBottom w:val="0"/>
                          <w:divBdr>
                            <w:top w:val="none" w:sz="0" w:space="0" w:color="auto"/>
                            <w:left w:val="none" w:sz="0" w:space="0" w:color="auto"/>
                            <w:bottom w:val="none" w:sz="0" w:space="0" w:color="auto"/>
                            <w:right w:val="none" w:sz="0" w:space="0" w:color="auto"/>
                          </w:divBdr>
                          <w:divsChild>
                            <w:div w:id="12549017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90368091">
          <w:marLeft w:val="0"/>
          <w:marRight w:val="0"/>
          <w:marTop w:val="0"/>
          <w:marBottom w:val="300"/>
          <w:divBdr>
            <w:top w:val="none" w:sz="0" w:space="0" w:color="auto"/>
            <w:left w:val="none" w:sz="0" w:space="0" w:color="auto"/>
            <w:bottom w:val="none" w:sz="0" w:space="0" w:color="auto"/>
            <w:right w:val="none" w:sz="0" w:space="0" w:color="auto"/>
          </w:divBdr>
          <w:divsChild>
            <w:div w:id="1965380001">
              <w:marLeft w:val="0"/>
              <w:marRight w:val="0"/>
              <w:marTop w:val="0"/>
              <w:marBottom w:val="0"/>
              <w:divBdr>
                <w:top w:val="none" w:sz="0" w:space="0" w:color="auto"/>
                <w:left w:val="none" w:sz="0" w:space="0" w:color="auto"/>
                <w:bottom w:val="none" w:sz="0" w:space="0" w:color="auto"/>
                <w:right w:val="none" w:sz="0" w:space="0" w:color="auto"/>
              </w:divBdr>
              <w:divsChild>
                <w:div w:id="806748503">
                  <w:marLeft w:val="0"/>
                  <w:marRight w:val="0"/>
                  <w:marTop w:val="0"/>
                  <w:marBottom w:val="0"/>
                  <w:divBdr>
                    <w:top w:val="single" w:sz="6" w:space="0" w:color="DDDDDD"/>
                    <w:left w:val="single" w:sz="6" w:space="4" w:color="DDDDDD"/>
                    <w:bottom w:val="single" w:sz="6" w:space="0" w:color="DDDDDD"/>
                    <w:right w:val="single" w:sz="6" w:space="4" w:color="DDDDDD"/>
                  </w:divBdr>
                  <w:divsChild>
                    <w:div w:id="1347516959">
                      <w:marLeft w:val="0"/>
                      <w:marRight w:val="0"/>
                      <w:marTop w:val="0"/>
                      <w:marBottom w:val="150"/>
                      <w:divBdr>
                        <w:top w:val="none" w:sz="0" w:space="0" w:color="auto"/>
                        <w:left w:val="none" w:sz="0" w:space="0" w:color="auto"/>
                        <w:bottom w:val="none" w:sz="0" w:space="0" w:color="auto"/>
                        <w:right w:val="none" w:sz="0" w:space="0" w:color="auto"/>
                      </w:divBdr>
                      <w:divsChild>
                        <w:div w:id="88350377">
                          <w:marLeft w:val="0"/>
                          <w:marRight w:val="0"/>
                          <w:marTop w:val="0"/>
                          <w:marBottom w:val="0"/>
                          <w:divBdr>
                            <w:top w:val="none" w:sz="0" w:space="0" w:color="auto"/>
                            <w:left w:val="none" w:sz="0" w:space="0" w:color="auto"/>
                            <w:bottom w:val="none" w:sz="0" w:space="0" w:color="auto"/>
                            <w:right w:val="none" w:sz="0" w:space="0" w:color="auto"/>
                          </w:divBdr>
                          <w:divsChild>
                            <w:div w:id="9066514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98623314">
          <w:marLeft w:val="0"/>
          <w:marRight w:val="0"/>
          <w:marTop w:val="0"/>
          <w:marBottom w:val="300"/>
          <w:divBdr>
            <w:top w:val="none" w:sz="0" w:space="0" w:color="auto"/>
            <w:left w:val="none" w:sz="0" w:space="0" w:color="auto"/>
            <w:bottom w:val="none" w:sz="0" w:space="0" w:color="auto"/>
            <w:right w:val="none" w:sz="0" w:space="0" w:color="auto"/>
          </w:divBdr>
          <w:divsChild>
            <w:div w:id="900093709">
              <w:marLeft w:val="0"/>
              <w:marRight w:val="0"/>
              <w:marTop w:val="0"/>
              <w:marBottom w:val="0"/>
              <w:divBdr>
                <w:top w:val="none" w:sz="0" w:space="0" w:color="auto"/>
                <w:left w:val="none" w:sz="0" w:space="0" w:color="auto"/>
                <w:bottom w:val="none" w:sz="0" w:space="0" w:color="auto"/>
                <w:right w:val="none" w:sz="0" w:space="0" w:color="auto"/>
              </w:divBdr>
              <w:divsChild>
                <w:div w:id="117142974">
                  <w:marLeft w:val="0"/>
                  <w:marRight w:val="0"/>
                  <w:marTop w:val="0"/>
                  <w:marBottom w:val="0"/>
                  <w:divBdr>
                    <w:top w:val="single" w:sz="6" w:space="0" w:color="DDDDDD"/>
                    <w:left w:val="single" w:sz="6" w:space="4" w:color="DDDDDD"/>
                    <w:bottom w:val="single" w:sz="6" w:space="0" w:color="DDDDDD"/>
                    <w:right w:val="single" w:sz="6" w:space="4" w:color="DDDDDD"/>
                  </w:divBdr>
                  <w:divsChild>
                    <w:div w:id="246575863">
                      <w:marLeft w:val="0"/>
                      <w:marRight w:val="0"/>
                      <w:marTop w:val="0"/>
                      <w:marBottom w:val="150"/>
                      <w:divBdr>
                        <w:top w:val="none" w:sz="0" w:space="0" w:color="auto"/>
                        <w:left w:val="none" w:sz="0" w:space="0" w:color="auto"/>
                        <w:bottom w:val="none" w:sz="0" w:space="0" w:color="auto"/>
                        <w:right w:val="none" w:sz="0" w:space="0" w:color="auto"/>
                      </w:divBdr>
                      <w:divsChild>
                        <w:div w:id="1548301816">
                          <w:marLeft w:val="0"/>
                          <w:marRight w:val="0"/>
                          <w:marTop w:val="0"/>
                          <w:marBottom w:val="0"/>
                          <w:divBdr>
                            <w:top w:val="none" w:sz="0" w:space="0" w:color="auto"/>
                            <w:left w:val="none" w:sz="0" w:space="0" w:color="auto"/>
                            <w:bottom w:val="none" w:sz="0" w:space="0" w:color="auto"/>
                            <w:right w:val="none" w:sz="0" w:space="0" w:color="auto"/>
                          </w:divBdr>
                          <w:divsChild>
                            <w:div w:id="14553660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606411">
          <w:marLeft w:val="0"/>
          <w:marRight w:val="0"/>
          <w:marTop w:val="0"/>
          <w:marBottom w:val="300"/>
          <w:divBdr>
            <w:top w:val="none" w:sz="0" w:space="0" w:color="auto"/>
            <w:left w:val="none" w:sz="0" w:space="0" w:color="auto"/>
            <w:bottom w:val="none" w:sz="0" w:space="0" w:color="auto"/>
            <w:right w:val="none" w:sz="0" w:space="0" w:color="auto"/>
          </w:divBdr>
          <w:divsChild>
            <w:div w:id="54939566">
              <w:marLeft w:val="0"/>
              <w:marRight w:val="0"/>
              <w:marTop w:val="0"/>
              <w:marBottom w:val="0"/>
              <w:divBdr>
                <w:top w:val="none" w:sz="0" w:space="0" w:color="auto"/>
                <w:left w:val="none" w:sz="0" w:space="0" w:color="auto"/>
                <w:bottom w:val="none" w:sz="0" w:space="0" w:color="auto"/>
                <w:right w:val="none" w:sz="0" w:space="0" w:color="auto"/>
              </w:divBdr>
              <w:divsChild>
                <w:div w:id="1623262305">
                  <w:marLeft w:val="0"/>
                  <w:marRight w:val="0"/>
                  <w:marTop w:val="0"/>
                  <w:marBottom w:val="0"/>
                  <w:divBdr>
                    <w:top w:val="single" w:sz="6" w:space="0" w:color="DDDDDD"/>
                    <w:left w:val="single" w:sz="6" w:space="4" w:color="DDDDDD"/>
                    <w:bottom w:val="single" w:sz="6" w:space="0" w:color="DDDDDD"/>
                    <w:right w:val="single" w:sz="6" w:space="4" w:color="DDDDDD"/>
                  </w:divBdr>
                  <w:divsChild>
                    <w:div w:id="1567035219">
                      <w:marLeft w:val="0"/>
                      <w:marRight w:val="0"/>
                      <w:marTop w:val="0"/>
                      <w:marBottom w:val="150"/>
                      <w:divBdr>
                        <w:top w:val="none" w:sz="0" w:space="0" w:color="auto"/>
                        <w:left w:val="none" w:sz="0" w:space="0" w:color="auto"/>
                        <w:bottom w:val="none" w:sz="0" w:space="0" w:color="auto"/>
                        <w:right w:val="none" w:sz="0" w:space="0" w:color="auto"/>
                      </w:divBdr>
                      <w:divsChild>
                        <w:div w:id="174197323">
                          <w:marLeft w:val="0"/>
                          <w:marRight w:val="0"/>
                          <w:marTop w:val="0"/>
                          <w:marBottom w:val="0"/>
                          <w:divBdr>
                            <w:top w:val="none" w:sz="0" w:space="0" w:color="auto"/>
                            <w:left w:val="none" w:sz="0" w:space="0" w:color="auto"/>
                            <w:bottom w:val="none" w:sz="0" w:space="0" w:color="auto"/>
                            <w:right w:val="none" w:sz="0" w:space="0" w:color="auto"/>
                          </w:divBdr>
                          <w:divsChild>
                            <w:div w:id="1765834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5231666">
          <w:marLeft w:val="0"/>
          <w:marRight w:val="0"/>
          <w:marTop w:val="0"/>
          <w:marBottom w:val="300"/>
          <w:divBdr>
            <w:top w:val="none" w:sz="0" w:space="0" w:color="auto"/>
            <w:left w:val="none" w:sz="0" w:space="0" w:color="auto"/>
            <w:bottom w:val="none" w:sz="0" w:space="0" w:color="auto"/>
            <w:right w:val="none" w:sz="0" w:space="0" w:color="auto"/>
          </w:divBdr>
          <w:divsChild>
            <w:div w:id="1603411412">
              <w:marLeft w:val="0"/>
              <w:marRight w:val="0"/>
              <w:marTop w:val="0"/>
              <w:marBottom w:val="0"/>
              <w:divBdr>
                <w:top w:val="none" w:sz="0" w:space="0" w:color="auto"/>
                <w:left w:val="none" w:sz="0" w:space="0" w:color="auto"/>
                <w:bottom w:val="none" w:sz="0" w:space="0" w:color="auto"/>
                <w:right w:val="none" w:sz="0" w:space="0" w:color="auto"/>
              </w:divBdr>
              <w:divsChild>
                <w:div w:id="1328096288">
                  <w:marLeft w:val="0"/>
                  <w:marRight w:val="0"/>
                  <w:marTop w:val="0"/>
                  <w:marBottom w:val="0"/>
                  <w:divBdr>
                    <w:top w:val="single" w:sz="6" w:space="0" w:color="DDDDDD"/>
                    <w:left w:val="single" w:sz="6" w:space="4" w:color="DDDDDD"/>
                    <w:bottom w:val="single" w:sz="6" w:space="0" w:color="DDDDDD"/>
                    <w:right w:val="single" w:sz="6" w:space="4" w:color="DDDDDD"/>
                  </w:divBdr>
                  <w:divsChild>
                    <w:div w:id="937103093">
                      <w:marLeft w:val="0"/>
                      <w:marRight w:val="0"/>
                      <w:marTop w:val="0"/>
                      <w:marBottom w:val="150"/>
                      <w:divBdr>
                        <w:top w:val="none" w:sz="0" w:space="0" w:color="auto"/>
                        <w:left w:val="none" w:sz="0" w:space="0" w:color="auto"/>
                        <w:bottom w:val="none" w:sz="0" w:space="0" w:color="auto"/>
                        <w:right w:val="none" w:sz="0" w:space="0" w:color="auto"/>
                      </w:divBdr>
                      <w:divsChild>
                        <w:div w:id="1095858990">
                          <w:marLeft w:val="0"/>
                          <w:marRight w:val="0"/>
                          <w:marTop w:val="0"/>
                          <w:marBottom w:val="0"/>
                          <w:divBdr>
                            <w:top w:val="none" w:sz="0" w:space="0" w:color="auto"/>
                            <w:left w:val="none" w:sz="0" w:space="0" w:color="auto"/>
                            <w:bottom w:val="none" w:sz="0" w:space="0" w:color="auto"/>
                            <w:right w:val="none" w:sz="0" w:space="0" w:color="auto"/>
                          </w:divBdr>
                          <w:divsChild>
                            <w:div w:id="20826353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082709">
      <w:bodyDiv w:val="1"/>
      <w:marLeft w:val="0"/>
      <w:marRight w:val="0"/>
      <w:marTop w:val="0"/>
      <w:marBottom w:val="0"/>
      <w:divBdr>
        <w:top w:val="none" w:sz="0" w:space="0" w:color="auto"/>
        <w:left w:val="none" w:sz="0" w:space="0" w:color="auto"/>
        <w:bottom w:val="none" w:sz="0" w:space="0" w:color="auto"/>
        <w:right w:val="none" w:sz="0" w:space="0" w:color="auto"/>
      </w:divBdr>
      <w:divsChild>
        <w:div w:id="239411203">
          <w:marLeft w:val="0"/>
          <w:marRight w:val="0"/>
          <w:marTop w:val="0"/>
          <w:marBottom w:val="0"/>
          <w:divBdr>
            <w:top w:val="none" w:sz="0" w:space="0" w:color="auto"/>
            <w:left w:val="none" w:sz="0" w:space="0" w:color="auto"/>
            <w:bottom w:val="none" w:sz="0" w:space="0" w:color="auto"/>
            <w:right w:val="none" w:sz="0" w:space="0" w:color="auto"/>
          </w:divBdr>
          <w:divsChild>
            <w:div w:id="293562843">
              <w:marLeft w:val="0"/>
              <w:marRight w:val="0"/>
              <w:marTop w:val="0"/>
              <w:marBottom w:val="0"/>
              <w:divBdr>
                <w:top w:val="none" w:sz="0" w:space="0" w:color="auto"/>
                <w:left w:val="none" w:sz="0" w:space="0" w:color="auto"/>
                <w:bottom w:val="none" w:sz="0" w:space="0" w:color="auto"/>
                <w:right w:val="none" w:sz="0" w:space="0" w:color="auto"/>
              </w:divBdr>
            </w:div>
          </w:divsChild>
        </w:div>
        <w:div w:id="1621182282">
          <w:marLeft w:val="0"/>
          <w:marRight w:val="0"/>
          <w:marTop w:val="0"/>
          <w:marBottom w:val="0"/>
          <w:divBdr>
            <w:top w:val="none" w:sz="0" w:space="0" w:color="auto"/>
            <w:left w:val="none" w:sz="0" w:space="0" w:color="auto"/>
            <w:bottom w:val="single" w:sz="2" w:space="0" w:color="000000"/>
            <w:right w:val="none" w:sz="0" w:space="0" w:color="auto"/>
          </w:divBdr>
        </w:div>
      </w:divsChild>
    </w:div>
    <w:div w:id="626815698">
      <w:bodyDiv w:val="1"/>
      <w:marLeft w:val="0"/>
      <w:marRight w:val="0"/>
      <w:marTop w:val="0"/>
      <w:marBottom w:val="0"/>
      <w:divBdr>
        <w:top w:val="none" w:sz="0" w:space="0" w:color="auto"/>
        <w:left w:val="none" w:sz="0" w:space="0" w:color="auto"/>
        <w:bottom w:val="none" w:sz="0" w:space="0" w:color="auto"/>
        <w:right w:val="none" w:sz="0" w:space="0" w:color="auto"/>
      </w:divBdr>
    </w:div>
    <w:div w:id="650988517">
      <w:bodyDiv w:val="1"/>
      <w:marLeft w:val="0"/>
      <w:marRight w:val="0"/>
      <w:marTop w:val="0"/>
      <w:marBottom w:val="0"/>
      <w:divBdr>
        <w:top w:val="none" w:sz="0" w:space="0" w:color="auto"/>
        <w:left w:val="none" w:sz="0" w:space="0" w:color="auto"/>
        <w:bottom w:val="none" w:sz="0" w:space="0" w:color="auto"/>
        <w:right w:val="none" w:sz="0" w:space="0" w:color="auto"/>
      </w:divBdr>
    </w:div>
    <w:div w:id="663895642">
      <w:bodyDiv w:val="1"/>
      <w:marLeft w:val="0"/>
      <w:marRight w:val="0"/>
      <w:marTop w:val="0"/>
      <w:marBottom w:val="0"/>
      <w:divBdr>
        <w:top w:val="none" w:sz="0" w:space="0" w:color="auto"/>
        <w:left w:val="none" w:sz="0" w:space="0" w:color="auto"/>
        <w:bottom w:val="none" w:sz="0" w:space="0" w:color="auto"/>
        <w:right w:val="none" w:sz="0" w:space="0" w:color="auto"/>
      </w:divBdr>
      <w:divsChild>
        <w:div w:id="1548834990">
          <w:marLeft w:val="0"/>
          <w:marRight w:val="0"/>
          <w:marTop w:val="480"/>
          <w:marBottom w:val="150"/>
          <w:divBdr>
            <w:top w:val="none" w:sz="0" w:space="0" w:color="auto"/>
            <w:left w:val="none" w:sz="0" w:space="0" w:color="auto"/>
            <w:bottom w:val="none" w:sz="0" w:space="0" w:color="auto"/>
            <w:right w:val="none" w:sz="0" w:space="0" w:color="auto"/>
          </w:divBdr>
          <w:divsChild>
            <w:div w:id="963659239">
              <w:marLeft w:val="0"/>
              <w:marRight w:val="0"/>
              <w:marTop w:val="0"/>
              <w:marBottom w:val="360"/>
              <w:divBdr>
                <w:top w:val="single" w:sz="6" w:space="0" w:color="C0C0C0"/>
                <w:left w:val="single" w:sz="6" w:space="0" w:color="C0C0C0"/>
                <w:bottom w:val="single" w:sz="6" w:space="0" w:color="C0C0C0"/>
                <w:right w:val="single" w:sz="6" w:space="0" w:color="C0C0C0"/>
              </w:divBdr>
            </w:div>
            <w:div w:id="1502045570">
              <w:marLeft w:val="0"/>
              <w:marRight w:val="0"/>
              <w:marTop w:val="0"/>
              <w:marBottom w:val="360"/>
              <w:divBdr>
                <w:top w:val="single" w:sz="6" w:space="0" w:color="C0C0C0"/>
                <w:left w:val="single" w:sz="6" w:space="0" w:color="C0C0C0"/>
                <w:bottom w:val="single" w:sz="6" w:space="0" w:color="C0C0C0"/>
                <w:right w:val="single" w:sz="6" w:space="0" w:color="C0C0C0"/>
              </w:divBdr>
            </w:div>
            <w:div w:id="1860922362">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sChild>
    </w:div>
    <w:div w:id="673848910">
      <w:bodyDiv w:val="1"/>
      <w:marLeft w:val="0"/>
      <w:marRight w:val="0"/>
      <w:marTop w:val="0"/>
      <w:marBottom w:val="0"/>
      <w:divBdr>
        <w:top w:val="none" w:sz="0" w:space="0" w:color="auto"/>
        <w:left w:val="none" w:sz="0" w:space="0" w:color="auto"/>
        <w:bottom w:val="none" w:sz="0" w:space="0" w:color="auto"/>
        <w:right w:val="none" w:sz="0" w:space="0" w:color="auto"/>
      </w:divBdr>
      <w:divsChild>
        <w:div w:id="1347369330">
          <w:marLeft w:val="0"/>
          <w:marRight w:val="0"/>
          <w:marTop w:val="0"/>
          <w:marBottom w:val="120"/>
          <w:divBdr>
            <w:top w:val="single" w:sz="6" w:space="8" w:color="D5DDC6"/>
            <w:left w:val="single" w:sz="6" w:space="0" w:color="D5DDC6"/>
            <w:bottom w:val="single" w:sz="6" w:space="12" w:color="D5DDC6"/>
            <w:right w:val="single" w:sz="6" w:space="0" w:color="D5DDC6"/>
          </w:divBdr>
          <w:divsChild>
            <w:div w:id="1602178432">
              <w:marLeft w:val="0"/>
              <w:marRight w:val="0"/>
              <w:marTop w:val="120"/>
              <w:marBottom w:val="120"/>
              <w:divBdr>
                <w:top w:val="none" w:sz="0" w:space="0" w:color="auto"/>
                <w:left w:val="none" w:sz="0" w:space="0" w:color="auto"/>
                <w:bottom w:val="none" w:sz="0" w:space="0" w:color="auto"/>
                <w:right w:val="none" w:sz="0" w:space="0" w:color="auto"/>
              </w:divBdr>
            </w:div>
          </w:divsChild>
        </w:div>
        <w:div w:id="1945112298">
          <w:marLeft w:val="0"/>
          <w:marRight w:val="0"/>
          <w:marTop w:val="0"/>
          <w:marBottom w:val="120"/>
          <w:divBdr>
            <w:top w:val="single" w:sz="6" w:space="8" w:color="D5DDC6"/>
            <w:left w:val="single" w:sz="6" w:space="0" w:color="D5DDC6"/>
            <w:bottom w:val="single" w:sz="6" w:space="12" w:color="D5DDC6"/>
            <w:right w:val="single" w:sz="6" w:space="0" w:color="D5DDC6"/>
          </w:divBdr>
          <w:divsChild>
            <w:div w:id="244384758">
              <w:marLeft w:val="0"/>
              <w:marRight w:val="0"/>
              <w:marTop w:val="120"/>
              <w:marBottom w:val="120"/>
              <w:divBdr>
                <w:top w:val="none" w:sz="0" w:space="0" w:color="auto"/>
                <w:left w:val="none" w:sz="0" w:space="0" w:color="auto"/>
                <w:bottom w:val="none" w:sz="0" w:space="0" w:color="auto"/>
                <w:right w:val="none" w:sz="0" w:space="0" w:color="auto"/>
              </w:divBdr>
            </w:div>
          </w:divsChild>
        </w:div>
        <w:div w:id="2011519801">
          <w:marLeft w:val="0"/>
          <w:marRight w:val="0"/>
          <w:marTop w:val="0"/>
          <w:marBottom w:val="120"/>
          <w:divBdr>
            <w:top w:val="single" w:sz="6" w:space="8" w:color="D5DDC6"/>
            <w:left w:val="single" w:sz="6" w:space="0" w:color="D5DDC6"/>
            <w:bottom w:val="single" w:sz="6" w:space="12" w:color="D5DDC6"/>
            <w:right w:val="single" w:sz="6" w:space="0" w:color="D5DDC6"/>
          </w:divBdr>
          <w:divsChild>
            <w:div w:id="15935156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6076923">
      <w:bodyDiv w:val="1"/>
      <w:marLeft w:val="0"/>
      <w:marRight w:val="0"/>
      <w:marTop w:val="0"/>
      <w:marBottom w:val="0"/>
      <w:divBdr>
        <w:top w:val="none" w:sz="0" w:space="0" w:color="auto"/>
        <w:left w:val="none" w:sz="0" w:space="0" w:color="auto"/>
        <w:bottom w:val="none" w:sz="0" w:space="0" w:color="auto"/>
        <w:right w:val="none" w:sz="0" w:space="0" w:color="auto"/>
      </w:divBdr>
      <w:divsChild>
        <w:div w:id="390470778">
          <w:marLeft w:val="0"/>
          <w:marRight w:val="0"/>
          <w:marTop w:val="0"/>
          <w:marBottom w:val="120"/>
          <w:divBdr>
            <w:top w:val="single" w:sz="6" w:space="8" w:color="D5DDC6"/>
            <w:left w:val="single" w:sz="6" w:space="0" w:color="D5DDC6"/>
            <w:bottom w:val="single" w:sz="6" w:space="12" w:color="D5DDC6"/>
            <w:right w:val="single" w:sz="6" w:space="0" w:color="D5DDC6"/>
          </w:divBdr>
          <w:divsChild>
            <w:div w:id="1366364515">
              <w:marLeft w:val="0"/>
              <w:marRight w:val="0"/>
              <w:marTop w:val="120"/>
              <w:marBottom w:val="120"/>
              <w:divBdr>
                <w:top w:val="none" w:sz="0" w:space="0" w:color="auto"/>
                <w:left w:val="none" w:sz="0" w:space="0" w:color="auto"/>
                <w:bottom w:val="none" w:sz="0" w:space="0" w:color="auto"/>
                <w:right w:val="none" w:sz="0" w:space="0" w:color="auto"/>
              </w:divBdr>
            </w:div>
          </w:divsChild>
        </w:div>
        <w:div w:id="704140935">
          <w:marLeft w:val="0"/>
          <w:marRight w:val="0"/>
          <w:marTop w:val="0"/>
          <w:marBottom w:val="120"/>
          <w:divBdr>
            <w:top w:val="single" w:sz="6" w:space="8" w:color="D5DDC6"/>
            <w:left w:val="single" w:sz="6" w:space="0" w:color="D5DDC6"/>
            <w:bottom w:val="single" w:sz="6" w:space="12" w:color="D5DDC6"/>
            <w:right w:val="single" w:sz="6" w:space="0" w:color="D5DDC6"/>
          </w:divBdr>
          <w:divsChild>
            <w:div w:id="1455715254">
              <w:marLeft w:val="0"/>
              <w:marRight w:val="0"/>
              <w:marTop w:val="120"/>
              <w:marBottom w:val="120"/>
              <w:divBdr>
                <w:top w:val="none" w:sz="0" w:space="0" w:color="auto"/>
                <w:left w:val="none" w:sz="0" w:space="0" w:color="auto"/>
                <w:bottom w:val="none" w:sz="0" w:space="0" w:color="auto"/>
                <w:right w:val="none" w:sz="0" w:space="0" w:color="auto"/>
              </w:divBdr>
            </w:div>
          </w:divsChild>
        </w:div>
        <w:div w:id="945119440">
          <w:marLeft w:val="0"/>
          <w:marRight w:val="0"/>
          <w:marTop w:val="0"/>
          <w:marBottom w:val="120"/>
          <w:divBdr>
            <w:top w:val="single" w:sz="6" w:space="8" w:color="D5DDC6"/>
            <w:left w:val="single" w:sz="6" w:space="0" w:color="D5DDC6"/>
            <w:bottom w:val="single" w:sz="6" w:space="12" w:color="D5DDC6"/>
            <w:right w:val="single" w:sz="6" w:space="0" w:color="D5DDC6"/>
          </w:divBdr>
          <w:divsChild>
            <w:div w:id="19867265">
              <w:marLeft w:val="0"/>
              <w:marRight w:val="0"/>
              <w:marTop w:val="120"/>
              <w:marBottom w:val="120"/>
              <w:divBdr>
                <w:top w:val="none" w:sz="0" w:space="0" w:color="auto"/>
                <w:left w:val="none" w:sz="0" w:space="0" w:color="auto"/>
                <w:bottom w:val="none" w:sz="0" w:space="0" w:color="auto"/>
                <w:right w:val="none" w:sz="0" w:space="0" w:color="auto"/>
              </w:divBdr>
            </w:div>
          </w:divsChild>
        </w:div>
        <w:div w:id="2028487009">
          <w:marLeft w:val="0"/>
          <w:marRight w:val="0"/>
          <w:marTop w:val="0"/>
          <w:marBottom w:val="120"/>
          <w:divBdr>
            <w:top w:val="single" w:sz="6" w:space="8" w:color="D5DDC6"/>
            <w:left w:val="single" w:sz="6" w:space="0" w:color="D5DDC6"/>
            <w:bottom w:val="single" w:sz="6" w:space="12" w:color="D5DDC6"/>
            <w:right w:val="single" w:sz="6" w:space="0" w:color="D5DDC6"/>
          </w:divBdr>
          <w:divsChild>
            <w:div w:id="234708408">
              <w:marLeft w:val="0"/>
              <w:marRight w:val="0"/>
              <w:marTop w:val="120"/>
              <w:marBottom w:val="120"/>
              <w:divBdr>
                <w:top w:val="none" w:sz="0" w:space="0" w:color="auto"/>
                <w:left w:val="none" w:sz="0" w:space="0" w:color="auto"/>
                <w:bottom w:val="none" w:sz="0" w:space="0" w:color="auto"/>
                <w:right w:val="none" w:sz="0" w:space="0" w:color="auto"/>
              </w:divBdr>
            </w:div>
          </w:divsChild>
        </w:div>
        <w:div w:id="2126999868">
          <w:marLeft w:val="0"/>
          <w:marRight w:val="0"/>
          <w:marTop w:val="0"/>
          <w:marBottom w:val="120"/>
          <w:divBdr>
            <w:top w:val="single" w:sz="6" w:space="8" w:color="D5DDC6"/>
            <w:left w:val="single" w:sz="6" w:space="0" w:color="D5DDC6"/>
            <w:bottom w:val="single" w:sz="6" w:space="12" w:color="D5DDC6"/>
            <w:right w:val="single" w:sz="6" w:space="0" w:color="D5DDC6"/>
          </w:divBdr>
          <w:divsChild>
            <w:div w:id="21121241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16466692">
      <w:bodyDiv w:val="1"/>
      <w:marLeft w:val="0"/>
      <w:marRight w:val="0"/>
      <w:marTop w:val="0"/>
      <w:marBottom w:val="0"/>
      <w:divBdr>
        <w:top w:val="none" w:sz="0" w:space="0" w:color="auto"/>
        <w:left w:val="none" w:sz="0" w:space="0" w:color="auto"/>
        <w:bottom w:val="none" w:sz="0" w:space="0" w:color="auto"/>
        <w:right w:val="none" w:sz="0" w:space="0" w:color="auto"/>
      </w:divBdr>
    </w:div>
    <w:div w:id="753429153">
      <w:bodyDiv w:val="1"/>
      <w:marLeft w:val="0"/>
      <w:marRight w:val="0"/>
      <w:marTop w:val="0"/>
      <w:marBottom w:val="0"/>
      <w:divBdr>
        <w:top w:val="none" w:sz="0" w:space="0" w:color="auto"/>
        <w:left w:val="none" w:sz="0" w:space="0" w:color="auto"/>
        <w:bottom w:val="none" w:sz="0" w:space="0" w:color="auto"/>
        <w:right w:val="none" w:sz="0" w:space="0" w:color="auto"/>
      </w:divBdr>
      <w:divsChild>
        <w:div w:id="413671657">
          <w:marLeft w:val="0"/>
          <w:marRight w:val="0"/>
          <w:marTop w:val="0"/>
          <w:marBottom w:val="120"/>
          <w:divBdr>
            <w:top w:val="single" w:sz="6" w:space="8" w:color="D5DDC6"/>
            <w:left w:val="single" w:sz="6" w:space="0" w:color="D5DDC6"/>
            <w:bottom w:val="single" w:sz="6" w:space="12" w:color="D5DDC6"/>
            <w:right w:val="single" w:sz="6" w:space="0" w:color="D5DDC6"/>
          </w:divBdr>
          <w:divsChild>
            <w:div w:id="1166089846">
              <w:marLeft w:val="0"/>
              <w:marRight w:val="0"/>
              <w:marTop w:val="120"/>
              <w:marBottom w:val="120"/>
              <w:divBdr>
                <w:top w:val="none" w:sz="0" w:space="0" w:color="auto"/>
                <w:left w:val="none" w:sz="0" w:space="0" w:color="auto"/>
                <w:bottom w:val="none" w:sz="0" w:space="0" w:color="auto"/>
                <w:right w:val="none" w:sz="0" w:space="0" w:color="auto"/>
              </w:divBdr>
            </w:div>
          </w:divsChild>
        </w:div>
        <w:div w:id="686831482">
          <w:marLeft w:val="0"/>
          <w:marRight w:val="0"/>
          <w:marTop w:val="0"/>
          <w:marBottom w:val="120"/>
          <w:divBdr>
            <w:top w:val="single" w:sz="6" w:space="8" w:color="D5DDC6"/>
            <w:left w:val="single" w:sz="6" w:space="0" w:color="D5DDC6"/>
            <w:bottom w:val="single" w:sz="6" w:space="12" w:color="D5DDC6"/>
            <w:right w:val="single" w:sz="6" w:space="0" w:color="D5DDC6"/>
          </w:divBdr>
          <w:divsChild>
            <w:div w:id="730151998">
              <w:marLeft w:val="0"/>
              <w:marRight w:val="0"/>
              <w:marTop w:val="120"/>
              <w:marBottom w:val="120"/>
              <w:divBdr>
                <w:top w:val="none" w:sz="0" w:space="0" w:color="auto"/>
                <w:left w:val="none" w:sz="0" w:space="0" w:color="auto"/>
                <w:bottom w:val="none" w:sz="0" w:space="0" w:color="auto"/>
                <w:right w:val="none" w:sz="0" w:space="0" w:color="auto"/>
              </w:divBdr>
            </w:div>
          </w:divsChild>
        </w:div>
        <w:div w:id="918053633">
          <w:marLeft w:val="150"/>
          <w:marRight w:val="0"/>
          <w:marTop w:val="0"/>
          <w:marBottom w:val="0"/>
          <w:divBdr>
            <w:top w:val="single" w:sz="6" w:space="0" w:color="FFC0CB"/>
            <w:left w:val="single" w:sz="6" w:space="1" w:color="FFC0CB"/>
            <w:bottom w:val="single" w:sz="6" w:space="1" w:color="FFC0CB"/>
            <w:right w:val="single" w:sz="6" w:space="1" w:color="FFC0CB"/>
          </w:divBdr>
        </w:div>
        <w:div w:id="987513647">
          <w:marLeft w:val="0"/>
          <w:marRight w:val="0"/>
          <w:marTop w:val="0"/>
          <w:marBottom w:val="120"/>
          <w:divBdr>
            <w:top w:val="single" w:sz="6" w:space="8" w:color="D5DDC6"/>
            <w:left w:val="single" w:sz="6" w:space="0" w:color="D5DDC6"/>
            <w:bottom w:val="single" w:sz="6" w:space="12" w:color="D5DDC6"/>
            <w:right w:val="single" w:sz="6" w:space="0" w:color="D5DDC6"/>
          </w:divBdr>
          <w:divsChild>
            <w:div w:id="311756382">
              <w:marLeft w:val="0"/>
              <w:marRight w:val="0"/>
              <w:marTop w:val="120"/>
              <w:marBottom w:val="120"/>
              <w:divBdr>
                <w:top w:val="none" w:sz="0" w:space="0" w:color="auto"/>
                <w:left w:val="none" w:sz="0" w:space="0" w:color="auto"/>
                <w:bottom w:val="none" w:sz="0" w:space="0" w:color="auto"/>
                <w:right w:val="none" w:sz="0" w:space="0" w:color="auto"/>
              </w:divBdr>
            </w:div>
          </w:divsChild>
        </w:div>
        <w:div w:id="1056316019">
          <w:marLeft w:val="0"/>
          <w:marRight w:val="0"/>
          <w:marTop w:val="0"/>
          <w:marBottom w:val="120"/>
          <w:divBdr>
            <w:top w:val="single" w:sz="6" w:space="8" w:color="D5DDC6"/>
            <w:left w:val="single" w:sz="6" w:space="0" w:color="D5DDC6"/>
            <w:bottom w:val="single" w:sz="6" w:space="12" w:color="D5DDC6"/>
            <w:right w:val="single" w:sz="6" w:space="0" w:color="D5DDC6"/>
          </w:divBdr>
          <w:divsChild>
            <w:div w:id="1876653986">
              <w:marLeft w:val="0"/>
              <w:marRight w:val="0"/>
              <w:marTop w:val="120"/>
              <w:marBottom w:val="120"/>
              <w:divBdr>
                <w:top w:val="none" w:sz="0" w:space="0" w:color="auto"/>
                <w:left w:val="none" w:sz="0" w:space="0" w:color="auto"/>
                <w:bottom w:val="none" w:sz="0" w:space="0" w:color="auto"/>
                <w:right w:val="none" w:sz="0" w:space="0" w:color="auto"/>
              </w:divBdr>
            </w:div>
          </w:divsChild>
        </w:div>
        <w:div w:id="1129394268">
          <w:marLeft w:val="0"/>
          <w:marRight w:val="0"/>
          <w:marTop w:val="0"/>
          <w:marBottom w:val="120"/>
          <w:divBdr>
            <w:top w:val="single" w:sz="6" w:space="8" w:color="D5DDC6"/>
            <w:left w:val="single" w:sz="6" w:space="0" w:color="D5DDC6"/>
            <w:bottom w:val="single" w:sz="6" w:space="12" w:color="D5DDC6"/>
            <w:right w:val="single" w:sz="6" w:space="0" w:color="D5DDC6"/>
          </w:divBdr>
          <w:divsChild>
            <w:div w:id="1708673851">
              <w:marLeft w:val="0"/>
              <w:marRight w:val="0"/>
              <w:marTop w:val="120"/>
              <w:marBottom w:val="120"/>
              <w:divBdr>
                <w:top w:val="none" w:sz="0" w:space="0" w:color="auto"/>
                <w:left w:val="none" w:sz="0" w:space="0" w:color="auto"/>
                <w:bottom w:val="none" w:sz="0" w:space="0" w:color="auto"/>
                <w:right w:val="none" w:sz="0" w:space="0" w:color="auto"/>
              </w:divBdr>
            </w:div>
          </w:divsChild>
        </w:div>
        <w:div w:id="1456674659">
          <w:marLeft w:val="0"/>
          <w:marRight w:val="0"/>
          <w:marTop w:val="0"/>
          <w:marBottom w:val="120"/>
          <w:divBdr>
            <w:top w:val="single" w:sz="6" w:space="8" w:color="D5DDC6"/>
            <w:left w:val="single" w:sz="6" w:space="0" w:color="D5DDC6"/>
            <w:bottom w:val="single" w:sz="6" w:space="12" w:color="D5DDC6"/>
            <w:right w:val="single" w:sz="6" w:space="0" w:color="D5DDC6"/>
          </w:divBdr>
          <w:divsChild>
            <w:div w:id="619334700">
              <w:marLeft w:val="0"/>
              <w:marRight w:val="0"/>
              <w:marTop w:val="120"/>
              <w:marBottom w:val="120"/>
              <w:divBdr>
                <w:top w:val="none" w:sz="0" w:space="0" w:color="auto"/>
                <w:left w:val="none" w:sz="0" w:space="0" w:color="auto"/>
                <w:bottom w:val="none" w:sz="0" w:space="0" w:color="auto"/>
                <w:right w:val="none" w:sz="0" w:space="0" w:color="auto"/>
              </w:divBdr>
            </w:div>
          </w:divsChild>
        </w:div>
        <w:div w:id="1519544759">
          <w:marLeft w:val="0"/>
          <w:marRight w:val="0"/>
          <w:marTop w:val="0"/>
          <w:marBottom w:val="120"/>
          <w:divBdr>
            <w:top w:val="single" w:sz="6" w:space="8" w:color="D5DDC6"/>
            <w:left w:val="single" w:sz="6" w:space="0" w:color="D5DDC6"/>
            <w:bottom w:val="single" w:sz="6" w:space="12" w:color="D5DDC6"/>
            <w:right w:val="single" w:sz="6" w:space="0" w:color="D5DDC6"/>
          </w:divBdr>
          <w:divsChild>
            <w:div w:id="9780119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60300247">
      <w:bodyDiv w:val="1"/>
      <w:marLeft w:val="0"/>
      <w:marRight w:val="0"/>
      <w:marTop w:val="0"/>
      <w:marBottom w:val="0"/>
      <w:divBdr>
        <w:top w:val="none" w:sz="0" w:space="0" w:color="auto"/>
        <w:left w:val="none" w:sz="0" w:space="0" w:color="auto"/>
        <w:bottom w:val="none" w:sz="0" w:space="0" w:color="auto"/>
        <w:right w:val="none" w:sz="0" w:space="0" w:color="auto"/>
      </w:divBdr>
    </w:div>
    <w:div w:id="764113412">
      <w:bodyDiv w:val="1"/>
      <w:marLeft w:val="0"/>
      <w:marRight w:val="0"/>
      <w:marTop w:val="0"/>
      <w:marBottom w:val="0"/>
      <w:divBdr>
        <w:top w:val="none" w:sz="0" w:space="0" w:color="auto"/>
        <w:left w:val="none" w:sz="0" w:space="0" w:color="auto"/>
        <w:bottom w:val="none" w:sz="0" w:space="0" w:color="auto"/>
        <w:right w:val="none" w:sz="0" w:space="0" w:color="auto"/>
      </w:divBdr>
      <w:divsChild>
        <w:div w:id="85927461">
          <w:marLeft w:val="0"/>
          <w:marRight w:val="0"/>
          <w:marTop w:val="0"/>
          <w:marBottom w:val="120"/>
          <w:divBdr>
            <w:top w:val="single" w:sz="6" w:space="8" w:color="D5DDC6"/>
            <w:left w:val="single" w:sz="6" w:space="0" w:color="D5DDC6"/>
            <w:bottom w:val="single" w:sz="6" w:space="12" w:color="D5DDC6"/>
            <w:right w:val="single" w:sz="6" w:space="0" w:color="D5DDC6"/>
          </w:divBdr>
          <w:divsChild>
            <w:div w:id="2140024895">
              <w:marLeft w:val="0"/>
              <w:marRight w:val="0"/>
              <w:marTop w:val="120"/>
              <w:marBottom w:val="120"/>
              <w:divBdr>
                <w:top w:val="none" w:sz="0" w:space="0" w:color="auto"/>
                <w:left w:val="none" w:sz="0" w:space="0" w:color="auto"/>
                <w:bottom w:val="none" w:sz="0" w:space="0" w:color="auto"/>
                <w:right w:val="none" w:sz="0" w:space="0" w:color="auto"/>
              </w:divBdr>
            </w:div>
          </w:divsChild>
        </w:div>
        <w:div w:id="656347968">
          <w:marLeft w:val="0"/>
          <w:marRight w:val="0"/>
          <w:marTop w:val="0"/>
          <w:marBottom w:val="120"/>
          <w:divBdr>
            <w:top w:val="single" w:sz="6" w:space="8" w:color="D5DDC6"/>
            <w:left w:val="single" w:sz="6" w:space="0" w:color="D5DDC6"/>
            <w:bottom w:val="single" w:sz="6" w:space="12" w:color="D5DDC6"/>
            <w:right w:val="single" w:sz="6" w:space="0" w:color="D5DDC6"/>
          </w:divBdr>
          <w:divsChild>
            <w:div w:id="263146939">
              <w:marLeft w:val="0"/>
              <w:marRight w:val="0"/>
              <w:marTop w:val="120"/>
              <w:marBottom w:val="120"/>
              <w:divBdr>
                <w:top w:val="none" w:sz="0" w:space="0" w:color="auto"/>
                <w:left w:val="none" w:sz="0" w:space="0" w:color="auto"/>
                <w:bottom w:val="none" w:sz="0" w:space="0" w:color="auto"/>
                <w:right w:val="none" w:sz="0" w:space="0" w:color="auto"/>
              </w:divBdr>
            </w:div>
          </w:divsChild>
        </w:div>
        <w:div w:id="789128535">
          <w:marLeft w:val="0"/>
          <w:marRight w:val="0"/>
          <w:marTop w:val="150"/>
          <w:marBottom w:val="150"/>
          <w:divBdr>
            <w:top w:val="none" w:sz="0" w:space="0" w:color="auto"/>
            <w:left w:val="none" w:sz="0" w:space="0" w:color="auto"/>
            <w:bottom w:val="none" w:sz="0" w:space="0" w:color="auto"/>
            <w:right w:val="none" w:sz="0" w:space="0" w:color="auto"/>
          </w:divBdr>
          <w:divsChild>
            <w:div w:id="1481775624">
              <w:marLeft w:val="0"/>
              <w:marRight w:val="0"/>
              <w:marTop w:val="0"/>
              <w:marBottom w:val="0"/>
              <w:divBdr>
                <w:top w:val="none" w:sz="0" w:space="0" w:color="auto"/>
                <w:left w:val="none" w:sz="0" w:space="0" w:color="auto"/>
                <w:bottom w:val="none" w:sz="0" w:space="0" w:color="auto"/>
                <w:right w:val="none" w:sz="0" w:space="0" w:color="auto"/>
              </w:divBdr>
            </w:div>
          </w:divsChild>
        </w:div>
        <w:div w:id="861091730">
          <w:marLeft w:val="0"/>
          <w:marRight w:val="0"/>
          <w:marTop w:val="0"/>
          <w:marBottom w:val="120"/>
          <w:divBdr>
            <w:top w:val="single" w:sz="6" w:space="8" w:color="D5DDC6"/>
            <w:left w:val="single" w:sz="6" w:space="0" w:color="D5DDC6"/>
            <w:bottom w:val="single" w:sz="6" w:space="12" w:color="D5DDC6"/>
            <w:right w:val="single" w:sz="6" w:space="0" w:color="D5DDC6"/>
          </w:divBdr>
          <w:divsChild>
            <w:div w:id="95293819">
              <w:marLeft w:val="0"/>
              <w:marRight w:val="0"/>
              <w:marTop w:val="120"/>
              <w:marBottom w:val="120"/>
              <w:divBdr>
                <w:top w:val="none" w:sz="0" w:space="0" w:color="auto"/>
                <w:left w:val="none" w:sz="0" w:space="0" w:color="auto"/>
                <w:bottom w:val="none" w:sz="0" w:space="0" w:color="auto"/>
                <w:right w:val="none" w:sz="0" w:space="0" w:color="auto"/>
              </w:divBdr>
            </w:div>
          </w:divsChild>
        </w:div>
        <w:div w:id="864950084">
          <w:marLeft w:val="0"/>
          <w:marRight w:val="0"/>
          <w:marTop w:val="0"/>
          <w:marBottom w:val="120"/>
          <w:divBdr>
            <w:top w:val="single" w:sz="6" w:space="8" w:color="D5DDC6"/>
            <w:left w:val="single" w:sz="6" w:space="0" w:color="D5DDC6"/>
            <w:bottom w:val="single" w:sz="6" w:space="12" w:color="D5DDC6"/>
            <w:right w:val="single" w:sz="6" w:space="0" w:color="D5DDC6"/>
          </w:divBdr>
          <w:divsChild>
            <w:div w:id="32390566">
              <w:marLeft w:val="0"/>
              <w:marRight w:val="0"/>
              <w:marTop w:val="120"/>
              <w:marBottom w:val="120"/>
              <w:divBdr>
                <w:top w:val="none" w:sz="0" w:space="0" w:color="auto"/>
                <w:left w:val="none" w:sz="0" w:space="0" w:color="auto"/>
                <w:bottom w:val="none" w:sz="0" w:space="0" w:color="auto"/>
                <w:right w:val="none" w:sz="0" w:space="0" w:color="auto"/>
              </w:divBdr>
            </w:div>
          </w:divsChild>
        </w:div>
        <w:div w:id="1180509199">
          <w:marLeft w:val="0"/>
          <w:marRight w:val="0"/>
          <w:marTop w:val="0"/>
          <w:marBottom w:val="120"/>
          <w:divBdr>
            <w:top w:val="single" w:sz="6" w:space="8" w:color="D5DDC6"/>
            <w:left w:val="single" w:sz="6" w:space="0" w:color="D5DDC6"/>
            <w:bottom w:val="single" w:sz="6" w:space="12" w:color="D5DDC6"/>
            <w:right w:val="single" w:sz="6" w:space="0" w:color="D5DDC6"/>
          </w:divBdr>
          <w:divsChild>
            <w:div w:id="558631401">
              <w:marLeft w:val="0"/>
              <w:marRight w:val="0"/>
              <w:marTop w:val="120"/>
              <w:marBottom w:val="120"/>
              <w:divBdr>
                <w:top w:val="none" w:sz="0" w:space="0" w:color="auto"/>
                <w:left w:val="none" w:sz="0" w:space="0" w:color="auto"/>
                <w:bottom w:val="none" w:sz="0" w:space="0" w:color="auto"/>
                <w:right w:val="none" w:sz="0" w:space="0" w:color="auto"/>
              </w:divBdr>
            </w:div>
          </w:divsChild>
        </w:div>
        <w:div w:id="1268537512">
          <w:marLeft w:val="0"/>
          <w:marRight w:val="0"/>
          <w:marTop w:val="0"/>
          <w:marBottom w:val="120"/>
          <w:divBdr>
            <w:top w:val="single" w:sz="6" w:space="8" w:color="D5DDC6"/>
            <w:left w:val="single" w:sz="6" w:space="0" w:color="D5DDC6"/>
            <w:bottom w:val="single" w:sz="6" w:space="12" w:color="D5DDC6"/>
            <w:right w:val="single" w:sz="6" w:space="0" w:color="D5DDC6"/>
          </w:divBdr>
          <w:divsChild>
            <w:div w:id="264122200">
              <w:marLeft w:val="0"/>
              <w:marRight w:val="0"/>
              <w:marTop w:val="120"/>
              <w:marBottom w:val="120"/>
              <w:divBdr>
                <w:top w:val="none" w:sz="0" w:space="0" w:color="auto"/>
                <w:left w:val="none" w:sz="0" w:space="0" w:color="auto"/>
                <w:bottom w:val="none" w:sz="0" w:space="0" w:color="auto"/>
                <w:right w:val="none" w:sz="0" w:space="0" w:color="auto"/>
              </w:divBdr>
            </w:div>
          </w:divsChild>
        </w:div>
        <w:div w:id="1455059962">
          <w:marLeft w:val="0"/>
          <w:marRight w:val="0"/>
          <w:marTop w:val="0"/>
          <w:marBottom w:val="120"/>
          <w:divBdr>
            <w:top w:val="single" w:sz="6" w:space="8" w:color="D5DDC6"/>
            <w:left w:val="single" w:sz="6" w:space="0" w:color="D5DDC6"/>
            <w:bottom w:val="single" w:sz="6" w:space="12" w:color="D5DDC6"/>
            <w:right w:val="single" w:sz="6" w:space="0" w:color="D5DDC6"/>
          </w:divBdr>
          <w:divsChild>
            <w:div w:id="937256716">
              <w:marLeft w:val="0"/>
              <w:marRight w:val="0"/>
              <w:marTop w:val="120"/>
              <w:marBottom w:val="120"/>
              <w:divBdr>
                <w:top w:val="none" w:sz="0" w:space="0" w:color="auto"/>
                <w:left w:val="none" w:sz="0" w:space="0" w:color="auto"/>
                <w:bottom w:val="none" w:sz="0" w:space="0" w:color="auto"/>
                <w:right w:val="none" w:sz="0" w:space="0" w:color="auto"/>
              </w:divBdr>
            </w:div>
          </w:divsChild>
        </w:div>
        <w:div w:id="1535146894">
          <w:marLeft w:val="0"/>
          <w:marRight w:val="0"/>
          <w:marTop w:val="0"/>
          <w:marBottom w:val="120"/>
          <w:divBdr>
            <w:top w:val="single" w:sz="6" w:space="8" w:color="D5DDC6"/>
            <w:left w:val="single" w:sz="6" w:space="0" w:color="D5DDC6"/>
            <w:bottom w:val="single" w:sz="6" w:space="12" w:color="D5DDC6"/>
            <w:right w:val="single" w:sz="6" w:space="0" w:color="D5DDC6"/>
          </w:divBdr>
          <w:divsChild>
            <w:div w:id="644284835">
              <w:marLeft w:val="0"/>
              <w:marRight w:val="0"/>
              <w:marTop w:val="120"/>
              <w:marBottom w:val="120"/>
              <w:divBdr>
                <w:top w:val="none" w:sz="0" w:space="0" w:color="auto"/>
                <w:left w:val="none" w:sz="0" w:space="0" w:color="auto"/>
                <w:bottom w:val="none" w:sz="0" w:space="0" w:color="auto"/>
                <w:right w:val="none" w:sz="0" w:space="0" w:color="auto"/>
              </w:divBdr>
            </w:div>
          </w:divsChild>
        </w:div>
        <w:div w:id="1790707153">
          <w:marLeft w:val="0"/>
          <w:marRight w:val="0"/>
          <w:marTop w:val="0"/>
          <w:marBottom w:val="120"/>
          <w:divBdr>
            <w:top w:val="single" w:sz="6" w:space="8" w:color="D5DDC6"/>
            <w:left w:val="single" w:sz="6" w:space="0" w:color="D5DDC6"/>
            <w:bottom w:val="single" w:sz="6" w:space="12" w:color="D5DDC6"/>
            <w:right w:val="single" w:sz="6" w:space="0" w:color="D5DDC6"/>
          </w:divBdr>
          <w:divsChild>
            <w:div w:id="633828883">
              <w:marLeft w:val="0"/>
              <w:marRight w:val="0"/>
              <w:marTop w:val="120"/>
              <w:marBottom w:val="120"/>
              <w:divBdr>
                <w:top w:val="none" w:sz="0" w:space="0" w:color="auto"/>
                <w:left w:val="none" w:sz="0" w:space="0" w:color="auto"/>
                <w:bottom w:val="none" w:sz="0" w:space="0" w:color="auto"/>
                <w:right w:val="none" w:sz="0" w:space="0" w:color="auto"/>
              </w:divBdr>
            </w:div>
          </w:divsChild>
        </w:div>
        <w:div w:id="1865512085">
          <w:marLeft w:val="0"/>
          <w:marRight w:val="0"/>
          <w:marTop w:val="0"/>
          <w:marBottom w:val="120"/>
          <w:divBdr>
            <w:top w:val="single" w:sz="6" w:space="8" w:color="D5DDC6"/>
            <w:left w:val="single" w:sz="6" w:space="0" w:color="D5DDC6"/>
            <w:bottom w:val="single" w:sz="6" w:space="12" w:color="D5DDC6"/>
            <w:right w:val="single" w:sz="6" w:space="0" w:color="D5DDC6"/>
          </w:divBdr>
          <w:divsChild>
            <w:div w:id="275795025">
              <w:marLeft w:val="0"/>
              <w:marRight w:val="0"/>
              <w:marTop w:val="120"/>
              <w:marBottom w:val="120"/>
              <w:divBdr>
                <w:top w:val="none" w:sz="0" w:space="0" w:color="auto"/>
                <w:left w:val="none" w:sz="0" w:space="0" w:color="auto"/>
                <w:bottom w:val="none" w:sz="0" w:space="0" w:color="auto"/>
                <w:right w:val="none" w:sz="0" w:space="0" w:color="auto"/>
              </w:divBdr>
            </w:div>
          </w:divsChild>
        </w:div>
        <w:div w:id="206097982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794104730">
      <w:bodyDiv w:val="1"/>
      <w:marLeft w:val="0"/>
      <w:marRight w:val="0"/>
      <w:marTop w:val="0"/>
      <w:marBottom w:val="0"/>
      <w:divBdr>
        <w:top w:val="none" w:sz="0" w:space="0" w:color="auto"/>
        <w:left w:val="none" w:sz="0" w:space="0" w:color="auto"/>
        <w:bottom w:val="none" w:sz="0" w:space="0" w:color="auto"/>
        <w:right w:val="none" w:sz="0" w:space="0" w:color="auto"/>
      </w:divBdr>
      <w:divsChild>
        <w:div w:id="628362841">
          <w:marLeft w:val="0"/>
          <w:marRight w:val="0"/>
          <w:marTop w:val="0"/>
          <w:marBottom w:val="120"/>
          <w:divBdr>
            <w:top w:val="single" w:sz="6" w:space="8" w:color="D5DDC6"/>
            <w:left w:val="single" w:sz="6" w:space="0" w:color="D5DDC6"/>
            <w:bottom w:val="single" w:sz="6" w:space="12" w:color="D5DDC6"/>
            <w:right w:val="single" w:sz="6" w:space="0" w:color="D5DDC6"/>
          </w:divBdr>
          <w:divsChild>
            <w:div w:id="222643409">
              <w:marLeft w:val="0"/>
              <w:marRight w:val="0"/>
              <w:marTop w:val="120"/>
              <w:marBottom w:val="120"/>
              <w:divBdr>
                <w:top w:val="none" w:sz="0" w:space="0" w:color="auto"/>
                <w:left w:val="none" w:sz="0" w:space="0" w:color="auto"/>
                <w:bottom w:val="none" w:sz="0" w:space="0" w:color="auto"/>
                <w:right w:val="none" w:sz="0" w:space="0" w:color="auto"/>
              </w:divBdr>
            </w:div>
          </w:divsChild>
        </w:div>
        <w:div w:id="985427306">
          <w:marLeft w:val="0"/>
          <w:marRight w:val="0"/>
          <w:marTop w:val="0"/>
          <w:marBottom w:val="120"/>
          <w:divBdr>
            <w:top w:val="single" w:sz="6" w:space="8" w:color="D5DDC6"/>
            <w:left w:val="single" w:sz="6" w:space="0" w:color="D5DDC6"/>
            <w:bottom w:val="single" w:sz="6" w:space="12" w:color="D5DDC6"/>
            <w:right w:val="single" w:sz="6" w:space="0" w:color="D5DDC6"/>
          </w:divBdr>
          <w:divsChild>
            <w:div w:id="1397127571">
              <w:marLeft w:val="0"/>
              <w:marRight w:val="0"/>
              <w:marTop w:val="120"/>
              <w:marBottom w:val="120"/>
              <w:divBdr>
                <w:top w:val="none" w:sz="0" w:space="0" w:color="auto"/>
                <w:left w:val="none" w:sz="0" w:space="0" w:color="auto"/>
                <w:bottom w:val="none" w:sz="0" w:space="0" w:color="auto"/>
                <w:right w:val="none" w:sz="0" w:space="0" w:color="auto"/>
              </w:divBdr>
            </w:div>
          </w:divsChild>
        </w:div>
        <w:div w:id="1341664072">
          <w:marLeft w:val="150"/>
          <w:marRight w:val="0"/>
          <w:marTop w:val="0"/>
          <w:marBottom w:val="0"/>
          <w:divBdr>
            <w:top w:val="single" w:sz="6" w:space="0" w:color="FFC0CB"/>
            <w:left w:val="single" w:sz="6" w:space="1" w:color="FFC0CB"/>
            <w:bottom w:val="single" w:sz="6" w:space="1" w:color="FFC0CB"/>
            <w:right w:val="single" w:sz="6" w:space="1" w:color="FFC0CB"/>
          </w:divBdr>
        </w:div>
        <w:div w:id="1667249923">
          <w:marLeft w:val="0"/>
          <w:marRight w:val="0"/>
          <w:marTop w:val="0"/>
          <w:marBottom w:val="120"/>
          <w:divBdr>
            <w:top w:val="single" w:sz="6" w:space="8" w:color="D5DDC6"/>
            <w:left w:val="single" w:sz="6" w:space="0" w:color="D5DDC6"/>
            <w:bottom w:val="single" w:sz="6" w:space="12" w:color="D5DDC6"/>
            <w:right w:val="single" w:sz="6" w:space="0" w:color="D5DDC6"/>
          </w:divBdr>
          <w:divsChild>
            <w:div w:id="992567732">
              <w:marLeft w:val="0"/>
              <w:marRight w:val="0"/>
              <w:marTop w:val="120"/>
              <w:marBottom w:val="120"/>
              <w:divBdr>
                <w:top w:val="none" w:sz="0" w:space="0" w:color="auto"/>
                <w:left w:val="none" w:sz="0" w:space="0" w:color="auto"/>
                <w:bottom w:val="none" w:sz="0" w:space="0" w:color="auto"/>
                <w:right w:val="none" w:sz="0" w:space="0" w:color="auto"/>
              </w:divBdr>
            </w:div>
          </w:divsChild>
        </w:div>
        <w:div w:id="1738433436">
          <w:marLeft w:val="0"/>
          <w:marRight w:val="0"/>
          <w:marTop w:val="0"/>
          <w:marBottom w:val="120"/>
          <w:divBdr>
            <w:top w:val="single" w:sz="6" w:space="8" w:color="D5DDC6"/>
            <w:left w:val="single" w:sz="6" w:space="0" w:color="D5DDC6"/>
            <w:bottom w:val="single" w:sz="6" w:space="12" w:color="D5DDC6"/>
            <w:right w:val="single" w:sz="6" w:space="0" w:color="D5DDC6"/>
          </w:divBdr>
          <w:divsChild>
            <w:div w:id="2015254864">
              <w:marLeft w:val="0"/>
              <w:marRight w:val="0"/>
              <w:marTop w:val="120"/>
              <w:marBottom w:val="120"/>
              <w:divBdr>
                <w:top w:val="none" w:sz="0" w:space="0" w:color="auto"/>
                <w:left w:val="none" w:sz="0" w:space="0" w:color="auto"/>
                <w:bottom w:val="none" w:sz="0" w:space="0" w:color="auto"/>
                <w:right w:val="none" w:sz="0" w:space="0" w:color="auto"/>
              </w:divBdr>
            </w:div>
          </w:divsChild>
        </w:div>
        <w:div w:id="1865513099">
          <w:marLeft w:val="0"/>
          <w:marRight w:val="0"/>
          <w:marTop w:val="0"/>
          <w:marBottom w:val="120"/>
          <w:divBdr>
            <w:top w:val="single" w:sz="6" w:space="8" w:color="D5DDC6"/>
            <w:left w:val="single" w:sz="6" w:space="0" w:color="D5DDC6"/>
            <w:bottom w:val="single" w:sz="6" w:space="12" w:color="D5DDC6"/>
            <w:right w:val="single" w:sz="6" w:space="0" w:color="D5DDC6"/>
          </w:divBdr>
          <w:divsChild>
            <w:div w:id="803041641">
              <w:marLeft w:val="0"/>
              <w:marRight w:val="0"/>
              <w:marTop w:val="120"/>
              <w:marBottom w:val="120"/>
              <w:divBdr>
                <w:top w:val="none" w:sz="0" w:space="0" w:color="auto"/>
                <w:left w:val="none" w:sz="0" w:space="0" w:color="auto"/>
                <w:bottom w:val="none" w:sz="0" w:space="0" w:color="auto"/>
                <w:right w:val="none" w:sz="0" w:space="0" w:color="auto"/>
              </w:divBdr>
            </w:div>
          </w:divsChild>
        </w:div>
        <w:div w:id="2014717483">
          <w:marLeft w:val="0"/>
          <w:marRight w:val="0"/>
          <w:marTop w:val="0"/>
          <w:marBottom w:val="120"/>
          <w:divBdr>
            <w:top w:val="single" w:sz="6" w:space="8" w:color="D5DDC6"/>
            <w:left w:val="single" w:sz="6" w:space="0" w:color="D5DDC6"/>
            <w:bottom w:val="single" w:sz="6" w:space="12" w:color="D5DDC6"/>
            <w:right w:val="single" w:sz="6" w:space="0" w:color="D5DDC6"/>
          </w:divBdr>
          <w:divsChild>
            <w:div w:id="18174564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11558189">
      <w:bodyDiv w:val="1"/>
      <w:marLeft w:val="0"/>
      <w:marRight w:val="0"/>
      <w:marTop w:val="0"/>
      <w:marBottom w:val="0"/>
      <w:divBdr>
        <w:top w:val="none" w:sz="0" w:space="0" w:color="auto"/>
        <w:left w:val="none" w:sz="0" w:space="0" w:color="auto"/>
        <w:bottom w:val="none" w:sz="0" w:space="0" w:color="auto"/>
        <w:right w:val="none" w:sz="0" w:space="0" w:color="auto"/>
      </w:divBdr>
      <w:divsChild>
        <w:div w:id="664019261">
          <w:marLeft w:val="0"/>
          <w:marRight w:val="0"/>
          <w:marTop w:val="0"/>
          <w:marBottom w:val="0"/>
          <w:divBdr>
            <w:top w:val="none" w:sz="0" w:space="0" w:color="auto"/>
            <w:left w:val="none" w:sz="0" w:space="0" w:color="auto"/>
            <w:bottom w:val="none" w:sz="0" w:space="0" w:color="auto"/>
            <w:right w:val="none" w:sz="0" w:space="0" w:color="auto"/>
          </w:divBdr>
          <w:divsChild>
            <w:div w:id="1092244757">
              <w:marLeft w:val="0"/>
              <w:marRight w:val="0"/>
              <w:marTop w:val="0"/>
              <w:marBottom w:val="0"/>
              <w:divBdr>
                <w:top w:val="none" w:sz="0" w:space="0" w:color="auto"/>
                <w:left w:val="none" w:sz="0" w:space="0" w:color="auto"/>
                <w:bottom w:val="none" w:sz="0" w:space="0" w:color="auto"/>
                <w:right w:val="none" w:sz="0" w:space="0" w:color="auto"/>
              </w:divBdr>
            </w:div>
          </w:divsChild>
        </w:div>
        <w:div w:id="950208436">
          <w:marLeft w:val="0"/>
          <w:marRight w:val="0"/>
          <w:marTop w:val="0"/>
          <w:marBottom w:val="0"/>
          <w:divBdr>
            <w:top w:val="none" w:sz="0" w:space="0" w:color="auto"/>
            <w:left w:val="none" w:sz="0" w:space="0" w:color="auto"/>
            <w:bottom w:val="single" w:sz="2" w:space="0" w:color="000000"/>
            <w:right w:val="none" w:sz="0" w:space="0" w:color="auto"/>
          </w:divBdr>
        </w:div>
      </w:divsChild>
    </w:div>
    <w:div w:id="819006568">
      <w:bodyDiv w:val="1"/>
      <w:marLeft w:val="0"/>
      <w:marRight w:val="0"/>
      <w:marTop w:val="0"/>
      <w:marBottom w:val="0"/>
      <w:divBdr>
        <w:top w:val="none" w:sz="0" w:space="0" w:color="auto"/>
        <w:left w:val="none" w:sz="0" w:space="0" w:color="auto"/>
        <w:bottom w:val="none" w:sz="0" w:space="0" w:color="auto"/>
        <w:right w:val="none" w:sz="0" w:space="0" w:color="auto"/>
      </w:divBdr>
      <w:divsChild>
        <w:div w:id="39405425">
          <w:marLeft w:val="0"/>
          <w:marRight w:val="0"/>
          <w:marTop w:val="0"/>
          <w:marBottom w:val="120"/>
          <w:divBdr>
            <w:top w:val="single" w:sz="6" w:space="8" w:color="D5DDC6"/>
            <w:left w:val="single" w:sz="6" w:space="0" w:color="D5DDC6"/>
            <w:bottom w:val="single" w:sz="6" w:space="12" w:color="D5DDC6"/>
            <w:right w:val="single" w:sz="6" w:space="0" w:color="D5DDC6"/>
          </w:divBdr>
          <w:divsChild>
            <w:div w:id="877278302">
              <w:marLeft w:val="0"/>
              <w:marRight w:val="0"/>
              <w:marTop w:val="120"/>
              <w:marBottom w:val="120"/>
              <w:divBdr>
                <w:top w:val="none" w:sz="0" w:space="0" w:color="auto"/>
                <w:left w:val="none" w:sz="0" w:space="0" w:color="auto"/>
                <w:bottom w:val="none" w:sz="0" w:space="0" w:color="auto"/>
                <w:right w:val="none" w:sz="0" w:space="0" w:color="auto"/>
              </w:divBdr>
            </w:div>
          </w:divsChild>
        </w:div>
        <w:div w:id="870149604">
          <w:marLeft w:val="0"/>
          <w:marRight w:val="0"/>
          <w:marTop w:val="0"/>
          <w:marBottom w:val="120"/>
          <w:divBdr>
            <w:top w:val="single" w:sz="6" w:space="8" w:color="D5DDC6"/>
            <w:left w:val="single" w:sz="6" w:space="0" w:color="D5DDC6"/>
            <w:bottom w:val="single" w:sz="6" w:space="12" w:color="D5DDC6"/>
            <w:right w:val="single" w:sz="6" w:space="0" w:color="D5DDC6"/>
          </w:divBdr>
          <w:divsChild>
            <w:div w:id="1116677971">
              <w:marLeft w:val="0"/>
              <w:marRight w:val="0"/>
              <w:marTop w:val="120"/>
              <w:marBottom w:val="120"/>
              <w:divBdr>
                <w:top w:val="none" w:sz="0" w:space="0" w:color="auto"/>
                <w:left w:val="none" w:sz="0" w:space="0" w:color="auto"/>
                <w:bottom w:val="none" w:sz="0" w:space="0" w:color="auto"/>
                <w:right w:val="none" w:sz="0" w:space="0" w:color="auto"/>
              </w:divBdr>
            </w:div>
          </w:divsChild>
        </w:div>
        <w:div w:id="951126733">
          <w:marLeft w:val="0"/>
          <w:marRight w:val="0"/>
          <w:marTop w:val="0"/>
          <w:marBottom w:val="120"/>
          <w:divBdr>
            <w:top w:val="single" w:sz="6" w:space="8" w:color="D5DDC6"/>
            <w:left w:val="single" w:sz="6" w:space="0" w:color="D5DDC6"/>
            <w:bottom w:val="single" w:sz="6" w:space="12" w:color="D5DDC6"/>
            <w:right w:val="single" w:sz="6" w:space="0" w:color="D5DDC6"/>
          </w:divBdr>
          <w:divsChild>
            <w:div w:id="1467358225">
              <w:marLeft w:val="0"/>
              <w:marRight w:val="0"/>
              <w:marTop w:val="120"/>
              <w:marBottom w:val="120"/>
              <w:divBdr>
                <w:top w:val="none" w:sz="0" w:space="0" w:color="auto"/>
                <w:left w:val="none" w:sz="0" w:space="0" w:color="auto"/>
                <w:bottom w:val="none" w:sz="0" w:space="0" w:color="auto"/>
                <w:right w:val="none" w:sz="0" w:space="0" w:color="auto"/>
              </w:divBdr>
            </w:div>
          </w:divsChild>
        </w:div>
        <w:div w:id="1168248711">
          <w:marLeft w:val="0"/>
          <w:marRight w:val="0"/>
          <w:marTop w:val="0"/>
          <w:marBottom w:val="120"/>
          <w:divBdr>
            <w:top w:val="single" w:sz="6" w:space="8" w:color="D5DDC6"/>
            <w:left w:val="single" w:sz="6" w:space="0" w:color="D5DDC6"/>
            <w:bottom w:val="single" w:sz="6" w:space="12" w:color="D5DDC6"/>
            <w:right w:val="single" w:sz="6" w:space="0" w:color="D5DDC6"/>
          </w:divBdr>
          <w:divsChild>
            <w:div w:id="1584803521">
              <w:marLeft w:val="0"/>
              <w:marRight w:val="0"/>
              <w:marTop w:val="120"/>
              <w:marBottom w:val="120"/>
              <w:divBdr>
                <w:top w:val="none" w:sz="0" w:space="0" w:color="auto"/>
                <w:left w:val="none" w:sz="0" w:space="0" w:color="auto"/>
                <w:bottom w:val="none" w:sz="0" w:space="0" w:color="auto"/>
                <w:right w:val="none" w:sz="0" w:space="0" w:color="auto"/>
              </w:divBdr>
            </w:div>
          </w:divsChild>
        </w:div>
        <w:div w:id="1885865971">
          <w:marLeft w:val="150"/>
          <w:marRight w:val="0"/>
          <w:marTop w:val="0"/>
          <w:marBottom w:val="0"/>
          <w:divBdr>
            <w:top w:val="single" w:sz="6" w:space="0" w:color="FFC0CB"/>
            <w:left w:val="single" w:sz="6" w:space="1" w:color="FFC0CB"/>
            <w:bottom w:val="single" w:sz="6" w:space="1" w:color="FFC0CB"/>
            <w:right w:val="single" w:sz="6" w:space="1" w:color="FFC0CB"/>
          </w:divBdr>
        </w:div>
        <w:div w:id="1909919080">
          <w:marLeft w:val="0"/>
          <w:marRight w:val="0"/>
          <w:marTop w:val="0"/>
          <w:marBottom w:val="120"/>
          <w:divBdr>
            <w:top w:val="single" w:sz="6" w:space="8" w:color="D5DDC6"/>
            <w:left w:val="single" w:sz="6" w:space="0" w:color="D5DDC6"/>
            <w:bottom w:val="single" w:sz="6" w:space="12" w:color="D5DDC6"/>
            <w:right w:val="single" w:sz="6" w:space="0" w:color="D5DDC6"/>
          </w:divBdr>
          <w:divsChild>
            <w:div w:id="1345682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19879854">
      <w:bodyDiv w:val="1"/>
      <w:marLeft w:val="0"/>
      <w:marRight w:val="0"/>
      <w:marTop w:val="0"/>
      <w:marBottom w:val="0"/>
      <w:divBdr>
        <w:top w:val="none" w:sz="0" w:space="0" w:color="auto"/>
        <w:left w:val="none" w:sz="0" w:space="0" w:color="auto"/>
        <w:bottom w:val="none" w:sz="0" w:space="0" w:color="auto"/>
        <w:right w:val="none" w:sz="0" w:space="0" w:color="auto"/>
      </w:divBdr>
    </w:div>
    <w:div w:id="847134476">
      <w:bodyDiv w:val="1"/>
      <w:marLeft w:val="0"/>
      <w:marRight w:val="0"/>
      <w:marTop w:val="0"/>
      <w:marBottom w:val="0"/>
      <w:divBdr>
        <w:top w:val="none" w:sz="0" w:space="0" w:color="auto"/>
        <w:left w:val="none" w:sz="0" w:space="0" w:color="auto"/>
        <w:bottom w:val="none" w:sz="0" w:space="0" w:color="auto"/>
        <w:right w:val="none" w:sz="0" w:space="0" w:color="auto"/>
      </w:divBdr>
    </w:div>
    <w:div w:id="881595465">
      <w:bodyDiv w:val="1"/>
      <w:marLeft w:val="0"/>
      <w:marRight w:val="0"/>
      <w:marTop w:val="0"/>
      <w:marBottom w:val="0"/>
      <w:divBdr>
        <w:top w:val="none" w:sz="0" w:space="0" w:color="auto"/>
        <w:left w:val="none" w:sz="0" w:space="0" w:color="auto"/>
        <w:bottom w:val="none" w:sz="0" w:space="0" w:color="auto"/>
        <w:right w:val="none" w:sz="0" w:space="0" w:color="auto"/>
      </w:divBdr>
    </w:div>
    <w:div w:id="884482546">
      <w:bodyDiv w:val="1"/>
      <w:marLeft w:val="0"/>
      <w:marRight w:val="0"/>
      <w:marTop w:val="0"/>
      <w:marBottom w:val="0"/>
      <w:divBdr>
        <w:top w:val="none" w:sz="0" w:space="0" w:color="auto"/>
        <w:left w:val="none" w:sz="0" w:space="0" w:color="auto"/>
        <w:bottom w:val="none" w:sz="0" w:space="0" w:color="auto"/>
        <w:right w:val="none" w:sz="0" w:space="0" w:color="auto"/>
      </w:divBdr>
    </w:div>
    <w:div w:id="892500488">
      <w:bodyDiv w:val="1"/>
      <w:marLeft w:val="0"/>
      <w:marRight w:val="0"/>
      <w:marTop w:val="0"/>
      <w:marBottom w:val="0"/>
      <w:divBdr>
        <w:top w:val="none" w:sz="0" w:space="0" w:color="auto"/>
        <w:left w:val="none" w:sz="0" w:space="0" w:color="auto"/>
        <w:bottom w:val="none" w:sz="0" w:space="0" w:color="auto"/>
        <w:right w:val="none" w:sz="0" w:space="0" w:color="auto"/>
      </w:divBdr>
    </w:div>
    <w:div w:id="916982230">
      <w:bodyDiv w:val="1"/>
      <w:marLeft w:val="0"/>
      <w:marRight w:val="0"/>
      <w:marTop w:val="0"/>
      <w:marBottom w:val="0"/>
      <w:divBdr>
        <w:top w:val="none" w:sz="0" w:space="0" w:color="auto"/>
        <w:left w:val="none" w:sz="0" w:space="0" w:color="auto"/>
        <w:bottom w:val="none" w:sz="0" w:space="0" w:color="auto"/>
        <w:right w:val="none" w:sz="0" w:space="0" w:color="auto"/>
      </w:divBdr>
    </w:div>
    <w:div w:id="926576347">
      <w:bodyDiv w:val="1"/>
      <w:marLeft w:val="0"/>
      <w:marRight w:val="0"/>
      <w:marTop w:val="0"/>
      <w:marBottom w:val="0"/>
      <w:divBdr>
        <w:top w:val="none" w:sz="0" w:space="0" w:color="auto"/>
        <w:left w:val="none" w:sz="0" w:space="0" w:color="auto"/>
        <w:bottom w:val="none" w:sz="0" w:space="0" w:color="auto"/>
        <w:right w:val="none" w:sz="0" w:space="0" w:color="auto"/>
      </w:divBdr>
      <w:divsChild>
        <w:div w:id="45956067">
          <w:marLeft w:val="0"/>
          <w:marRight w:val="0"/>
          <w:marTop w:val="0"/>
          <w:marBottom w:val="120"/>
          <w:divBdr>
            <w:top w:val="single" w:sz="6" w:space="8" w:color="D5DDC6"/>
            <w:left w:val="single" w:sz="6" w:space="0" w:color="D5DDC6"/>
            <w:bottom w:val="single" w:sz="6" w:space="12" w:color="D5DDC6"/>
            <w:right w:val="single" w:sz="6" w:space="0" w:color="D5DDC6"/>
          </w:divBdr>
          <w:divsChild>
            <w:div w:id="1766345396">
              <w:marLeft w:val="0"/>
              <w:marRight w:val="0"/>
              <w:marTop w:val="120"/>
              <w:marBottom w:val="120"/>
              <w:divBdr>
                <w:top w:val="none" w:sz="0" w:space="0" w:color="auto"/>
                <w:left w:val="none" w:sz="0" w:space="0" w:color="auto"/>
                <w:bottom w:val="none" w:sz="0" w:space="0" w:color="auto"/>
                <w:right w:val="none" w:sz="0" w:space="0" w:color="auto"/>
              </w:divBdr>
            </w:div>
          </w:divsChild>
        </w:div>
        <w:div w:id="236138374">
          <w:marLeft w:val="0"/>
          <w:marRight w:val="0"/>
          <w:marTop w:val="150"/>
          <w:marBottom w:val="600"/>
          <w:divBdr>
            <w:top w:val="none" w:sz="0" w:space="0" w:color="auto"/>
            <w:left w:val="none" w:sz="0" w:space="0" w:color="auto"/>
            <w:bottom w:val="none" w:sz="0" w:space="0" w:color="auto"/>
            <w:right w:val="none" w:sz="0" w:space="0" w:color="auto"/>
          </w:divBdr>
          <w:divsChild>
            <w:div w:id="1694108496">
              <w:marLeft w:val="0"/>
              <w:marRight w:val="0"/>
              <w:marTop w:val="0"/>
              <w:marBottom w:val="0"/>
              <w:divBdr>
                <w:top w:val="none" w:sz="0" w:space="0" w:color="auto"/>
                <w:left w:val="none" w:sz="0" w:space="0" w:color="auto"/>
                <w:bottom w:val="none" w:sz="0" w:space="0" w:color="auto"/>
                <w:right w:val="none" w:sz="0" w:space="0" w:color="auto"/>
              </w:divBdr>
            </w:div>
          </w:divsChild>
        </w:div>
        <w:div w:id="372846435">
          <w:marLeft w:val="0"/>
          <w:marRight w:val="0"/>
          <w:marTop w:val="0"/>
          <w:marBottom w:val="120"/>
          <w:divBdr>
            <w:top w:val="single" w:sz="6" w:space="8" w:color="D5DDC6"/>
            <w:left w:val="single" w:sz="6" w:space="0" w:color="D5DDC6"/>
            <w:bottom w:val="single" w:sz="6" w:space="12" w:color="D5DDC6"/>
            <w:right w:val="single" w:sz="6" w:space="0" w:color="D5DDC6"/>
          </w:divBdr>
          <w:divsChild>
            <w:div w:id="1023290765">
              <w:marLeft w:val="0"/>
              <w:marRight w:val="0"/>
              <w:marTop w:val="120"/>
              <w:marBottom w:val="120"/>
              <w:divBdr>
                <w:top w:val="none" w:sz="0" w:space="0" w:color="auto"/>
                <w:left w:val="none" w:sz="0" w:space="0" w:color="auto"/>
                <w:bottom w:val="none" w:sz="0" w:space="0" w:color="auto"/>
                <w:right w:val="none" w:sz="0" w:space="0" w:color="auto"/>
              </w:divBdr>
            </w:div>
          </w:divsChild>
        </w:div>
        <w:div w:id="581378890">
          <w:marLeft w:val="0"/>
          <w:marRight w:val="0"/>
          <w:marTop w:val="150"/>
          <w:marBottom w:val="150"/>
          <w:divBdr>
            <w:top w:val="none" w:sz="0" w:space="0" w:color="auto"/>
            <w:left w:val="none" w:sz="0" w:space="0" w:color="auto"/>
            <w:bottom w:val="none" w:sz="0" w:space="0" w:color="auto"/>
            <w:right w:val="none" w:sz="0" w:space="0" w:color="auto"/>
          </w:divBdr>
          <w:divsChild>
            <w:div w:id="1563557945">
              <w:marLeft w:val="0"/>
              <w:marRight w:val="0"/>
              <w:marTop w:val="0"/>
              <w:marBottom w:val="0"/>
              <w:divBdr>
                <w:top w:val="none" w:sz="0" w:space="0" w:color="auto"/>
                <w:left w:val="none" w:sz="0" w:space="0" w:color="auto"/>
                <w:bottom w:val="none" w:sz="0" w:space="0" w:color="auto"/>
                <w:right w:val="none" w:sz="0" w:space="0" w:color="auto"/>
              </w:divBdr>
            </w:div>
          </w:divsChild>
        </w:div>
        <w:div w:id="853180316">
          <w:marLeft w:val="150"/>
          <w:marRight w:val="0"/>
          <w:marTop w:val="0"/>
          <w:marBottom w:val="0"/>
          <w:divBdr>
            <w:top w:val="single" w:sz="6" w:space="0" w:color="FFC0CB"/>
            <w:left w:val="single" w:sz="6" w:space="1" w:color="FFC0CB"/>
            <w:bottom w:val="single" w:sz="6" w:space="1" w:color="FFC0CB"/>
            <w:right w:val="single" w:sz="6" w:space="1" w:color="FFC0CB"/>
          </w:divBdr>
        </w:div>
        <w:div w:id="1308895602">
          <w:marLeft w:val="0"/>
          <w:marRight w:val="0"/>
          <w:marTop w:val="150"/>
          <w:marBottom w:val="150"/>
          <w:divBdr>
            <w:top w:val="none" w:sz="0" w:space="0" w:color="auto"/>
            <w:left w:val="none" w:sz="0" w:space="0" w:color="auto"/>
            <w:bottom w:val="none" w:sz="0" w:space="0" w:color="auto"/>
            <w:right w:val="none" w:sz="0" w:space="0" w:color="auto"/>
          </w:divBdr>
          <w:divsChild>
            <w:div w:id="1437945520">
              <w:marLeft w:val="0"/>
              <w:marRight w:val="0"/>
              <w:marTop w:val="0"/>
              <w:marBottom w:val="0"/>
              <w:divBdr>
                <w:top w:val="none" w:sz="0" w:space="0" w:color="auto"/>
                <w:left w:val="none" w:sz="0" w:space="0" w:color="auto"/>
                <w:bottom w:val="none" w:sz="0" w:space="0" w:color="auto"/>
                <w:right w:val="none" w:sz="0" w:space="0" w:color="auto"/>
              </w:divBdr>
            </w:div>
          </w:divsChild>
        </w:div>
        <w:div w:id="1511749775">
          <w:marLeft w:val="0"/>
          <w:marRight w:val="0"/>
          <w:marTop w:val="0"/>
          <w:marBottom w:val="120"/>
          <w:divBdr>
            <w:top w:val="single" w:sz="6" w:space="8" w:color="D5DDC6"/>
            <w:left w:val="single" w:sz="6" w:space="0" w:color="D5DDC6"/>
            <w:bottom w:val="single" w:sz="6" w:space="12" w:color="D5DDC6"/>
            <w:right w:val="single" w:sz="6" w:space="0" w:color="D5DDC6"/>
          </w:divBdr>
          <w:divsChild>
            <w:div w:id="948246462">
              <w:marLeft w:val="0"/>
              <w:marRight w:val="0"/>
              <w:marTop w:val="120"/>
              <w:marBottom w:val="120"/>
              <w:divBdr>
                <w:top w:val="none" w:sz="0" w:space="0" w:color="auto"/>
                <w:left w:val="none" w:sz="0" w:space="0" w:color="auto"/>
                <w:bottom w:val="none" w:sz="0" w:space="0" w:color="auto"/>
                <w:right w:val="none" w:sz="0" w:space="0" w:color="auto"/>
              </w:divBdr>
            </w:div>
          </w:divsChild>
        </w:div>
        <w:div w:id="1714498988">
          <w:marLeft w:val="0"/>
          <w:marRight w:val="0"/>
          <w:marTop w:val="0"/>
          <w:marBottom w:val="120"/>
          <w:divBdr>
            <w:top w:val="single" w:sz="6" w:space="8" w:color="D5DDC6"/>
            <w:left w:val="single" w:sz="6" w:space="0" w:color="D5DDC6"/>
            <w:bottom w:val="single" w:sz="6" w:space="12" w:color="D5DDC6"/>
            <w:right w:val="single" w:sz="6" w:space="0" w:color="D5DDC6"/>
          </w:divBdr>
          <w:divsChild>
            <w:div w:id="11726495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28394976">
      <w:bodyDiv w:val="1"/>
      <w:marLeft w:val="0"/>
      <w:marRight w:val="0"/>
      <w:marTop w:val="0"/>
      <w:marBottom w:val="0"/>
      <w:divBdr>
        <w:top w:val="none" w:sz="0" w:space="0" w:color="auto"/>
        <w:left w:val="none" w:sz="0" w:space="0" w:color="auto"/>
        <w:bottom w:val="none" w:sz="0" w:space="0" w:color="auto"/>
        <w:right w:val="none" w:sz="0" w:space="0" w:color="auto"/>
      </w:divBdr>
      <w:divsChild>
        <w:div w:id="1056633">
          <w:marLeft w:val="0"/>
          <w:marRight w:val="0"/>
          <w:marTop w:val="0"/>
          <w:marBottom w:val="120"/>
          <w:divBdr>
            <w:top w:val="single" w:sz="6" w:space="8" w:color="D5DDC6"/>
            <w:left w:val="single" w:sz="6" w:space="0" w:color="D5DDC6"/>
            <w:bottom w:val="single" w:sz="6" w:space="12" w:color="D5DDC6"/>
            <w:right w:val="single" w:sz="6" w:space="0" w:color="D5DDC6"/>
          </w:divBdr>
          <w:divsChild>
            <w:div w:id="1597865599">
              <w:marLeft w:val="0"/>
              <w:marRight w:val="0"/>
              <w:marTop w:val="120"/>
              <w:marBottom w:val="120"/>
              <w:divBdr>
                <w:top w:val="none" w:sz="0" w:space="0" w:color="auto"/>
                <w:left w:val="none" w:sz="0" w:space="0" w:color="auto"/>
                <w:bottom w:val="none" w:sz="0" w:space="0" w:color="auto"/>
                <w:right w:val="none" w:sz="0" w:space="0" w:color="auto"/>
              </w:divBdr>
            </w:div>
          </w:divsChild>
        </w:div>
        <w:div w:id="1237517554">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948851729">
      <w:bodyDiv w:val="1"/>
      <w:marLeft w:val="0"/>
      <w:marRight w:val="0"/>
      <w:marTop w:val="0"/>
      <w:marBottom w:val="0"/>
      <w:divBdr>
        <w:top w:val="none" w:sz="0" w:space="0" w:color="auto"/>
        <w:left w:val="none" w:sz="0" w:space="0" w:color="auto"/>
        <w:bottom w:val="none" w:sz="0" w:space="0" w:color="auto"/>
        <w:right w:val="none" w:sz="0" w:space="0" w:color="auto"/>
      </w:divBdr>
    </w:div>
    <w:div w:id="955253736">
      <w:bodyDiv w:val="1"/>
      <w:marLeft w:val="0"/>
      <w:marRight w:val="0"/>
      <w:marTop w:val="0"/>
      <w:marBottom w:val="0"/>
      <w:divBdr>
        <w:top w:val="none" w:sz="0" w:space="0" w:color="auto"/>
        <w:left w:val="none" w:sz="0" w:space="0" w:color="auto"/>
        <w:bottom w:val="none" w:sz="0" w:space="0" w:color="auto"/>
        <w:right w:val="none" w:sz="0" w:space="0" w:color="auto"/>
      </w:divBdr>
      <w:divsChild>
        <w:div w:id="394595853">
          <w:marLeft w:val="0"/>
          <w:marRight w:val="0"/>
          <w:marTop w:val="0"/>
          <w:marBottom w:val="120"/>
          <w:divBdr>
            <w:top w:val="single" w:sz="6" w:space="8" w:color="D5DDC6"/>
            <w:left w:val="single" w:sz="6" w:space="0" w:color="D5DDC6"/>
            <w:bottom w:val="single" w:sz="6" w:space="12" w:color="D5DDC6"/>
            <w:right w:val="single" w:sz="6" w:space="0" w:color="D5DDC6"/>
          </w:divBdr>
          <w:divsChild>
            <w:div w:id="1243754133">
              <w:marLeft w:val="0"/>
              <w:marRight w:val="0"/>
              <w:marTop w:val="120"/>
              <w:marBottom w:val="120"/>
              <w:divBdr>
                <w:top w:val="none" w:sz="0" w:space="0" w:color="auto"/>
                <w:left w:val="none" w:sz="0" w:space="0" w:color="auto"/>
                <w:bottom w:val="none" w:sz="0" w:space="0" w:color="auto"/>
                <w:right w:val="none" w:sz="0" w:space="0" w:color="auto"/>
              </w:divBdr>
            </w:div>
          </w:divsChild>
        </w:div>
        <w:div w:id="1759598316">
          <w:marLeft w:val="0"/>
          <w:marRight w:val="0"/>
          <w:marTop w:val="0"/>
          <w:marBottom w:val="120"/>
          <w:divBdr>
            <w:top w:val="single" w:sz="6" w:space="8" w:color="D5DDC6"/>
            <w:left w:val="single" w:sz="6" w:space="0" w:color="D5DDC6"/>
            <w:bottom w:val="single" w:sz="6" w:space="12" w:color="D5DDC6"/>
            <w:right w:val="single" w:sz="6" w:space="0" w:color="D5DDC6"/>
          </w:divBdr>
          <w:divsChild>
            <w:div w:id="125509386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57374452">
      <w:bodyDiv w:val="1"/>
      <w:marLeft w:val="0"/>
      <w:marRight w:val="0"/>
      <w:marTop w:val="0"/>
      <w:marBottom w:val="0"/>
      <w:divBdr>
        <w:top w:val="none" w:sz="0" w:space="0" w:color="auto"/>
        <w:left w:val="none" w:sz="0" w:space="0" w:color="auto"/>
        <w:bottom w:val="none" w:sz="0" w:space="0" w:color="auto"/>
        <w:right w:val="none" w:sz="0" w:space="0" w:color="auto"/>
      </w:divBdr>
    </w:div>
    <w:div w:id="1014188068">
      <w:bodyDiv w:val="1"/>
      <w:marLeft w:val="0"/>
      <w:marRight w:val="0"/>
      <w:marTop w:val="0"/>
      <w:marBottom w:val="0"/>
      <w:divBdr>
        <w:top w:val="none" w:sz="0" w:space="0" w:color="auto"/>
        <w:left w:val="none" w:sz="0" w:space="0" w:color="auto"/>
        <w:bottom w:val="none" w:sz="0" w:space="0" w:color="auto"/>
        <w:right w:val="none" w:sz="0" w:space="0" w:color="auto"/>
      </w:divBdr>
      <w:divsChild>
        <w:div w:id="225530564">
          <w:marLeft w:val="0"/>
          <w:marRight w:val="0"/>
          <w:marTop w:val="0"/>
          <w:marBottom w:val="0"/>
          <w:divBdr>
            <w:top w:val="none" w:sz="0" w:space="0" w:color="auto"/>
            <w:left w:val="none" w:sz="0" w:space="0" w:color="auto"/>
            <w:bottom w:val="none" w:sz="0" w:space="0" w:color="auto"/>
            <w:right w:val="none" w:sz="0" w:space="0" w:color="auto"/>
          </w:divBdr>
        </w:div>
        <w:div w:id="1076441072">
          <w:marLeft w:val="0"/>
          <w:marRight w:val="0"/>
          <w:marTop w:val="0"/>
          <w:marBottom w:val="0"/>
          <w:divBdr>
            <w:top w:val="none" w:sz="0" w:space="0" w:color="auto"/>
            <w:left w:val="none" w:sz="0" w:space="0" w:color="auto"/>
            <w:bottom w:val="none" w:sz="0" w:space="0" w:color="auto"/>
            <w:right w:val="none" w:sz="0" w:space="0" w:color="auto"/>
          </w:divBdr>
        </w:div>
      </w:divsChild>
    </w:div>
    <w:div w:id="1019044094">
      <w:bodyDiv w:val="1"/>
      <w:marLeft w:val="0"/>
      <w:marRight w:val="0"/>
      <w:marTop w:val="0"/>
      <w:marBottom w:val="0"/>
      <w:divBdr>
        <w:top w:val="none" w:sz="0" w:space="0" w:color="auto"/>
        <w:left w:val="none" w:sz="0" w:space="0" w:color="auto"/>
        <w:bottom w:val="none" w:sz="0" w:space="0" w:color="auto"/>
        <w:right w:val="none" w:sz="0" w:space="0" w:color="auto"/>
      </w:divBdr>
      <w:divsChild>
        <w:div w:id="588124040">
          <w:marLeft w:val="0"/>
          <w:marRight w:val="0"/>
          <w:marTop w:val="0"/>
          <w:marBottom w:val="120"/>
          <w:divBdr>
            <w:top w:val="single" w:sz="6" w:space="8" w:color="D5DDC6"/>
            <w:left w:val="single" w:sz="6" w:space="0" w:color="D5DDC6"/>
            <w:bottom w:val="single" w:sz="6" w:space="12" w:color="D5DDC6"/>
            <w:right w:val="single" w:sz="6" w:space="0" w:color="D5DDC6"/>
          </w:divBdr>
          <w:divsChild>
            <w:div w:id="2016568068">
              <w:marLeft w:val="0"/>
              <w:marRight w:val="0"/>
              <w:marTop w:val="120"/>
              <w:marBottom w:val="120"/>
              <w:divBdr>
                <w:top w:val="none" w:sz="0" w:space="0" w:color="auto"/>
                <w:left w:val="none" w:sz="0" w:space="0" w:color="auto"/>
                <w:bottom w:val="none" w:sz="0" w:space="0" w:color="auto"/>
                <w:right w:val="none" w:sz="0" w:space="0" w:color="auto"/>
              </w:divBdr>
            </w:div>
          </w:divsChild>
        </w:div>
        <w:div w:id="599067714">
          <w:marLeft w:val="0"/>
          <w:marRight w:val="0"/>
          <w:marTop w:val="0"/>
          <w:marBottom w:val="120"/>
          <w:divBdr>
            <w:top w:val="single" w:sz="6" w:space="8" w:color="D5DDC6"/>
            <w:left w:val="single" w:sz="6" w:space="0" w:color="D5DDC6"/>
            <w:bottom w:val="single" w:sz="6" w:space="12" w:color="D5DDC6"/>
            <w:right w:val="single" w:sz="6" w:space="0" w:color="D5DDC6"/>
          </w:divBdr>
          <w:divsChild>
            <w:div w:id="858086234">
              <w:marLeft w:val="0"/>
              <w:marRight w:val="0"/>
              <w:marTop w:val="120"/>
              <w:marBottom w:val="120"/>
              <w:divBdr>
                <w:top w:val="none" w:sz="0" w:space="0" w:color="auto"/>
                <w:left w:val="none" w:sz="0" w:space="0" w:color="auto"/>
                <w:bottom w:val="none" w:sz="0" w:space="0" w:color="auto"/>
                <w:right w:val="none" w:sz="0" w:space="0" w:color="auto"/>
              </w:divBdr>
            </w:div>
          </w:divsChild>
        </w:div>
        <w:div w:id="1041783252">
          <w:marLeft w:val="0"/>
          <w:marRight w:val="0"/>
          <w:marTop w:val="0"/>
          <w:marBottom w:val="120"/>
          <w:divBdr>
            <w:top w:val="single" w:sz="6" w:space="8" w:color="D5DDC6"/>
            <w:left w:val="single" w:sz="6" w:space="0" w:color="D5DDC6"/>
            <w:bottom w:val="single" w:sz="6" w:space="12" w:color="D5DDC6"/>
            <w:right w:val="single" w:sz="6" w:space="0" w:color="D5DDC6"/>
          </w:divBdr>
          <w:divsChild>
            <w:div w:id="821654841">
              <w:marLeft w:val="0"/>
              <w:marRight w:val="0"/>
              <w:marTop w:val="120"/>
              <w:marBottom w:val="120"/>
              <w:divBdr>
                <w:top w:val="none" w:sz="0" w:space="0" w:color="auto"/>
                <w:left w:val="none" w:sz="0" w:space="0" w:color="auto"/>
                <w:bottom w:val="none" w:sz="0" w:space="0" w:color="auto"/>
                <w:right w:val="none" w:sz="0" w:space="0" w:color="auto"/>
              </w:divBdr>
            </w:div>
          </w:divsChild>
        </w:div>
        <w:div w:id="1318681576">
          <w:marLeft w:val="0"/>
          <w:marRight w:val="0"/>
          <w:marTop w:val="0"/>
          <w:marBottom w:val="120"/>
          <w:divBdr>
            <w:top w:val="single" w:sz="6" w:space="8" w:color="D5DDC6"/>
            <w:left w:val="single" w:sz="6" w:space="0" w:color="D5DDC6"/>
            <w:bottom w:val="single" w:sz="6" w:space="12" w:color="D5DDC6"/>
            <w:right w:val="single" w:sz="6" w:space="0" w:color="D5DDC6"/>
          </w:divBdr>
          <w:divsChild>
            <w:div w:id="3301850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19741506">
      <w:bodyDiv w:val="1"/>
      <w:marLeft w:val="0"/>
      <w:marRight w:val="0"/>
      <w:marTop w:val="0"/>
      <w:marBottom w:val="0"/>
      <w:divBdr>
        <w:top w:val="none" w:sz="0" w:space="0" w:color="auto"/>
        <w:left w:val="none" w:sz="0" w:space="0" w:color="auto"/>
        <w:bottom w:val="none" w:sz="0" w:space="0" w:color="auto"/>
        <w:right w:val="none" w:sz="0" w:space="0" w:color="auto"/>
      </w:divBdr>
    </w:div>
    <w:div w:id="1035085042">
      <w:bodyDiv w:val="1"/>
      <w:marLeft w:val="0"/>
      <w:marRight w:val="0"/>
      <w:marTop w:val="0"/>
      <w:marBottom w:val="0"/>
      <w:divBdr>
        <w:top w:val="none" w:sz="0" w:space="0" w:color="auto"/>
        <w:left w:val="none" w:sz="0" w:space="0" w:color="auto"/>
        <w:bottom w:val="none" w:sz="0" w:space="0" w:color="auto"/>
        <w:right w:val="none" w:sz="0" w:space="0" w:color="auto"/>
      </w:divBdr>
    </w:div>
    <w:div w:id="1055154647">
      <w:bodyDiv w:val="1"/>
      <w:marLeft w:val="0"/>
      <w:marRight w:val="0"/>
      <w:marTop w:val="0"/>
      <w:marBottom w:val="0"/>
      <w:divBdr>
        <w:top w:val="none" w:sz="0" w:space="0" w:color="auto"/>
        <w:left w:val="none" w:sz="0" w:space="0" w:color="auto"/>
        <w:bottom w:val="none" w:sz="0" w:space="0" w:color="auto"/>
        <w:right w:val="none" w:sz="0" w:space="0" w:color="auto"/>
      </w:divBdr>
      <w:divsChild>
        <w:div w:id="836768594">
          <w:marLeft w:val="0"/>
          <w:marRight w:val="0"/>
          <w:marTop w:val="0"/>
          <w:marBottom w:val="120"/>
          <w:divBdr>
            <w:top w:val="single" w:sz="6" w:space="8" w:color="D5DDC6"/>
            <w:left w:val="single" w:sz="6" w:space="0" w:color="D5DDC6"/>
            <w:bottom w:val="single" w:sz="6" w:space="12" w:color="D5DDC6"/>
            <w:right w:val="single" w:sz="6" w:space="0" w:color="D5DDC6"/>
          </w:divBdr>
          <w:divsChild>
            <w:div w:id="1641692856">
              <w:marLeft w:val="0"/>
              <w:marRight w:val="0"/>
              <w:marTop w:val="120"/>
              <w:marBottom w:val="120"/>
              <w:divBdr>
                <w:top w:val="none" w:sz="0" w:space="0" w:color="auto"/>
                <w:left w:val="none" w:sz="0" w:space="0" w:color="auto"/>
                <w:bottom w:val="none" w:sz="0" w:space="0" w:color="auto"/>
                <w:right w:val="none" w:sz="0" w:space="0" w:color="auto"/>
              </w:divBdr>
            </w:div>
          </w:divsChild>
        </w:div>
        <w:div w:id="173161545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59283961">
      <w:bodyDiv w:val="1"/>
      <w:marLeft w:val="0"/>
      <w:marRight w:val="0"/>
      <w:marTop w:val="0"/>
      <w:marBottom w:val="0"/>
      <w:divBdr>
        <w:top w:val="none" w:sz="0" w:space="0" w:color="auto"/>
        <w:left w:val="none" w:sz="0" w:space="0" w:color="auto"/>
        <w:bottom w:val="none" w:sz="0" w:space="0" w:color="auto"/>
        <w:right w:val="none" w:sz="0" w:space="0" w:color="auto"/>
      </w:divBdr>
      <w:divsChild>
        <w:div w:id="84376100">
          <w:marLeft w:val="0"/>
          <w:marRight w:val="0"/>
          <w:marTop w:val="0"/>
          <w:marBottom w:val="0"/>
          <w:divBdr>
            <w:top w:val="none" w:sz="0" w:space="0" w:color="auto"/>
            <w:left w:val="none" w:sz="0" w:space="0" w:color="auto"/>
            <w:bottom w:val="single" w:sz="2" w:space="0" w:color="000000"/>
            <w:right w:val="none" w:sz="0" w:space="0" w:color="auto"/>
          </w:divBdr>
        </w:div>
        <w:div w:id="1048532626">
          <w:marLeft w:val="0"/>
          <w:marRight w:val="0"/>
          <w:marTop w:val="0"/>
          <w:marBottom w:val="0"/>
          <w:divBdr>
            <w:top w:val="none" w:sz="0" w:space="0" w:color="auto"/>
            <w:left w:val="none" w:sz="0" w:space="0" w:color="auto"/>
            <w:bottom w:val="none" w:sz="0" w:space="0" w:color="auto"/>
            <w:right w:val="none" w:sz="0" w:space="0" w:color="auto"/>
          </w:divBdr>
          <w:divsChild>
            <w:div w:id="2125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49662">
      <w:bodyDiv w:val="1"/>
      <w:marLeft w:val="0"/>
      <w:marRight w:val="0"/>
      <w:marTop w:val="0"/>
      <w:marBottom w:val="0"/>
      <w:divBdr>
        <w:top w:val="none" w:sz="0" w:space="0" w:color="auto"/>
        <w:left w:val="none" w:sz="0" w:space="0" w:color="auto"/>
        <w:bottom w:val="none" w:sz="0" w:space="0" w:color="auto"/>
        <w:right w:val="none" w:sz="0" w:space="0" w:color="auto"/>
      </w:divBdr>
      <w:divsChild>
        <w:div w:id="21833035">
          <w:marLeft w:val="0"/>
          <w:marRight w:val="0"/>
          <w:marTop w:val="0"/>
          <w:marBottom w:val="120"/>
          <w:divBdr>
            <w:top w:val="single" w:sz="6" w:space="8" w:color="D5DDC6"/>
            <w:left w:val="single" w:sz="6" w:space="0" w:color="D5DDC6"/>
            <w:bottom w:val="single" w:sz="6" w:space="12" w:color="D5DDC6"/>
            <w:right w:val="single" w:sz="6" w:space="0" w:color="D5DDC6"/>
          </w:divBdr>
          <w:divsChild>
            <w:div w:id="644048259">
              <w:marLeft w:val="0"/>
              <w:marRight w:val="0"/>
              <w:marTop w:val="120"/>
              <w:marBottom w:val="120"/>
              <w:divBdr>
                <w:top w:val="none" w:sz="0" w:space="0" w:color="auto"/>
                <w:left w:val="none" w:sz="0" w:space="0" w:color="auto"/>
                <w:bottom w:val="none" w:sz="0" w:space="0" w:color="auto"/>
                <w:right w:val="none" w:sz="0" w:space="0" w:color="auto"/>
              </w:divBdr>
            </w:div>
          </w:divsChild>
        </w:div>
        <w:div w:id="263341484">
          <w:marLeft w:val="0"/>
          <w:marRight w:val="0"/>
          <w:marTop w:val="0"/>
          <w:marBottom w:val="120"/>
          <w:divBdr>
            <w:top w:val="single" w:sz="6" w:space="8" w:color="D5DDC6"/>
            <w:left w:val="single" w:sz="6" w:space="0" w:color="D5DDC6"/>
            <w:bottom w:val="single" w:sz="6" w:space="12" w:color="D5DDC6"/>
            <w:right w:val="single" w:sz="6" w:space="0" w:color="D5DDC6"/>
          </w:divBdr>
          <w:divsChild>
            <w:div w:id="49772973">
              <w:marLeft w:val="0"/>
              <w:marRight w:val="0"/>
              <w:marTop w:val="120"/>
              <w:marBottom w:val="120"/>
              <w:divBdr>
                <w:top w:val="none" w:sz="0" w:space="0" w:color="auto"/>
                <w:left w:val="none" w:sz="0" w:space="0" w:color="auto"/>
                <w:bottom w:val="none" w:sz="0" w:space="0" w:color="auto"/>
                <w:right w:val="none" w:sz="0" w:space="0" w:color="auto"/>
              </w:divBdr>
            </w:div>
          </w:divsChild>
        </w:div>
        <w:div w:id="1020355923">
          <w:marLeft w:val="0"/>
          <w:marRight w:val="0"/>
          <w:marTop w:val="0"/>
          <w:marBottom w:val="120"/>
          <w:divBdr>
            <w:top w:val="single" w:sz="6" w:space="8" w:color="D5DDC6"/>
            <w:left w:val="single" w:sz="6" w:space="0" w:color="D5DDC6"/>
            <w:bottom w:val="single" w:sz="6" w:space="12" w:color="D5DDC6"/>
            <w:right w:val="single" w:sz="6" w:space="0" w:color="D5DDC6"/>
          </w:divBdr>
          <w:divsChild>
            <w:div w:id="641080227">
              <w:marLeft w:val="0"/>
              <w:marRight w:val="0"/>
              <w:marTop w:val="120"/>
              <w:marBottom w:val="120"/>
              <w:divBdr>
                <w:top w:val="none" w:sz="0" w:space="0" w:color="auto"/>
                <w:left w:val="none" w:sz="0" w:space="0" w:color="auto"/>
                <w:bottom w:val="none" w:sz="0" w:space="0" w:color="auto"/>
                <w:right w:val="none" w:sz="0" w:space="0" w:color="auto"/>
              </w:divBdr>
            </w:div>
          </w:divsChild>
        </w:div>
        <w:div w:id="1128014961">
          <w:marLeft w:val="0"/>
          <w:marRight w:val="0"/>
          <w:marTop w:val="0"/>
          <w:marBottom w:val="120"/>
          <w:divBdr>
            <w:top w:val="single" w:sz="6" w:space="8" w:color="D5DDC6"/>
            <w:left w:val="single" w:sz="6" w:space="0" w:color="D5DDC6"/>
            <w:bottom w:val="single" w:sz="6" w:space="12" w:color="D5DDC6"/>
            <w:right w:val="single" w:sz="6" w:space="0" w:color="D5DDC6"/>
          </w:divBdr>
          <w:divsChild>
            <w:div w:id="1020664839">
              <w:marLeft w:val="0"/>
              <w:marRight w:val="0"/>
              <w:marTop w:val="120"/>
              <w:marBottom w:val="120"/>
              <w:divBdr>
                <w:top w:val="none" w:sz="0" w:space="0" w:color="auto"/>
                <w:left w:val="none" w:sz="0" w:space="0" w:color="auto"/>
                <w:bottom w:val="none" w:sz="0" w:space="0" w:color="auto"/>
                <w:right w:val="none" w:sz="0" w:space="0" w:color="auto"/>
              </w:divBdr>
            </w:div>
          </w:divsChild>
        </w:div>
        <w:div w:id="1267541060">
          <w:marLeft w:val="0"/>
          <w:marRight w:val="0"/>
          <w:marTop w:val="0"/>
          <w:marBottom w:val="120"/>
          <w:divBdr>
            <w:top w:val="single" w:sz="6" w:space="8" w:color="D5DDC6"/>
            <w:left w:val="single" w:sz="6" w:space="0" w:color="D5DDC6"/>
            <w:bottom w:val="single" w:sz="6" w:space="12" w:color="D5DDC6"/>
            <w:right w:val="single" w:sz="6" w:space="0" w:color="D5DDC6"/>
          </w:divBdr>
          <w:divsChild>
            <w:div w:id="1268656603">
              <w:marLeft w:val="0"/>
              <w:marRight w:val="0"/>
              <w:marTop w:val="120"/>
              <w:marBottom w:val="120"/>
              <w:divBdr>
                <w:top w:val="none" w:sz="0" w:space="0" w:color="auto"/>
                <w:left w:val="none" w:sz="0" w:space="0" w:color="auto"/>
                <w:bottom w:val="none" w:sz="0" w:space="0" w:color="auto"/>
                <w:right w:val="none" w:sz="0" w:space="0" w:color="auto"/>
              </w:divBdr>
            </w:div>
          </w:divsChild>
        </w:div>
        <w:div w:id="1318995391">
          <w:marLeft w:val="0"/>
          <w:marRight w:val="0"/>
          <w:marTop w:val="0"/>
          <w:marBottom w:val="120"/>
          <w:divBdr>
            <w:top w:val="single" w:sz="6" w:space="8" w:color="D5DDC6"/>
            <w:left w:val="single" w:sz="6" w:space="0" w:color="D5DDC6"/>
            <w:bottom w:val="single" w:sz="6" w:space="12" w:color="D5DDC6"/>
            <w:right w:val="single" w:sz="6" w:space="0" w:color="D5DDC6"/>
          </w:divBdr>
          <w:divsChild>
            <w:div w:id="1653943181">
              <w:marLeft w:val="0"/>
              <w:marRight w:val="0"/>
              <w:marTop w:val="120"/>
              <w:marBottom w:val="120"/>
              <w:divBdr>
                <w:top w:val="none" w:sz="0" w:space="0" w:color="auto"/>
                <w:left w:val="none" w:sz="0" w:space="0" w:color="auto"/>
                <w:bottom w:val="none" w:sz="0" w:space="0" w:color="auto"/>
                <w:right w:val="none" w:sz="0" w:space="0" w:color="auto"/>
              </w:divBdr>
            </w:div>
          </w:divsChild>
        </w:div>
        <w:div w:id="1374959272">
          <w:marLeft w:val="0"/>
          <w:marRight w:val="0"/>
          <w:marTop w:val="150"/>
          <w:marBottom w:val="150"/>
          <w:divBdr>
            <w:top w:val="none" w:sz="0" w:space="0" w:color="auto"/>
            <w:left w:val="none" w:sz="0" w:space="0" w:color="auto"/>
            <w:bottom w:val="none" w:sz="0" w:space="0" w:color="auto"/>
            <w:right w:val="none" w:sz="0" w:space="0" w:color="auto"/>
          </w:divBdr>
          <w:divsChild>
            <w:div w:id="1710912092">
              <w:marLeft w:val="0"/>
              <w:marRight w:val="0"/>
              <w:marTop w:val="0"/>
              <w:marBottom w:val="0"/>
              <w:divBdr>
                <w:top w:val="none" w:sz="0" w:space="0" w:color="auto"/>
                <w:left w:val="none" w:sz="0" w:space="0" w:color="auto"/>
                <w:bottom w:val="none" w:sz="0" w:space="0" w:color="auto"/>
                <w:right w:val="none" w:sz="0" w:space="0" w:color="auto"/>
              </w:divBdr>
            </w:div>
          </w:divsChild>
        </w:div>
        <w:div w:id="1644504653">
          <w:marLeft w:val="0"/>
          <w:marRight w:val="0"/>
          <w:marTop w:val="0"/>
          <w:marBottom w:val="120"/>
          <w:divBdr>
            <w:top w:val="single" w:sz="6" w:space="8" w:color="D5DDC6"/>
            <w:left w:val="single" w:sz="6" w:space="0" w:color="D5DDC6"/>
            <w:bottom w:val="single" w:sz="6" w:space="12" w:color="D5DDC6"/>
            <w:right w:val="single" w:sz="6" w:space="0" w:color="D5DDC6"/>
          </w:divBdr>
          <w:divsChild>
            <w:div w:id="2157499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86616150">
      <w:bodyDiv w:val="1"/>
      <w:marLeft w:val="0"/>
      <w:marRight w:val="0"/>
      <w:marTop w:val="0"/>
      <w:marBottom w:val="0"/>
      <w:divBdr>
        <w:top w:val="none" w:sz="0" w:space="0" w:color="auto"/>
        <w:left w:val="none" w:sz="0" w:space="0" w:color="auto"/>
        <w:bottom w:val="none" w:sz="0" w:space="0" w:color="auto"/>
        <w:right w:val="none" w:sz="0" w:space="0" w:color="auto"/>
      </w:divBdr>
    </w:div>
    <w:div w:id="1105543414">
      <w:bodyDiv w:val="1"/>
      <w:marLeft w:val="0"/>
      <w:marRight w:val="0"/>
      <w:marTop w:val="0"/>
      <w:marBottom w:val="0"/>
      <w:divBdr>
        <w:top w:val="none" w:sz="0" w:space="0" w:color="auto"/>
        <w:left w:val="none" w:sz="0" w:space="0" w:color="auto"/>
        <w:bottom w:val="none" w:sz="0" w:space="0" w:color="auto"/>
        <w:right w:val="none" w:sz="0" w:space="0" w:color="auto"/>
      </w:divBdr>
      <w:divsChild>
        <w:div w:id="572736187">
          <w:marLeft w:val="0"/>
          <w:marRight w:val="0"/>
          <w:marTop w:val="0"/>
          <w:marBottom w:val="0"/>
          <w:divBdr>
            <w:top w:val="none" w:sz="0" w:space="0" w:color="auto"/>
            <w:left w:val="none" w:sz="0" w:space="0" w:color="auto"/>
            <w:bottom w:val="single" w:sz="2" w:space="0" w:color="000000"/>
            <w:right w:val="none" w:sz="0" w:space="0" w:color="auto"/>
          </w:divBdr>
        </w:div>
        <w:div w:id="1962956594">
          <w:marLeft w:val="0"/>
          <w:marRight w:val="0"/>
          <w:marTop w:val="0"/>
          <w:marBottom w:val="0"/>
          <w:divBdr>
            <w:top w:val="none" w:sz="0" w:space="0" w:color="auto"/>
            <w:left w:val="none" w:sz="0" w:space="0" w:color="auto"/>
            <w:bottom w:val="none" w:sz="0" w:space="0" w:color="auto"/>
            <w:right w:val="none" w:sz="0" w:space="0" w:color="auto"/>
          </w:divBdr>
          <w:divsChild>
            <w:div w:id="15990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1849">
      <w:bodyDiv w:val="1"/>
      <w:marLeft w:val="0"/>
      <w:marRight w:val="0"/>
      <w:marTop w:val="0"/>
      <w:marBottom w:val="0"/>
      <w:divBdr>
        <w:top w:val="none" w:sz="0" w:space="0" w:color="auto"/>
        <w:left w:val="none" w:sz="0" w:space="0" w:color="auto"/>
        <w:bottom w:val="none" w:sz="0" w:space="0" w:color="auto"/>
        <w:right w:val="none" w:sz="0" w:space="0" w:color="auto"/>
      </w:divBdr>
      <w:divsChild>
        <w:div w:id="277027303">
          <w:marLeft w:val="0"/>
          <w:marRight w:val="0"/>
          <w:marTop w:val="0"/>
          <w:marBottom w:val="0"/>
          <w:divBdr>
            <w:top w:val="none" w:sz="0" w:space="0" w:color="auto"/>
            <w:left w:val="none" w:sz="0" w:space="0" w:color="auto"/>
            <w:bottom w:val="single" w:sz="2" w:space="0" w:color="000000"/>
            <w:right w:val="none" w:sz="0" w:space="0" w:color="auto"/>
          </w:divBdr>
        </w:div>
        <w:div w:id="2069767983">
          <w:marLeft w:val="0"/>
          <w:marRight w:val="0"/>
          <w:marTop w:val="0"/>
          <w:marBottom w:val="0"/>
          <w:divBdr>
            <w:top w:val="none" w:sz="0" w:space="0" w:color="auto"/>
            <w:left w:val="none" w:sz="0" w:space="0" w:color="auto"/>
            <w:bottom w:val="none" w:sz="0" w:space="0" w:color="auto"/>
            <w:right w:val="none" w:sz="0" w:space="0" w:color="auto"/>
          </w:divBdr>
          <w:divsChild>
            <w:div w:id="12025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80097">
      <w:bodyDiv w:val="1"/>
      <w:marLeft w:val="0"/>
      <w:marRight w:val="0"/>
      <w:marTop w:val="0"/>
      <w:marBottom w:val="0"/>
      <w:divBdr>
        <w:top w:val="none" w:sz="0" w:space="0" w:color="auto"/>
        <w:left w:val="none" w:sz="0" w:space="0" w:color="auto"/>
        <w:bottom w:val="none" w:sz="0" w:space="0" w:color="auto"/>
        <w:right w:val="none" w:sz="0" w:space="0" w:color="auto"/>
      </w:divBdr>
    </w:div>
    <w:div w:id="1171411440">
      <w:bodyDiv w:val="1"/>
      <w:marLeft w:val="0"/>
      <w:marRight w:val="0"/>
      <w:marTop w:val="0"/>
      <w:marBottom w:val="0"/>
      <w:divBdr>
        <w:top w:val="none" w:sz="0" w:space="0" w:color="auto"/>
        <w:left w:val="none" w:sz="0" w:space="0" w:color="auto"/>
        <w:bottom w:val="none" w:sz="0" w:space="0" w:color="auto"/>
        <w:right w:val="none" w:sz="0" w:space="0" w:color="auto"/>
      </w:divBdr>
    </w:div>
    <w:div w:id="1199050353">
      <w:bodyDiv w:val="1"/>
      <w:marLeft w:val="0"/>
      <w:marRight w:val="0"/>
      <w:marTop w:val="0"/>
      <w:marBottom w:val="0"/>
      <w:divBdr>
        <w:top w:val="none" w:sz="0" w:space="0" w:color="auto"/>
        <w:left w:val="none" w:sz="0" w:space="0" w:color="auto"/>
        <w:bottom w:val="none" w:sz="0" w:space="0" w:color="auto"/>
        <w:right w:val="none" w:sz="0" w:space="0" w:color="auto"/>
      </w:divBdr>
    </w:div>
    <w:div w:id="1203901797">
      <w:bodyDiv w:val="1"/>
      <w:marLeft w:val="0"/>
      <w:marRight w:val="0"/>
      <w:marTop w:val="0"/>
      <w:marBottom w:val="0"/>
      <w:divBdr>
        <w:top w:val="none" w:sz="0" w:space="0" w:color="auto"/>
        <w:left w:val="none" w:sz="0" w:space="0" w:color="auto"/>
        <w:bottom w:val="none" w:sz="0" w:space="0" w:color="auto"/>
        <w:right w:val="none" w:sz="0" w:space="0" w:color="auto"/>
      </w:divBdr>
      <w:divsChild>
        <w:div w:id="1045643052">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207646856">
      <w:bodyDiv w:val="1"/>
      <w:marLeft w:val="0"/>
      <w:marRight w:val="0"/>
      <w:marTop w:val="0"/>
      <w:marBottom w:val="0"/>
      <w:divBdr>
        <w:top w:val="none" w:sz="0" w:space="0" w:color="auto"/>
        <w:left w:val="none" w:sz="0" w:space="0" w:color="auto"/>
        <w:bottom w:val="none" w:sz="0" w:space="0" w:color="auto"/>
        <w:right w:val="none" w:sz="0" w:space="0" w:color="auto"/>
      </w:divBdr>
      <w:divsChild>
        <w:div w:id="139662242">
          <w:marLeft w:val="0"/>
          <w:marRight w:val="0"/>
          <w:marTop w:val="0"/>
          <w:marBottom w:val="120"/>
          <w:divBdr>
            <w:top w:val="single" w:sz="6" w:space="8" w:color="D5DDC6"/>
            <w:left w:val="single" w:sz="6" w:space="0" w:color="D5DDC6"/>
            <w:bottom w:val="single" w:sz="6" w:space="12" w:color="D5DDC6"/>
            <w:right w:val="single" w:sz="6" w:space="0" w:color="D5DDC6"/>
          </w:divBdr>
          <w:divsChild>
            <w:div w:id="1618098087">
              <w:marLeft w:val="0"/>
              <w:marRight w:val="0"/>
              <w:marTop w:val="120"/>
              <w:marBottom w:val="120"/>
              <w:divBdr>
                <w:top w:val="none" w:sz="0" w:space="0" w:color="auto"/>
                <w:left w:val="none" w:sz="0" w:space="0" w:color="auto"/>
                <w:bottom w:val="none" w:sz="0" w:space="0" w:color="auto"/>
                <w:right w:val="none" w:sz="0" w:space="0" w:color="auto"/>
              </w:divBdr>
            </w:div>
          </w:divsChild>
        </w:div>
        <w:div w:id="677199256">
          <w:marLeft w:val="0"/>
          <w:marRight w:val="0"/>
          <w:marTop w:val="0"/>
          <w:marBottom w:val="120"/>
          <w:divBdr>
            <w:top w:val="single" w:sz="6" w:space="8" w:color="D5DDC6"/>
            <w:left w:val="single" w:sz="6" w:space="0" w:color="D5DDC6"/>
            <w:bottom w:val="single" w:sz="6" w:space="12" w:color="D5DDC6"/>
            <w:right w:val="single" w:sz="6" w:space="0" w:color="D5DDC6"/>
          </w:divBdr>
          <w:divsChild>
            <w:div w:id="1479497848">
              <w:marLeft w:val="0"/>
              <w:marRight w:val="0"/>
              <w:marTop w:val="120"/>
              <w:marBottom w:val="120"/>
              <w:divBdr>
                <w:top w:val="none" w:sz="0" w:space="0" w:color="auto"/>
                <w:left w:val="none" w:sz="0" w:space="0" w:color="auto"/>
                <w:bottom w:val="none" w:sz="0" w:space="0" w:color="auto"/>
                <w:right w:val="none" w:sz="0" w:space="0" w:color="auto"/>
              </w:divBdr>
            </w:div>
          </w:divsChild>
        </w:div>
        <w:div w:id="846947918">
          <w:marLeft w:val="0"/>
          <w:marRight w:val="0"/>
          <w:marTop w:val="0"/>
          <w:marBottom w:val="120"/>
          <w:divBdr>
            <w:top w:val="single" w:sz="6" w:space="8" w:color="D5DDC6"/>
            <w:left w:val="single" w:sz="6" w:space="0" w:color="D5DDC6"/>
            <w:bottom w:val="single" w:sz="6" w:space="12" w:color="D5DDC6"/>
            <w:right w:val="single" w:sz="6" w:space="0" w:color="D5DDC6"/>
          </w:divBdr>
          <w:divsChild>
            <w:div w:id="175389768">
              <w:marLeft w:val="0"/>
              <w:marRight w:val="0"/>
              <w:marTop w:val="120"/>
              <w:marBottom w:val="120"/>
              <w:divBdr>
                <w:top w:val="none" w:sz="0" w:space="0" w:color="auto"/>
                <w:left w:val="none" w:sz="0" w:space="0" w:color="auto"/>
                <w:bottom w:val="none" w:sz="0" w:space="0" w:color="auto"/>
                <w:right w:val="none" w:sz="0" w:space="0" w:color="auto"/>
              </w:divBdr>
            </w:div>
          </w:divsChild>
        </w:div>
        <w:div w:id="861361720">
          <w:marLeft w:val="0"/>
          <w:marRight w:val="0"/>
          <w:marTop w:val="0"/>
          <w:marBottom w:val="120"/>
          <w:divBdr>
            <w:top w:val="single" w:sz="6" w:space="8" w:color="D5DDC6"/>
            <w:left w:val="single" w:sz="6" w:space="0" w:color="D5DDC6"/>
            <w:bottom w:val="single" w:sz="6" w:space="12" w:color="D5DDC6"/>
            <w:right w:val="single" w:sz="6" w:space="0" w:color="D5DDC6"/>
          </w:divBdr>
          <w:divsChild>
            <w:div w:id="433212816">
              <w:marLeft w:val="0"/>
              <w:marRight w:val="0"/>
              <w:marTop w:val="120"/>
              <w:marBottom w:val="120"/>
              <w:divBdr>
                <w:top w:val="none" w:sz="0" w:space="0" w:color="auto"/>
                <w:left w:val="none" w:sz="0" w:space="0" w:color="auto"/>
                <w:bottom w:val="none" w:sz="0" w:space="0" w:color="auto"/>
                <w:right w:val="none" w:sz="0" w:space="0" w:color="auto"/>
              </w:divBdr>
            </w:div>
          </w:divsChild>
        </w:div>
        <w:div w:id="1024403225">
          <w:marLeft w:val="0"/>
          <w:marRight w:val="0"/>
          <w:marTop w:val="0"/>
          <w:marBottom w:val="120"/>
          <w:divBdr>
            <w:top w:val="single" w:sz="6" w:space="8" w:color="D5DDC6"/>
            <w:left w:val="single" w:sz="6" w:space="0" w:color="D5DDC6"/>
            <w:bottom w:val="single" w:sz="6" w:space="12" w:color="D5DDC6"/>
            <w:right w:val="single" w:sz="6" w:space="0" w:color="D5DDC6"/>
          </w:divBdr>
          <w:divsChild>
            <w:div w:id="325087181">
              <w:marLeft w:val="0"/>
              <w:marRight w:val="0"/>
              <w:marTop w:val="120"/>
              <w:marBottom w:val="120"/>
              <w:divBdr>
                <w:top w:val="none" w:sz="0" w:space="0" w:color="auto"/>
                <w:left w:val="none" w:sz="0" w:space="0" w:color="auto"/>
                <w:bottom w:val="none" w:sz="0" w:space="0" w:color="auto"/>
                <w:right w:val="none" w:sz="0" w:space="0" w:color="auto"/>
              </w:divBdr>
            </w:div>
          </w:divsChild>
        </w:div>
        <w:div w:id="1338457330">
          <w:marLeft w:val="150"/>
          <w:marRight w:val="0"/>
          <w:marTop w:val="0"/>
          <w:marBottom w:val="0"/>
          <w:divBdr>
            <w:top w:val="single" w:sz="6" w:space="0" w:color="FFC0CB"/>
            <w:left w:val="single" w:sz="6" w:space="1" w:color="FFC0CB"/>
            <w:bottom w:val="single" w:sz="6" w:space="1" w:color="FFC0CB"/>
            <w:right w:val="single" w:sz="6" w:space="1" w:color="FFC0CB"/>
          </w:divBdr>
        </w:div>
        <w:div w:id="1396926205">
          <w:marLeft w:val="0"/>
          <w:marRight w:val="0"/>
          <w:marTop w:val="0"/>
          <w:marBottom w:val="120"/>
          <w:divBdr>
            <w:top w:val="single" w:sz="6" w:space="8" w:color="D5DDC6"/>
            <w:left w:val="single" w:sz="6" w:space="0" w:color="D5DDC6"/>
            <w:bottom w:val="single" w:sz="6" w:space="12" w:color="D5DDC6"/>
            <w:right w:val="single" w:sz="6" w:space="0" w:color="D5DDC6"/>
          </w:divBdr>
          <w:divsChild>
            <w:div w:id="205994180">
              <w:marLeft w:val="0"/>
              <w:marRight w:val="0"/>
              <w:marTop w:val="120"/>
              <w:marBottom w:val="120"/>
              <w:divBdr>
                <w:top w:val="none" w:sz="0" w:space="0" w:color="auto"/>
                <w:left w:val="none" w:sz="0" w:space="0" w:color="auto"/>
                <w:bottom w:val="none" w:sz="0" w:space="0" w:color="auto"/>
                <w:right w:val="none" w:sz="0" w:space="0" w:color="auto"/>
              </w:divBdr>
            </w:div>
          </w:divsChild>
        </w:div>
        <w:div w:id="1980262430">
          <w:marLeft w:val="0"/>
          <w:marRight w:val="0"/>
          <w:marTop w:val="0"/>
          <w:marBottom w:val="120"/>
          <w:divBdr>
            <w:top w:val="single" w:sz="6" w:space="8" w:color="D5DDC6"/>
            <w:left w:val="single" w:sz="6" w:space="0" w:color="D5DDC6"/>
            <w:bottom w:val="single" w:sz="6" w:space="12" w:color="D5DDC6"/>
            <w:right w:val="single" w:sz="6" w:space="0" w:color="D5DDC6"/>
          </w:divBdr>
          <w:divsChild>
            <w:div w:id="3282183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29223993">
      <w:bodyDiv w:val="1"/>
      <w:marLeft w:val="0"/>
      <w:marRight w:val="0"/>
      <w:marTop w:val="0"/>
      <w:marBottom w:val="0"/>
      <w:divBdr>
        <w:top w:val="none" w:sz="0" w:space="0" w:color="auto"/>
        <w:left w:val="none" w:sz="0" w:space="0" w:color="auto"/>
        <w:bottom w:val="none" w:sz="0" w:space="0" w:color="auto"/>
        <w:right w:val="none" w:sz="0" w:space="0" w:color="auto"/>
      </w:divBdr>
      <w:divsChild>
        <w:div w:id="1892230388">
          <w:marLeft w:val="0"/>
          <w:marRight w:val="0"/>
          <w:marTop w:val="0"/>
          <w:marBottom w:val="0"/>
          <w:divBdr>
            <w:top w:val="none" w:sz="0" w:space="0" w:color="auto"/>
            <w:left w:val="none" w:sz="0" w:space="0" w:color="auto"/>
            <w:bottom w:val="none" w:sz="0" w:space="0" w:color="auto"/>
            <w:right w:val="none" w:sz="0" w:space="0" w:color="auto"/>
          </w:divBdr>
          <w:divsChild>
            <w:div w:id="13657735">
              <w:marLeft w:val="0"/>
              <w:marRight w:val="0"/>
              <w:marTop w:val="0"/>
              <w:marBottom w:val="0"/>
              <w:divBdr>
                <w:top w:val="none" w:sz="0" w:space="0" w:color="auto"/>
                <w:left w:val="none" w:sz="0" w:space="0" w:color="auto"/>
                <w:bottom w:val="none" w:sz="0" w:space="0" w:color="auto"/>
                <w:right w:val="none" w:sz="0" w:space="0" w:color="auto"/>
              </w:divBdr>
            </w:div>
          </w:divsChild>
        </w:div>
        <w:div w:id="2075004631">
          <w:marLeft w:val="0"/>
          <w:marRight w:val="0"/>
          <w:marTop w:val="0"/>
          <w:marBottom w:val="0"/>
          <w:divBdr>
            <w:top w:val="none" w:sz="0" w:space="0" w:color="auto"/>
            <w:left w:val="none" w:sz="0" w:space="0" w:color="auto"/>
            <w:bottom w:val="single" w:sz="2" w:space="0" w:color="000000"/>
            <w:right w:val="none" w:sz="0" w:space="0" w:color="auto"/>
          </w:divBdr>
        </w:div>
      </w:divsChild>
    </w:div>
    <w:div w:id="1265574480">
      <w:bodyDiv w:val="1"/>
      <w:marLeft w:val="0"/>
      <w:marRight w:val="0"/>
      <w:marTop w:val="0"/>
      <w:marBottom w:val="0"/>
      <w:divBdr>
        <w:top w:val="none" w:sz="0" w:space="0" w:color="auto"/>
        <w:left w:val="none" w:sz="0" w:space="0" w:color="auto"/>
        <w:bottom w:val="none" w:sz="0" w:space="0" w:color="auto"/>
        <w:right w:val="none" w:sz="0" w:space="0" w:color="auto"/>
      </w:divBdr>
      <w:divsChild>
        <w:div w:id="123499383">
          <w:marLeft w:val="0"/>
          <w:marRight w:val="0"/>
          <w:marTop w:val="0"/>
          <w:marBottom w:val="120"/>
          <w:divBdr>
            <w:top w:val="single" w:sz="6" w:space="8" w:color="D5DDC6"/>
            <w:left w:val="single" w:sz="6" w:space="0" w:color="D5DDC6"/>
            <w:bottom w:val="single" w:sz="6" w:space="12" w:color="D5DDC6"/>
            <w:right w:val="single" w:sz="6" w:space="0" w:color="D5DDC6"/>
          </w:divBdr>
          <w:divsChild>
            <w:div w:id="14954184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19843196">
      <w:bodyDiv w:val="1"/>
      <w:marLeft w:val="0"/>
      <w:marRight w:val="0"/>
      <w:marTop w:val="0"/>
      <w:marBottom w:val="0"/>
      <w:divBdr>
        <w:top w:val="none" w:sz="0" w:space="0" w:color="auto"/>
        <w:left w:val="none" w:sz="0" w:space="0" w:color="auto"/>
        <w:bottom w:val="none" w:sz="0" w:space="0" w:color="auto"/>
        <w:right w:val="none" w:sz="0" w:space="0" w:color="auto"/>
      </w:divBdr>
      <w:divsChild>
        <w:div w:id="593440856">
          <w:marLeft w:val="0"/>
          <w:marRight w:val="0"/>
          <w:marTop w:val="0"/>
          <w:marBottom w:val="120"/>
          <w:divBdr>
            <w:top w:val="single" w:sz="6" w:space="8" w:color="D5DDC6"/>
            <w:left w:val="single" w:sz="6" w:space="0" w:color="D5DDC6"/>
            <w:bottom w:val="single" w:sz="6" w:space="12" w:color="D5DDC6"/>
            <w:right w:val="single" w:sz="6" w:space="0" w:color="D5DDC6"/>
          </w:divBdr>
          <w:divsChild>
            <w:div w:id="912474491">
              <w:marLeft w:val="0"/>
              <w:marRight w:val="0"/>
              <w:marTop w:val="120"/>
              <w:marBottom w:val="120"/>
              <w:divBdr>
                <w:top w:val="none" w:sz="0" w:space="0" w:color="auto"/>
                <w:left w:val="none" w:sz="0" w:space="0" w:color="auto"/>
                <w:bottom w:val="none" w:sz="0" w:space="0" w:color="auto"/>
                <w:right w:val="none" w:sz="0" w:space="0" w:color="auto"/>
              </w:divBdr>
            </w:div>
          </w:divsChild>
        </w:div>
        <w:div w:id="671835185">
          <w:marLeft w:val="150"/>
          <w:marRight w:val="0"/>
          <w:marTop w:val="0"/>
          <w:marBottom w:val="0"/>
          <w:divBdr>
            <w:top w:val="single" w:sz="6" w:space="0" w:color="FFC0CB"/>
            <w:left w:val="single" w:sz="6" w:space="1" w:color="FFC0CB"/>
            <w:bottom w:val="single" w:sz="6" w:space="1" w:color="FFC0CB"/>
            <w:right w:val="single" w:sz="6" w:space="1" w:color="FFC0CB"/>
          </w:divBdr>
        </w:div>
        <w:div w:id="1647513553">
          <w:marLeft w:val="0"/>
          <w:marRight w:val="0"/>
          <w:marTop w:val="0"/>
          <w:marBottom w:val="120"/>
          <w:divBdr>
            <w:top w:val="single" w:sz="6" w:space="8" w:color="D5DDC6"/>
            <w:left w:val="single" w:sz="6" w:space="0" w:color="D5DDC6"/>
            <w:bottom w:val="single" w:sz="6" w:space="12" w:color="D5DDC6"/>
            <w:right w:val="single" w:sz="6" w:space="0" w:color="D5DDC6"/>
          </w:divBdr>
          <w:divsChild>
            <w:div w:id="622030912">
              <w:marLeft w:val="0"/>
              <w:marRight w:val="0"/>
              <w:marTop w:val="120"/>
              <w:marBottom w:val="120"/>
              <w:divBdr>
                <w:top w:val="none" w:sz="0" w:space="0" w:color="auto"/>
                <w:left w:val="none" w:sz="0" w:space="0" w:color="auto"/>
                <w:bottom w:val="none" w:sz="0" w:space="0" w:color="auto"/>
                <w:right w:val="none" w:sz="0" w:space="0" w:color="auto"/>
              </w:divBdr>
            </w:div>
          </w:divsChild>
        </w:div>
        <w:div w:id="1725565322">
          <w:marLeft w:val="0"/>
          <w:marRight w:val="0"/>
          <w:marTop w:val="0"/>
          <w:marBottom w:val="120"/>
          <w:divBdr>
            <w:top w:val="single" w:sz="6" w:space="8" w:color="D5DDC6"/>
            <w:left w:val="single" w:sz="6" w:space="0" w:color="D5DDC6"/>
            <w:bottom w:val="single" w:sz="6" w:space="12" w:color="D5DDC6"/>
            <w:right w:val="single" w:sz="6" w:space="0" w:color="D5DDC6"/>
          </w:divBdr>
          <w:divsChild>
            <w:div w:id="1526627750">
              <w:marLeft w:val="0"/>
              <w:marRight w:val="0"/>
              <w:marTop w:val="120"/>
              <w:marBottom w:val="120"/>
              <w:divBdr>
                <w:top w:val="none" w:sz="0" w:space="0" w:color="auto"/>
                <w:left w:val="none" w:sz="0" w:space="0" w:color="auto"/>
                <w:bottom w:val="none" w:sz="0" w:space="0" w:color="auto"/>
                <w:right w:val="none" w:sz="0" w:space="0" w:color="auto"/>
              </w:divBdr>
            </w:div>
          </w:divsChild>
        </w:div>
        <w:div w:id="1970891715">
          <w:marLeft w:val="0"/>
          <w:marRight w:val="0"/>
          <w:marTop w:val="0"/>
          <w:marBottom w:val="120"/>
          <w:divBdr>
            <w:top w:val="single" w:sz="6" w:space="8" w:color="D5DDC6"/>
            <w:left w:val="single" w:sz="6" w:space="0" w:color="D5DDC6"/>
            <w:bottom w:val="single" w:sz="6" w:space="12" w:color="D5DDC6"/>
            <w:right w:val="single" w:sz="6" w:space="0" w:color="D5DDC6"/>
          </w:divBdr>
          <w:divsChild>
            <w:div w:id="11674749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24048516">
      <w:bodyDiv w:val="1"/>
      <w:marLeft w:val="0"/>
      <w:marRight w:val="0"/>
      <w:marTop w:val="0"/>
      <w:marBottom w:val="0"/>
      <w:divBdr>
        <w:top w:val="none" w:sz="0" w:space="0" w:color="auto"/>
        <w:left w:val="none" w:sz="0" w:space="0" w:color="auto"/>
        <w:bottom w:val="none" w:sz="0" w:space="0" w:color="auto"/>
        <w:right w:val="none" w:sz="0" w:space="0" w:color="auto"/>
      </w:divBdr>
      <w:divsChild>
        <w:div w:id="214128260">
          <w:marLeft w:val="0"/>
          <w:marRight w:val="0"/>
          <w:marTop w:val="150"/>
          <w:marBottom w:val="450"/>
          <w:divBdr>
            <w:top w:val="none" w:sz="0" w:space="0" w:color="auto"/>
            <w:left w:val="none" w:sz="0" w:space="0" w:color="auto"/>
            <w:bottom w:val="none" w:sz="0" w:space="0" w:color="auto"/>
            <w:right w:val="none" w:sz="0" w:space="0" w:color="auto"/>
          </w:divBdr>
          <w:divsChild>
            <w:div w:id="742602616">
              <w:marLeft w:val="0"/>
              <w:marRight w:val="0"/>
              <w:marTop w:val="0"/>
              <w:marBottom w:val="0"/>
              <w:divBdr>
                <w:top w:val="none" w:sz="0" w:space="0" w:color="auto"/>
                <w:left w:val="none" w:sz="0" w:space="0" w:color="auto"/>
                <w:bottom w:val="none" w:sz="0" w:space="0" w:color="auto"/>
                <w:right w:val="none" w:sz="0" w:space="0" w:color="auto"/>
              </w:divBdr>
            </w:div>
          </w:divsChild>
        </w:div>
        <w:div w:id="685517340">
          <w:marLeft w:val="0"/>
          <w:marRight w:val="0"/>
          <w:marTop w:val="0"/>
          <w:marBottom w:val="120"/>
          <w:divBdr>
            <w:top w:val="single" w:sz="6" w:space="8" w:color="D5DDC6"/>
            <w:left w:val="single" w:sz="6" w:space="0" w:color="D5DDC6"/>
            <w:bottom w:val="single" w:sz="6" w:space="12" w:color="D5DDC6"/>
            <w:right w:val="single" w:sz="6" w:space="0" w:color="D5DDC6"/>
          </w:divBdr>
          <w:divsChild>
            <w:div w:id="7648068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40354484">
      <w:bodyDiv w:val="1"/>
      <w:marLeft w:val="0"/>
      <w:marRight w:val="0"/>
      <w:marTop w:val="0"/>
      <w:marBottom w:val="0"/>
      <w:divBdr>
        <w:top w:val="none" w:sz="0" w:space="0" w:color="auto"/>
        <w:left w:val="none" w:sz="0" w:space="0" w:color="auto"/>
        <w:bottom w:val="none" w:sz="0" w:space="0" w:color="auto"/>
        <w:right w:val="none" w:sz="0" w:space="0" w:color="auto"/>
      </w:divBdr>
    </w:div>
    <w:div w:id="1353143857">
      <w:bodyDiv w:val="1"/>
      <w:marLeft w:val="0"/>
      <w:marRight w:val="0"/>
      <w:marTop w:val="0"/>
      <w:marBottom w:val="0"/>
      <w:divBdr>
        <w:top w:val="none" w:sz="0" w:space="0" w:color="auto"/>
        <w:left w:val="none" w:sz="0" w:space="0" w:color="auto"/>
        <w:bottom w:val="none" w:sz="0" w:space="0" w:color="auto"/>
        <w:right w:val="none" w:sz="0" w:space="0" w:color="auto"/>
      </w:divBdr>
      <w:divsChild>
        <w:div w:id="407701002">
          <w:marLeft w:val="0"/>
          <w:marRight w:val="0"/>
          <w:marTop w:val="0"/>
          <w:marBottom w:val="120"/>
          <w:divBdr>
            <w:top w:val="single" w:sz="6" w:space="8" w:color="D5DDC6"/>
            <w:left w:val="single" w:sz="6" w:space="0" w:color="D5DDC6"/>
            <w:bottom w:val="single" w:sz="6" w:space="12" w:color="D5DDC6"/>
            <w:right w:val="single" w:sz="6" w:space="0" w:color="D5DDC6"/>
          </w:divBdr>
          <w:divsChild>
            <w:div w:id="1442266684">
              <w:marLeft w:val="0"/>
              <w:marRight w:val="0"/>
              <w:marTop w:val="120"/>
              <w:marBottom w:val="120"/>
              <w:divBdr>
                <w:top w:val="none" w:sz="0" w:space="0" w:color="auto"/>
                <w:left w:val="none" w:sz="0" w:space="0" w:color="auto"/>
                <w:bottom w:val="none" w:sz="0" w:space="0" w:color="auto"/>
                <w:right w:val="none" w:sz="0" w:space="0" w:color="auto"/>
              </w:divBdr>
            </w:div>
          </w:divsChild>
        </w:div>
        <w:div w:id="552237920">
          <w:marLeft w:val="150"/>
          <w:marRight w:val="0"/>
          <w:marTop w:val="0"/>
          <w:marBottom w:val="0"/>
          <w:divBdr>
            <w:top w:val="single" w:sz="6" w:space="0" w:color="FFC0CB"/>
            <w:left w:val="single" w:sz="6" w:space="1" w:color="FFC0CB"/>
            <w:bottom w:val="single" w:sz="6" w:space="1" w:color="FFC0CB"/>
            <w:right w:val="single" w:sz="6" w:space="1" w:color="FFC0CB"/>
          </w:divBdr>
        </w:div>
        <w:div w:id="694577895">
          <w:marLeft w:val="0"/>
          <w:marRight w:val="0"/>
          <w:marTop w:val="0"/>
          <w:marBottom w:val="120"/>
          <w:divBdr>
            <w:top w:val="single" w:sz="6" w:space="8" w:color="D5DDC6"/>
            <w:left w:val="single" w:sz="6" w:space="0" w:color="D5DDC6"/>
            <w:bottom w:val="single" w:sz="6" w:space="12" w:color="D5DDC6"/>
            <w:right w:val="single" w:sz="6" w:space="0" w:color="D5DDC6"/>
          </w:divBdr>
          <w:divsChild>
            <w:div w:id="1955862944">
              <w:marLeft w:val="0"/>
              <w:marRight w:val="0"/>
              <w:marTop w:val="120"/>
              <w:marBottom w:val="120"/>
              <w:divBdr>
                <w:top w:val="none" w:sz="0" w:space="0" w:color="auto"/>
                <w:left w:val="none" w:sz="0" w:space="0" w:color="auto"/>
                <w:bottom w:val="none" w:sz="0" w:space="0" w:color="auto"/>
                <w:right w:val="none" w:sz="0" w:space="0" w:color="auto"/>
              </w:divBdr>
            </w:div>
          </w:divsChild>
        </w:div>
        <w:div w:id="1269894933">
          <w:marLeft w:val="0"/>
          <w:marRight w:val="0"/>
          <w:marTop w:val="0"/>
          <w:marBottom w:val="120"/>
          <w:divBdr>
            <w:top w:val="single" w:sz="6" w:space="8" w:color="D5DDC6"/>
            <w:left w:val="single" w:sz="6" w:space="0" w:color="D5DDC6"/>
            <w:bottom w:val="single" w:sz="6" w:space="12" w:color="D5DDC6"/>
            <w:right w:val="single" w:sz="6" w:space="0" w:color="D5DDC6"/>
          </w:divBdr>
          <w:divsChild>
            <w:div w:id="2087681345">
              <w:marLeft w:val="0"/>
              <w:marRight w:val="0"/>
              <w:marTop w:val="120"/>
              <w:marBottom w:val="120"/>
              <w:divBdr>
                <w:top w:val="none" w:sz="0" w:space="0" w:color="auto"/>
                <w:left w:val="none" w:sz="0" w:space="0" w:color="auto"/>
                <w:bottom w:val="none" w:sz="0" w:space="0" w:color="auto"/>
                <w:right w:val="none" w:sz="0" w:space="0" w:color="auto"/>
              </w:divBdr>
            </w:div>
          </w:divsChild>
        </w:div>
        <w:div w:id="1574654706">
          <w:marLeft w:val="0"/>
          <w:marRight w:val="0"/>
          <w:marTop w:val="0"/>
          <w:marBottom w:val="120"/>
          <w:divBdr>
            <w:top w:val="single" w:sz="6" w:space="8" w:color="D5DDC6"/>
            <w:left w:val="single" w:sz="6" w:space="0" w:color="D5DDC6"/>
            <w:bottom w:val="single" w:sz="6" w:space="12" w:color="D5DDC6"/>
            <w:right w:val="single" w:sz="6" w:space="0" w:color="D5DDC6"/>
          </w:divBdr>
          <w:divsChild>
            <w:div w:id="926420505">
              <w:marLeft w:val="0"/>
              <w:marRight w:val="0"/>
              <w:marTop w:val="120"/>
              <w:marBottom w:val="120"/>
              <w:divBdr>
                <w:top w:val="none" w:sz="0" w:space="0" w:color="auto"/>
                <w:left w:val="none" w:sz="0" w:space="0" w:color="auto"/>
                <w:bottom w:val="none" w:sz="0" w:space="0" w:color="auto"/>
                <w:right w:val="none" w:sz="0" w:space="0" w:color="auto"/>
              </w:divBdr>
            </w:div>
          </w:divsChild>
        </w:div>
        <w:div w:id="1747871872">
          <w:marLeft w:val="0"/>
          <w:marRight w:val="0"/>
          <w:marTop w:val="0"/>
          <w:marBottom w:val="120"/>
          <w:divBdr>
            <w:top w:val="single" w:sz="6" w:space="8" w:color="D5DDC6"/>
            <w:left w:val="single" w:sz="6" w:space="0" w:color="D5DDC6"/>
            <w:bottom w:val="single" w:sz="6" w:space="12" w:color="D5DDC6"/>
            <w:right w:val="single" w:sz="6" w:space="0" w:color="D5DDC6"/>
          </w:divBdr>
          <w:divsChild>
            <w:div w:id="980844175">
              <w:marLeft w:val="0"/>
              <w:marRight w:val="0"/>
              <w:marTop w:val="120"/>
              <w:marBottom w:val="120"/>
              <w:divBdr>
                <w:top w:val="none" w:sz="0" w:space="0" w:color="auto"/>
                <w:left w:val="none" w:sz="0" w:space="0" w:color="auto"/>
                <w:bottom w:val="none" w:sz="0" w:space="0" w:color="auto"/>
                <w:right w:val="none" w:sz="0" w:space="0" w:color="auto"/>
              </w:divBdr>
            </w:div>
          </w:divsChild>
        </w:div>
        <w:div w:id="1824540206">
          <w:marLeft w:val="0"/>
          <w:marRight w:val="0"/>
          <w:marTop w:val="0"/>
          <w:marBottom w:val="120"/>
          <w:divBdr>
            <w:top w:val="single" w:sz="6" w:space="8" w:color="D5DDC6"/>
            <w:left w:val="single" w:sz="6" w:space="0" w:color="D5DDC6"/>
            <w:bottom w:val="single" w:sz="6" w:space="12" w:color="D5DDC6"/>
            <w:right w:val="single" w:sz="6" w:space="0" w:color="D5DDC6"/>
          </w:divBdr>
          <w:divsChild>
            <w:div w:id="1885407255">
              <w:marLeft w:val="0"/>
              <w:marRight w:val="0"/>
              <w:marTop w:val="120"/>
              <w:marBottom w:val="120"/>
              <w:divBdr>
                <w:top w:val="none" w:sz="0" w:space="0" w:color="auto"/>
                <w:left w:val="none" w:sz="0" w:space="0" w:color="auto"/>
                <w:bottom w:val="none" w:sz="0" w:space="0" w:color="auto"/>
                <w:right w:val="none" w:sz="0" w:space="0" w:color="auto"/>
              </w:divBdr>
            </w:div>
          </w:divsChild>
        </w:div>
        <w:div w:id="2052225471">
          <w:marLeft w:val="0"/>
          <w:marRight w:val="0"/>
          <w:marTop w:val="0"/>
          <w:marBottom w:val="120"/>
          <w:divBdr>
            <w:top w:val="single" w:sz="6" w:space="8" w:color="D5DDC6"/>
            <w:left w:val="single" w:sz="6" w:space="0" w:color="D5DDC6"/>
            <w:bottom w:val="single" w:sz="6" w:space="12" w:color="D5DDC6"/>
            <w:right w:val="single" w:sz="6" w:space="0" w:color="D5DDC6"/>
          </w:divBdr>
          <w:divsChild>
            <w:div w:id="15792883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55226783">
      <w:bodyDiv w:val="1"/>
      <w:marLeft w:val="0"/>
      <w:marRight w:val="0"/>
      <w:marTop w:val="0"/>
      <w:marBottom w:val="0"/>
      <w:divBdr>
        <w:top w:val="none" w:sz="0" w:space="0" w:color="auto"/>
        <w:left w:val="none" w:sz="0" w:space="0" w:color="auto"/>
        <w:bottom w:val="none" w:sz="0" w:space="0" w:color="auto"/>
        <w:right w:val="none" w:sz="0" w:space="0" w:color="auto"/>
      </w:divBdr>
    </w:div>
    <w:div w:id="1373966366">
      <w:bodyDiv w:val="1"/>
      <w:marLeft w:val="0"/>
      <w:marRight w:val="0"/>
      <w:marTop w:val="0"/>
      <w:marBottom w:val="0"/>
      <w:divBdr>
        <w:top w:val="none" w:sz="0" w:space="0" w:color="auto"/>
        <w:left w:val="none" w:sz="0" w:space="0" w:color="auto"/>
        <w:bottom w:val="none" w:sz="0" w:space="0" w:color="auto"/>
        <w:right w:val="none" w:sz="0" w:space="0" w:color="auto"/>
      </w:divBdr>
    </w:div>
    <w:div w:id="1378627613">
      <w:bodyDiv w:val="1"/>
      <w:marLeft w:val="0"/>
      <w:marRight w:val="0"/>
      <w:marTop w:val="0"/>
      <w:marBottom w:val="0"/>
      <w:divBdr>
        <w:top w:val="none" w:sz="0" w:space="0" w:color="auto"/>
        <w:left w:val="none" w:sz="0" w:space="0" w:color="auto"/>
        <w:bottom w:val="none" w:sz="0" w:space="0" w:color="auto"/>
        <w:right w:val="none" w:sz="0" w:space="0" w:color="auto"/>
      </w:divBdr>
    </w:div>
    <w:div w:id="1386297383">
      <w:bodyDiv w:val="1"/>
      <w:marLeft w:val="0"/>
      <w:marRight w:val="0"/>
      <w:marTop w:val="0"/>
      <w:marBottom w:val="0"/>
      <w:divBdr>
        <w:top w:val="none" w:sz="0" w:space="0" w:color="auto"/>
        <w:left w:val="none" w:sz="0" w:space="0" w:color="auto"/>
        <w:bottom w:val="none" w:sz="0" w:space="0" w:color="auto"/>
        <w:right w:val="none" w:sz="0" w:space="0" w:color="auto"/>
      </w:divBdr>
      <w:divsChild>
        <w:div w:id="349114299">
          <w:marLeft w:val="0"/>
          <w:marRight w:val="0"/>
          <w:marTop w:val="0"/>
          <w:marBottom w:val="120"/>
          <w:divBdr>
            <w:top w:val="single" w:sz="6" w:space="8" w:color="D5DDC6"/>
            <w:left w:val="single" w:sz="6" w:space="0" w:color="D5DDC6"/>
            <w:bottom w:val="single" w:sz="6" w:space="12" w:color="D5DDC6"/>
            <w:right w:val="single" w:sz="6" w:space="0" w:color="D5DDC6"/>
          </w:divBdr>
          <w:divsChild>
            <w:div w:id="1741445010">
              <w:marLeft w:val="0"/>
              <w:marRight w:val="0"/>
              <w:marTop w:val="120"/>
              <w:marBottom w:val="120"/>
              <w:divBdr>
                <w:top w:val="none" w:sz="0" w:space="0" w:color="auto"/>
                <w:left w:val="none" w:sz="0" w:space="0" w:color="auto"/>
                <w:bottom w:val="none" w:sz="0" w:space="0" w:color="auto"/>
                <w:right w:val="none" w:sz="0" w:space="0" w:color="auto"/>
              </w:divBdr>
            </w:div>
          </w:divsChild>
        </w:div>
        <w:div w:id="354507147">
          <w:marLeft w:val="0"/>
          <w:marRight w:val="0"/>
          <w:marTop w:val="0"/>
          <w:marBottom w:val="120"/>
          <w:divBdr>
            <w:top w:val="single" w:sz="6" w:space="8" w:color="D5DDC6"/>
            <w:left w:val="single" w:sz="6" w:space="0" w:color="D5DDC6"/>
            <w:bottom w:val="single" w:sz="6" w:space="12" w:color="D5DDC6"/>
            <w:right w:val="single" w:sz="6" w:space="0" w:color="D5DDC6"/>
          </w:divBdr>
          <w:divsChild>
            <w:div w:id="1294945476">
              <w:marLeft w:val="0"/>
              <w:marRight w:val="0"/>
              <w:marTop w:val="120"/>
              <w:marBottom w:val="120"/>
              <w:divBdr>
                <w:top w:val="none" w:sz="0" w:space="0" w:color="auto"/>
                <w:left w:val="none" w:sz="0" w:space="0" w:color="auto"/>
                <w:bottom w:val="none" w:sz="0" w:space="0" w:color="auto"/>
                <w:right w:val="none" w:sz="0" w:space="0" w:color="auto"/>
              </w:divBdr>
            </w:div>
          </w:divsChild>
        </w:div>
        <w:div w:id="120182097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399287010">
      <w:bodyDiv w:val="1"/>
      <w:marLeft w:val="0"/>
      <w:marRight w:val="0"/>
      <w:marTop w:val="0"/>
      <w:marBottom w:val="0"/>
      <w:divBdr>
        <w:top w:val="none" w:sz="0" w:space="0" w:color="auto"/>
        <w:left w:val="none" w:sz="0" w:space="0" w:color="auto"/>
        <w:bottom w:val="none" w:sz="0" w:space="0" w:color="auto"/>
        <w:right w:val="none" w:sz="0" w:space="0" w:color="auto"/>
      </w:divBdr>
    </w:div>
    <w:div w:id="1415593935">
      <w:bodyDiv w:val="1"/>
      <w:marLeft w:val="0"/>
      <w:marRight w:val="0"/>
      <w:marTop w:val="0"/>
      <w:marBottom w:val="0"/>
      <w:divBdr>
        <w:top w:val="none" w:sz="0" w:space="0" w:color="auto"/>
        <w:left w:val="none" w:sz="0" w:space="0" w:color="auto"/>
        <w:bottom w:val="none" w:sz="0" w:space="0" w:color="auto"/>
        <w:right w:val="none" w:sz="0" w:space="0" w:color="auto"/>
      </w:divBdr>
      <w:divsChild>
        <w:div w:id="45762371">
          <w:marLeft w:val="0"/>
          <w:marRight w:val="0"/>
          <w:marTop w:val="0"/>
          <w:marBottom w:val="120"/>
          <w:divBdr>
            <w:top w:val="single" w:sz="6" w:space="8" w:color="D5DDC6"/>
            <w:left w:val="single" w:sz="6" w:space="0" w:color="D5DDC6"/>
            <w:bottom w:val="single" w:sz="6" w:space="12" w:color="D5DDC6"/>
            <w:right w:val="single" w:sz="6" w:space="0" w:color="D5DDC6"/>
          </w:divBdr>
          <w:divsChild>
            <w:div w:id="2103187067">
              <w:marLeft w:val="0"/>
              <w:marRight w:val="0"/>
              <w:marTop w:val="120"/>
              <w:marBottom w:val="120"/>
              <w:divBdr>
                <w:top w:val="none" w:sz="0" w:space="0" w:color="auto"/>
                <w:left w:val="none" w:sz="0" w:space="0" w:color="auto"/>
                <w:bottom w:val="none" w:sz="0" w:space="0" w:color="auto"/>
                <w:right w:val="none" w:sz="0" w:space="0" w:color="auto"/>
              </w:divBdr>
            </w:div>
          </w:divsChild>
        </w:div>
        <w:div w:id="717893848">
          <w:marLeft w:val="0"/>
          <w:marRight w:val="0"/>
          <w:marTop w:val="0"/>
          <w:marBottom w:val="120"/>
          <w:divBdr>
            <w:top w:val="single" w:sz="6" w:space="8" w:color="D5DDC6"/>
            <w:left w:val="single" w:sz="6" w:space="0" w:color="D5DDC6"/>
            <w:bottom w:val="single" w:sz="6" w:space="12" w:color="D5DDC6"/>
            <w:right w:val="single" w:sz="6" w:space="0" w:color="D5DDC6"/>
          </w:divBdr>
          <w:divsChild>
            <w:div w:id="147407351">
              <w:marLeft w:val="0"/>
              <w:marRight w:val="0"/>
              <w:marTop w:val="120"/>
              <w:marBottom w:val="120"/>
              <w:divBdr>
                <w:top w:val="none" w:sz="0" w:space="0" w:color="auto"/>
                <w:left w:val="none" w:sz="0" w:space="0" w:color="auto"/>
                <w:bottom w:val="none" w:sz="0" w:space="0" w:color="auto"/>
                <w:right w:val="none" w:sz="0" w:space="0" w:color="auto"/>
              </w:divBdr>
            </w:div>
          </w:divsChild>
        </w:div>
        <w:div w:id="793213088">
          <w:marLeft w:val="0"/>
          <w:marRight w:val="0"/>
          <w:marTop w:val="0"/>
          <w:marBottom w:val="120"/>
          <w:divBdr>
            <w:top w:val="single" w:sz="6" w:space="8" w:color="D5DDC6"/>
            <w:left w:val="single" w:sz="6" w:space="0" w:color="D5DDC6"/>
            <w:bottom w:val="single" w:sz="6" w:space="12" w:color="D5DDC6"/>
            <w:right w:val="single" w:sz="6" w:space="0" w:color="D5DDC6"/>
          </w:divBdr>
          <w:divsChild>
            <w:div w:id="1801265759">
              <w:marLeft w:val="0"/>
              <w:marRight w:val="0"/>
              <w:marTop w:val="120"/>
              <w:marBottom w:val="120"/>
              <w:divBdr>
                <w:top w:val="none" w:sz="0" w:space="0" w:color="auto"/>
                <w:left w:val="none" w:sz="0" w:space="0" w:color="auto"/>
                <w:bottom w:val="none" w:sz="0" w:space="0" w:color="auto"/>
                <w:right w:val="none" w:sz="0" w:space="0" w:color="auto"/>
              </w:divBdr>
            </w:div>
          </w:divsChild>
        </w:div>
        <w:div w:id="910892989">
          <w:marLeft w:val="150"/>
          <w:marRight w:val="0"/>
          <w:marTop w:val="0"/>
          <w:marBottom w:val="0"/>
          <w:divBdr>
            <w:top w:val="single" w:sz="6" w:space="0" w:color="FFC0CB"/>
            <w:left w:val="single" w:sz="6" w:space="1" w:color="FFC0CB"/>
            <w:bottom w:val="single" w:sz="6" w:space="1" w:color="FFC0CB"/>
            <w:right w:val="single" w:sz="6" w:space="1" w:color="FFC0CB"/>
          </w:divBdr>
        </w:div>
        <w:div w:id="956909977">
          <w:marLeft w:val="0"/>
          <w:marRight w:val="0"/>
          <w:marTop w:val="0"/>
          <w:marBottom w:val="120"/>
          <w:divBdr>
            <w:top w:val="single" w:sz="6" w:space="8" w:color="D5DDC6"/>
            <w:left w:val="single" w:sz="6" w:space="0" w:color="D5DDC6"/>
            <w:bottom w:val="single" w:sz="6" w:space="12" w:color="D5DDC6"/>
            <w:right w:val="single" w:sz="6" w:space="0" w:color="D5DDC6"/>
          </w:divBdr>
          <w:divsChild>
            <w:div w:id="383795910">
              <w:marLeft w:val="0"/>
              <w:marRight w:val="0"/>
              <w:marTop w:val="120"/>
              <w:marBottom w:val="120"/>
              <w:divBdr>
                <w:top w:val="none" w:sz="0" w:space="0" w:color="auto"/>
                <w:left w:val="none" w:sz="0" w:space="0" w:color="auto"/>
                <w:bottom w:val="none" w:sz="0" w:space="0" w:color="auto"/>
                <w:right w:val="none" w:sz="0" w:space="0" w:color="auto"/>
              </w:divBdr>
            </w:div>
          </w:divsChild>
        </w:div>
        <w:div w:id="1186137504">
          <w:marLeft w:val="0"/>
          <w:marRight w:val="0"/>
          <w:marTop w:val="0"/>
          <w:marBottom w:val="120"/>
          <w:divBdr>
            <w:top w:val="single" w:sz="6" w:space="8" w:color="D5DDC6"/>
            <w:left w:val="single" w:sz="6" w:space="0" w:color="D5DDC6"/>
            <w:bottom w:val="single" w:sz="6" w:space="12" w:color="D5DDC6"/>
            <w:right w:val="single" w:sz="6" w:space="0" w:color="D5DDC6"/>
          </w:divBdr>
          <w:divsChild>
            <w:div w:id="131798806">
              <w:marLeft w:val="0"/>
              <w:marRight w:val="0"/>
              <w:marTop w:val="120"/>
              <w:marBottom w:val="120"/>
              <w:divBdr>
                <w:top w:val="none" w:sz="0" w:space="0" w:color="auto"/>
                <w:left w:val="none" w:sz="0" w:space="0" w:color="auto"/>
                <w:bottom w:val="none" w:sz="0" w:space="0" w:color="auto"/>
                <w:right w:val="none" w:sz="0" w:space="0" w:color="auto"/>
              </w:divBdr>
            </w:div>
          </w:divsChild>
        </w:div>
        <w:div w:id="1204752140">
          <w:marLeft w:val="0"/>
          <w:marRight w:val="0"/>
          <w:marTop w:val="0"/>
          <w:marBottom w:val="120"/>
          <w:divBdr>
            <w:top w:val="single" w:sz="6" w:space="8" w:color="D5DDC6"/>
            <w:left w:val="single" w:sz="6" w:space="0" w:color="D5DDC6"/>
            <w:bottom w:val="single" w:sz="6" w:space="12" w:color="D5DDC6"/>
            <w:right w:val="single" w:sz="6" w:space="0" w:color="D5DDC6"/>
          </w:divBdr>
          <w:divsChild>
            <w:div w:id="1433358844">
              <w:marLeft w:val="0"/>
              <w:marRight w:val="0"/>
              <w:marTop w:val="120"/>
              <w:marBottom w:val="120"/>
              <w:divBdr>
                <w:top w:val="none" w:sz="0" w:space="0" w:color="auto"/>
                <w:left w:val="none" w:sz="0" w:space="0" w:color="auto"/>
                <w:bottom w:val="none" w:sz="0" w:space="0" w:color="auto"/>
                <w:right w:val="none" w:sz="0" w:space="0" w:color="auto"/>
              </w:divBdr>
            </w:div>
          </w:divsChild>
        </w:div>
        <w:div w:id="2135054083">
          <w:marLeft w:val="0"/>
          <w:marRight w:val="0"/>
          <w:marTop w:val="0"/>
          <w:marBottom w:val="120"/>
          <w:divBdr>
            <w:top w:val="single" w:sz="6" w:space="8" w:color="D5DDC6"/>
            <w:left w:val="single" w:sz="6" w:space="0" w:color="D5DDC6"/>
            <w:bottom w:val="single" w:sz="6" w:space="12" w:color="D5DDC6"/>
            <w:right w:val="single" w:sz="6" w:space="0" w:color="D5DDC6"/>
          </w:divBdr>
          <w:divsChild>
            <w:div w:id="14655451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23914954">
      <w:bodyDiv w:val="1"/>
      <w:marLeft w:val="0"/>
      <w:marRight w:val="0"/>
      <w:marTop w:val="0"/>
      <w:marBottom w:val="0"/>
      <w:divBdr>
        <w:top w:val="none" w:sz="0" w:space="0" w:color="auto"/>
        <w:left w:val="none" w:sz="0" w:space="0" w:color="auto"/>
        <w:bottom w:val="none" w:sz="0" w:space="0" w:color="auto"/>
        <w:right w:val="none" w:sz="0" w:space="0" w:color="auto"/>
      </w:divBdr>
      <w:divsChild>
        <w:div w:id="120923883">
          <w:marLeft w:val="0"/>
          <w:marRight w:val="0"/>
          <w:marTop w:val="120"/>
          <w:marBottom w:val="0"/>
          <w:divBdr>
            <w:top w:val="single" w:sz="6" w:space="0" w:color="D5DDC6"/>
            <w:left w:val="single" w:sz="6" w:space="4" w:color="D5DDC6"/>
            <w:bottom w:val="single" w:sz="6" w:space="0" w:color="D5DDC6"/>
            <w:right w:val="single" w:sz="6" w:space="0" w:color="D5DDC6"/>
          </w:divBdr>
        </w:div>
        <w:div w:id="313602972">
          <w:marLeft w:val="0"/>
          <w:marRight w:val="0"/>
          <w:marTop w:val="0"/>
          <w:marBottom w:val="120"/>
          <w:divBdr>
            <w:top w:val="single" w:sz="6" w:space="8" w:color="D5DDC6"/>
            <w:left w:val="single" w:sz="6" w:space="0" w:color="D5DDC6"/>
            <w:bottom w:val="single" w:sz="6" w:space="12" w:color="D5DDC6"/>
            <w:right w:val="single" w:sz="6" w:space="0" w:color="D5DDC6"/>
          </w:divBdr>
          <w:divsChild>
            <w:div w:id="177815156">
              <w:marLeft w:val="0"/>
              <w:marRight w:val="0"/>
              <w:marTop w:val="120"/>
              <w:marBottom w:val="120"/>
              <w:divBdr>
                <w:top w:val="none" w:sz="0" w:space="0" w:color="auto"/>
                <w:left w:val="none" w:sz="0" w:space="0" w:color="auto"/>
                <w:bottom w:val="none" w:sz="0" w:space="0" w:color="auto"/>
                <w:right w:val="none" w:sz="0" w:space="0" w:color="auto"/>
              </w:divBdr>
            </w:div>
          </w:divsChild>
        </w:div>
        <w:div w:id="326710780">
          <w:marLeft w:val="0"/>
          <w:marRight w:val="0"/>
          <w:marTop w:val="0"/>
          <w:marBottom w:val="120"/>
          <w:divBdr>
            <w:top w:val="single" w:sz="6" w:space="8" w:color="D5DDC6"/>
            <w:left w:val="single" w:sz="6" w:space="0" w:color="D5DDC6"/>
            <w:bottom w:val="single" w:sz="6" w:space="12" w:color="D5DDC6"/>
            <w:right w:val="single" w:sz="6" w:space="0" w:color="D5DDC6"/>
          </w:divBdr>
          <w:divsChild>
            <w:div w:id="1395616829">
              <w:marLeft w:val="0"/>
              <w:marRight w:val="0"/>
              <w:marTop w:val="120"/>
              <w:marBottom w:val="120"/>
              <w:divBdr>
                <w:top w:val="none" w:sz="0" w:space="0" w:color="auto"/>
                <w:left w:val="none" w:sz="0" w:space="0" w:color="auto"/>
                <w:bottom w:val="none" w:sz="0" w:space="0" w:color="auto"/>
                <w:right w:val="none" w:sz="0" w:space="0" w:color="auto"/>
              </w:divBdr>
            </w:div>
          </w:divsChild>
        </w:div>
        <w:div w:id="1246957124">
          <w:marLeft w:val="0"/>
          <w:marRight w:val="0"/>
          <w:marTop w:val="0"/>
          <w:marBottom w:val="120"/>
          <w:divBdr>
            <w:top w:val="single" w:sz="6" w:space="8" w:color="D5DDC6"/>
            <w:left w:val="single" w:sz="6" w:space="0" w:color="D5DDC6"/>
            <w:bottom w:val="single" w:sz="6" w:space="12" w:color="D5DDC6"/>
            <w:right w:val="single" w:sz="6" w:space="0" w:color="D5DDC6"/>
          </w:divBdr>
          <w:divsChild>
            <w:div w:id="479349877">
              <w:marLeft w:val="0"/>
              <w:marRight w:val="0"/>
              <w:marTop w:val="120"/>
              <w:marBottom w:val="120"/>
              <w:divBdr>
                <w:top w:val="none" w:sz="0" w:space="0" w:color="auto"/>
                <w:left w:val="none" w:sz="0" w:space="0" w:color="auto"/>
                <w:bottom w:val="none" w:sz="0" w:space="0" w:color="auto"/>
                <w:right w:val="none" w:sz="0" w:space="0" w:color="auto"/>
              </w:divBdr>
            </w:div>
          </w:divsChild>
        </w:div>
        <w:div w:id="159574747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38405499">
      <w:bodyDiv w:val="1"/>
      <w:marLeft w:val="0"/>
      <w:marRight w:val="0"/>
      <w:marTop w:val="0"/>
      <w:marBottom w:val="0"/>
      <w:divBdr>
        <w:top w:val="none" w:sz="0" w:space="0" w:color="auto"/>
        <w:left w:val="none" w:sz="0" w:space="0" w:color="auto"/>
        <w:bottom w:val="none" w:sz="0" w:space="0" w:color="auto"/>
        <w:right w:val="none" w:sz="0" w:space="0" w:color="auto"/>
      </w:divBdr>
      <w:divsChild>
        <w:div w:id="20861389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70435349">
      <w:bodyDiv w:val="1"/>
      <w:marLeft w:val="0"/>
      <w:marRight w:val="0"/>
      <w:marTop w:val="0"/>
      <w:marBottom w:val="0"/>
      <w:divBdr>
        <w:top w:val="none" w:sz="0" w:space="0" w:color="auto"/>
        <w:left w:val="none" w:sz="0" w:space="0" w:color="auto"/>
        <w:bottom w:val="none" w:sz="0" w:space="0" w:color="auto"/>
        <w:right w:val="none" w:sz="0" w:space="0" w:color="auto"/>
      </w:divBdr>
    </w:div>
    <w:div w:id="1496142879">
      <w:bodyDiv w:val="1"/>
      <w:marLeft w:val="0"/>
      <w:marRight w:val="0"/>
      <w:marTop w:val="0"/>
      <w:marBottom w:val="0"/>
      <w:divBdr>
        <w:top w:val="none" w:sz="0" w:space="0" w:color="auto"/>
        <w:left w:val="none" w:sz="0" w:space="0" w:color="auto"/>
        <w:bottom w:val="none" w:sz="0" w:space="0" w:color="auto"/>
        <w:right w:val="none" w:sz="0" w:space="0" w:color="auto"/>
      </w:divBdr>
      <w:divsChild>
        <w:div w:id="789714070">
          <w:marLeft w:val="0"/>
          <w:marRight w:val="0"/>
          <w:marTop w:val="0"/>
          <w:marBottom w:val="120"/>
          <w:divBdr>
            <w:top w:val="single" w:sz="6" w:space="8" w:color="D5DDC6"/>
            <w:left w:val="single" w:sz="6" w:space="0" w:color="D5DDC6"/>
            <w:bottom w:val="single" w:sz="6" w:space="12" w:color="D5DDC6"/>
            <w:right w:val="single" w:sz="6" w:space="0" w:color="D5DDC6"/>
          </w:divBdr>
          <w:divsChild>
            <w:div w:id="1943145250">
              <w:marLeft w:val="0"/>
              <w:marRight w:val="0"/>
              <w:marTop w:val="120"/>
              <w:marBottom w:val="120"/>
              <w:divBdr>
                <w:top w:val="none" w:sz="0" w:space="0" w:color="auto"/>
                <w:left w:val="none" w:sz="0" w:space="0" w:color="auto"/>
                <w:bottom w:val="none" w:sz="0" w:space="0" w:color="auto"/>
                <w:right w:val="none" w:sz="0" w:space="0" w:color="auto"/>
              </w:divBdr>
            </w:div>
          </w:divsChild>
        </w:div>
        <w:div w:id="1359500635">
          <w:marLeft w:val="0"/>
          <w:marRight w:val="0"/>
          <w:marTop w:val="0"/>
          <w:marBottom w:val="120"/>
          <w:divBdr>
            <w:top w:val="single" w:sz="6" w:space="8" w:color="D5DDC6"/>
            <w:left w:val="single" w:sz="6" w:space="0" w:color="D5DDC6"/>
            <w:bottom w:val="single" w:sz="6" w:space="12" w:color="D5DDC6"/>
            <w:right w:val="single" w:sz="6" w:space="0" w:color="D5DDC6"/>
          </w:divBdr>
          <w:divsChild>
            <w:div w:id="1500080221">
              <w:marLeft w:val="0"/>
              <w:marRight w:val="0"/>
              <w:marTop w:val="120"/>
              <w:marBottom w:val="120"/>
              <w:divBdr>
                <w:top w:val="none" w:sz="0" w:space="0" w:color="auto"/>
                <w:left w:val="none" w:sz="0" w:space="0" w:color="auto"/>
                <w:bottom w:val="none" w:sz="0" w:space="0" w:color="auto"/>
                <w:right w:val="none" w:sz="0" w:space="0" w:color="auto"/>
              </w:divBdr>
            </w:div>
          </w:divsChild>
        </w:div>
        <w:div w:id="1409157256">
          <w:marLeft w:val="0"/>
          <w:marRight w:val="0"/>
          <w:marTop w:val="0"/>
          <w:marBottom w:val="120"/>
          <w:divBdr>
            <w:top w:val="single" w:sz="6" w:space="8" w:color="D5DDC6"/>
            <w:left w:val="single" w:sz="6" w:space="0" w:color="D5DDC6"/>
            <w:bottom w:val="single" w:sz="6" w:space="12" w:color="D5DDC6"/>
            <w:right w:val="single" w:sz="6" w:space="0" w:color="D5DDC6"/>
          </w:divBdr>
          <w:divsChild>
            <w:div w:id="2002152568">
              <w:marLeft w:val="0"/>
              <w:marRight w:val="0"/>
              <w:marTop w:val="120"/>
              <w:marBottom w:val="120"/>
              <w:divBdr>
                <w:top w:val="none" w:sz="0" w:space="0" w:color="auto"/>
                <w:left w:val="none" w:sz="0" w:space="0" w:color="auto"/>
                <w:bottom w:val="none" w:sz="0" w:space="0" w:color="auto"/>
                <w:right w:val="none" w:sz="0" w:space="0" w:color="auto"/>
              </w:divBdr>
            </w:div>
          </w:divsChild>
        </w:div>
        <w:div w:id="1918589067">
          <w:marLeft w:val="0"/>
          <w:marRight w:val="0"/>
          <w:marTop w:val="0"/>
          <w:marBottom w:val="120"/>
          <w:divBdr>
            <w:top w:val="single" w:sz="6" w:space="8" w:color="D5DDC6"/>
            <w:left w:val="single" w:sz="6" w:space="0" w:color="D5DDC6"/>
            <w:bottom w:val="single" w:sz="6" w:space="12" w:color="D5DDC6"/>
            <w:right w:val="single" w:sz="6" w:space="0" w:color="D5DDC6"/>
          </w:divBdr>
          <w:divsChild>
            <w:div w:id="9140512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04201741">
      <w:bodyDiv w:val="1"/>
      <w:marLeft w:val="0"/>
      <w:marRight w:val="0"/>
      <w:marTop w:val="0"/>
      <w:marBottom w:val="0"/>
      <w:divBdr>
        <w:top w:val="none" w:sz="0" w:space="0" w:color="auto"/>
        <w:left w:val="none" w:sz="0" w:space="0" w:color="auto"/>
        <w:bottom w:val="none" w:sz="0" w:space="0" w:color="auto"/>
        <w:right w:val="none" w:sz="0" w:space="0" w:color="auto"/>
      </w:divBdr>
      <w:divsChild>
        <w:div w:id="30805062">
          <w:marLeft w:val="0"/>
          <w:marRight w:val="0"/>
          <w:marTop w:val="150"/>
          <w:marBottom w:val="450"/>
          <w:divBdr>
            <w:top w:val="none" w:sz="0" w:space="0" w:color="auto"/>
            <w:left w:val="none" w:sz="0" w:space="0" w:color="auto"/>
            <w:bottom w:val="none" w:sz="0" w:space="0" w:color="auto"/>
            <w:right w:val="none" w:sz="0" w:space="0" w:color="auto"/>
          </w:divBdr>
          <w:divsChild>
            <w:div w:id="1071151626">
              <w:marLeft w:val="0"/>
              <w:marRight w:val="0"/>
              <w:marTop w:val="0"/>
              <w:marBottom w:val="0"/>
              <w:divBdr>
                <w:top w:val="none" w:sz="0" w:space="0" w:color="auto"/>
                <w:left w:val="none" w:sz="0" w:space="0" w:color="auto"/>
                <w:bottom w:val="none" w:sz="0" w:space="0" w:color="auto"/>
                <w:right w:val="none" w:sz="0" w:space="0" w:color="auto"/>
              </w:divBdr>
            </w:div>
          </w:divsChild>
        </w:div>
        <w:div w:id="700789401">
          <w:marLeft w:val="0"/>
          <w:marRight w:val="0"/>
          <w:marTop w:val="0"/>
          <w:marBottom w:val="120"/>
          <w:divBdr>
            <w:top w:val="single" w:sz="6" w:space="8" w:color="D5DDC6"/>
            <w:left w:val="single" w:sz="6" w:space="0" w:color="D5DDC6"/>
            <w:bottom w:val="single" w:sz="6" w:space="12" w:color="D5DDC6"/>
            <w:right w:val="single" w:sz="6" w:space="0" w:color="D5DDC6"/>
          </w:divBdr>
          <w:divsChild>
            <w:div w:id="1083258398">
              <w:marLeft w:val="0"/>
              <w:marRight w:val="0"/>
              <w:marTop w:val="120"/>
              <w:marBottom w:val="120"/>
              <w:divBdr>
                <w:top w:val="none" w:sz="0" w:space="0" w:color="auto"/>
                <w:left w:val="none" w:sz="0" w:space="0" w:color="auto"/>
                <w:bottom w:val="none" w:sz="0" w:space="0" w:color="auto"/>
                <w:right w:val="none" w:sz="0" w:space="0" w:color="auto"/>
              </w:divBdr>
            </w:div>
          </w:divsChild>
        </w:div>
        <w:div w:id="890074379">
          <w:marLeft w:val="0"/>
          <w:marRight w:val="0"/>
          <w:marTop w:val="0"/>
          <w:marBottom w:val="120"/>
          <w:divBdr>
            <w:top w:val="single" w:sz="6" w:space="8" w:color="D5DDC6"/>
            <w:left w:val="single" w:sz="6" w:space="0" w:color="D5DDC6"/>
            <w:bottom w:val="single" w:sz="6" w:space="12" w:color="D5DDC6"/>
            <w:right w:val="single" w:sz="6" w:space="0" w:color="D5DDC6"/>
          </w:divBdr>
          <w:divsChild>
            <w:div w:id="1181045483">
              <w:marLeft w:val="0"/>
              <w:marRight w:val="0"/>
              <w:marTop w:val="120"/>
              <w:marBottom w:val="120"/>
              <w:divBdr>
                <w:top w:val="none" w:sz="0" w:space="0" w:color="auto"/>
                <w:left w:val="none" w:sz="0" w:space="0" w:color="auto"/>
                <w:bottom w:val="none" w:sz="0" w:space="0" w:color="auto"/>
                <w:right w:val="none" w:sz="0" w:space="0" w:color="auto"/>
              </w:divBdr>
            </w:div>
          </w:divsChild>
        </w:div>
        <w:div w:id="942374496">
          <w:marLeft w:val="0"/>
          <w:marRight w:val="0"/>
          <w:marTop w:val="0"/>
          <w:marBottom w:val="120"/>
          <w:divBdr>
            <w:top w:val="single" w:sz="6" w:space="8" w:color="D5DDC6"/>
            <w:left w:val="single" w:sz="6" w:space="0" w:color="D5DDC6"/>
            <w:bottom w:val="single" w:sz="6" w:space="12" w:color="D5DDC6"/>
            <w:right w:val="single" w:sz="6" w:space="0" w:color="D5DDC6"/>
          </w:divBdr>
          <w:divsChild>
            <w:div w:id="226186728">
              <w:marLeft w:val="0"/>
              <w:marRight w:val="0"/>
              <w:marTop w:val="120"/>
              <w:marBottom w:val="120"/>
              <w:divBdr>
                <w:top w:val="none" w:sz="0" w:space="0" w:color="auto"/>
                <w:left w:val="none" w:sz="0" w:space="0" w:color="auto"/>
                <w:bottom w:val="none" w:sz="0" w:space="0" w:color="auto"/>
                <w:right w:val="none" w:sz="0" w:space="0" w:color="auto"/>
              </w:divBdr>
            </w:div>
          </w:divsChild>
        </w:div>
        <w:div w:id="1609193825">
          <w:marLeft w:val="0"/>
          <w:marRight w:val="0"/>
          <w:marTop w:val="0"/>
          <w:marBottom w:val="120"/>
          <w:divBdr>
            <w:top w:val="single" w:sz="6" w:space="8" w:color="D5DDC6"/>
            <w:left w:val="single" w:sz="6" w:space="0" w:color="D5DDC6"/>
            <w:bottom w:val="single" w:sz="6" w:space="12" w:color="D5DDC6"/>
            <w:right w:val="single" w:sz="6" w:space="0" w:color="D5DDC6"/>
          </w:divBdr>
          <w:divsChild>
            <w:div w:id="1797941611">
              <w:marLeft w:val="0"/>
              <w:marRight w:val="0"/>
              <w:marTop w:val="120"/>
              <w:marBottom w:val="120"/>
              <w:divBdr>
                <w:top w:val="none" w:sz="0" w:space="0" w:color="auto"/>
                <w:left w:val="none" w:sz="0" w:space="0" w:color="auto"/>
                <w:bottom w:val="none" w:sz="0" w:space="0" w:color="auto"/>
                <w:right w:val="none" w:sz="0" w:space="0" w:color="auto"/>
              </w:divBdr>
            </w:div>
          </w:divsChild>
        </w:div>
        <w:div w:id="1626962414">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543982620">
      <w:bodyDiv w:val="1"/>
      <w:marLeft w:val="0"/>
      <w:marRight w:val="0"/>
      <w:marTop w:val="0"/>
      <w:marBottom w:val="0"/>
      <w:divBdr>
        <w:top w:val="none" w:sz="0" w:space="0" w:color="auto"/>
        <w:left w:val="none" w:sz="0" w:space="0" w:color="auto"/>
        <w:bottom w:val="none" w:sz="0" w:space="0" w:color="auto"/>
        <w:right w:val="none" w:sz="0" w:space="0" w:color="auto"/>
      </w:divBdr>
    </w:div>
    <w:div w:id="1560241595">
      <w:bodyDiv w:val="1"/>
      <w:marLeft w:val="0"/>
      <w:marRight w:val="0"/>
      <w:marTop w:val="0"/>
      <w:marBottom w:val="0"/>
      <w:divBdr>
        <w:top w:val="none" w:sz="0" w:space="0" w:color="auto"/>
        <w:left w:val="none" w:sz="0" w:space="0" w:color="auto"/>
        <w:bottom w:val="none" w:sz="0" w:space="0" w:color="auto"/>
        <w:right w:val="none" w:sz="0" w:space="0" w:color="auto"/>
      </w:divBdr>
      <w:divsChild>
        <w:div w:id="692607421">
          <w:marLeft w:val="150"/>
          <w:marRight w:val="0"/>
          <w:marTop w:val="0"/>
          <w:marBottom w:val="0"/>
          <w:divBdr>
            <w:top w:val="single" w:sz="6" w:space="0" w:color="FFC0CB"/>
            <w:left w:val="single" w:sz="6" w:space="1" w:color="FFC0CB"/>
            <w:bottom w:val="single" w:sz="6" w:space="1" w:color="FFC0CB"/>
            <w:right w:val="single" w:sz="6" w:space="1" w:color="FFC0CB"/>
          </w:divBdr>
        </w:div>
        <w:div w:id="798768873">
          <w:marLeft w:val="0"/>
          <w:marRight w:val="0"/>
          <w:marTop w:val="150"/>
          <w:marBottom w:val="450"/>
          <w:divBdr>
            <w:top w:val="none" w:sz="0" w:space="0" w:color="auto"/>
            <w:left w:val="none" w:sz="0" w:space="0" w:color="auto"/>
            <w:bottom w:val="none" w:sz="0" w:space="0" w:color="auto"/>
            <w:right w:val="none" w:sz="0" w:space="0" w:color="auto"/>
          </w:divBdr>
          <w:divsChild>
            <w:div w:id="4208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5820">
      <w:bodyDiv w:val="1"/>
      <w:marLeft w:val="0"/>
      <w:marRight w:val="0"/>
      <w:marTop w:val="0"/>
      <w:marBottom w:val="0"/>
      <w:divBdr>
        <w:top w:val="none" w:sz="0" w:space="0" w:color="auto"/>
        <w:left w:val="none" w:sz="0" w:space="0" w:color="auto"/>
        <w:bottom w:val="none" w:sz="0" w:space="0" w:color="auto"/>
        <w:right w:val="none" w:sz="0" w:space="0" w:color="auto"/>
      </w:divBdr>
      <w:divsChild>
        <w:div w:id="1469282642">
          <w:marLeft w:val="0"/>
          <w:marRight w:val="0"/>
          <w:marTop w:val="0"/>
          <w:marBottom w:val="120"/>
          <w:divBdr>
            <w:top w:val="single" w:sz="6" w:space="8" w:color="D5DDC6"/>
            <w:left w:val="single" w:sz="6" w:space="0" w:color="D5DDC6"/>
            <w:bottom w:val="single" w:sz="6" w:space="12" w:color="D5DDC6"/>
            <w:right w:val="single" w:sz="6" w:space="0" w:color="D5DDC6"/>
          </w:divBdr>
          <w:divsChild>
            <w:div w:id="1313288237">
              <w:marLeft w:val="0"/>
              <w:marRight w:val="0"/>
              <w:marTop w:val="120"/>
              <w:marBottom w:val="120"/>
              <w:divBdr>
                <w:top w:val="none" w:sz="0" w:space="0" w:color="auto"/>
                <w:left w:val="none" w:sz="0" w:space="0" w:color="auto"/>
                <w:bottom w:val="none" w:sz="0" w:space="0" w:color="auto"/>
                <w:right w:val="none" w:sz="0" w:space="0" w:color="auto"/>
              </w:divBdr>
            </w:div>
          </w:divsChild>
        </w:div>
        <w:div w:id="1831560740">
          <w:marLeft w:val="0"/>
          <w:marRight w:val="0"/>
          <w:marTop w:val="0"/>
          <w:marBottom w:val="120"/>
          <w:divBdr>
            <w:top w:val="single" w:sz="6" w:space="8" w:color="D5DDC6"/>
            <w:left w:val="single" w:sz="6" w:space="0" w:color="D5DDC6"/>
            <w:bottom w:val="single" w:sz="6" w:space="12" w:color="D5DDC6"/>
            <w:right w:val="single" w:sz="6" w:space="0" w:color="D5DDC6"/>
          </w:divBdr>
          <w:divsChild>
            <w:div w:id="1938056065">
              <w:marLeft w:val="0"/>
              <w:marRight w:val="0"/>
              <w:marTop w:val="120"/>
              <w:marBottom w:val="120"/>
              <w:divBdr>
                <w:top w:val="none" w:sz="0" w:space="0" w:color="auto"/>
                <w:left w:val="none" w:sz="0" w:space="0" w:color="auto"/>
                <w:bottom w:val="none" w:sz="0" w:space="0" w:color="auto"/>
                <w:right w:val="none" w:sz="0" w:space="0" w:color="auto"/>
              </w:divBdr>
            </w:div>
          </w:divsChild>
        </w:div>
        <w:div w:id="2092504511">
          <w:marLeft w:val="0"/>
          <w:marRight w:val="0"/>
          <w:marTop w:val="0"/>
          <w:marBottom w:val="120"/>
          <w:divBdr>
            <w:top w:val="single" w:sz="6" w:space="8" w:color="D5DDC6"/>
            <w:left w:val="single" w:sz="6" w:space="0" w:color="D5DDC6"/>
            <w:bottom w:val="single" w:sz="6" w:space="12" w:color="D5DDC6"/>
            <w:right w:val="single" w:sz="6" w:space="0" w:color="D5DDC6"/>
          </w:divBdr>
          <w:divsChild>
            <w:div w:id="956906557">
              <w:marLeft w:val="0"/>
              <w:marRight w:val="0"/>
              <w:marTop w:val="120"/>
              <w:marBottom w:val="120"/>
              <w:divBdr>
                <w:top w:val="none" w:sz="0" w:space="0" w:color="auto"/>
                <w:left w:val="none" w:sz="0" w:space="0" w:color="auto"/>
                <w:bottom w:val="none" w:sz="0" w:space="0" w:color="auto"/>
                <w:right w:val="none" w:sz="0" w:space="0" w:color="auto"/>
              </w:divBdr>
            </w:div>
          </w:divsChild>
        </w:div>
        <w:div w:id="2131433086">
          <w:marLeft w:val="0"/>
          <w:marRight w:val="0"/>
          <w:marTop w:val="0"/>
          <w:marBottom w:val="120"/>
          <w:divBdr>
            <w:top w:val="single" w:sz="6" w:space="8" w:color="D5DDC6"/>
            <w:left w:val="single" w:sz="6" w:space="0" w:color="D5DDC6"/>
            <w:bottom w:val="single" w:sz="6" w:space="12" w:color="D5DDC6"/>
            <w:right w:val="single" w:sz="6" w:space="0" w:color="D5DDC6"/>
          </w:divBdr>
          <w:divsChild>
            <w:div w:id="15454053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61331138">
      <w:bodyDiv w:val="1"/>
      <w:marLeft w:val="0"/>
      <w:marRight w:val="0"/>
      <w:marTop w:val="0"/>
      <w:marBottom w:val="0"/>
      <w:divBdr>
        <w:top w:val="none" w:sz="0" w:space="0" w:color="auto"/>
        <w:left w:val="none" w:sz="0" w:space="0" w:color="auto"/>
        <w:bottom w:val="none" w:sz="0" w:space="0" w:color="auto"/>
        <w:right w:val="none" w:sz="0" w:space="0" w:color="auto"/>
      </w:divBdr>
      <w:divsChild>
        <w:div w:id="17435438">
          <w:marLeft w:val="0"/>
          <w:marRight w:val="0"/>
          <w:marTop w:val="0"/>
          <w:marBottom w:val="120"/>
          <w:divBdr>
            <w:top w:val="single" w:sz="6" w:space="8" w:color="D5DDC6"/>
            <w:left w:val="single" w:sz="6" w:space="0" w:color="D5DDC6"/>
            <w:bottom w:val="single" w:sz="6" w:space="12" w:color="D5DDC6"/>
            <w:right w:val="single" w:sz="6" w:space="0" w:color="D5DDC6"/>
          </w:divBdr>
          <w:divsChild>
            <w:div w:id="1972130008">
              <w:marLeft w:val="0"/>
              <w:marRight w:val="0"/>
              <w:marTop w:val="120"/>
              <w:marBottom w:val="120"/>
              <w:divBdr>
                <w:top w:val="none" w:sz="0" w:space="0" w:color="auto"/>
                <w:left w:val="none" w:sz="0" w:space="0" w:color="auto"/>
                <w:bottom w:val="none" w:sz="0" w:space="0" w:color="auto"/>
                <w:right w:val="none" w:sz="0" w:space="0" w:color="auto"/>
              </w:divBdr>
            </w:div>
          </w:divsChild>
        </w:div>
        <w:div w:id="165558766">
          <w:marLeft w:val="150"/>
          <w:marRight w:val="0"/>
          <w:marTop w:val="0"/>
          <w:marBottom w:val="0"/>
          <w:divBdr>
            <w:top w:val="single" w:sz="6" w:space="0" w:color="FFC0CB"/>
            <w:left w:val="single" w:sz="6" w:space="1" w:color="FFC0CB"/>
            <w:bottom w:val="single" w:sz="6" w:space="1" w:color="FFC0CB"/>
            <w:right w:val="single" w:sz="6" w:space="1" w:color="FFC0CB"/>
          </w:divBdr>
        </w:div>
        <w:div w:id="295723204">
          <w:marLeft w:val="0"/>
          <w:marRight w:val="0"/>
          <w:marTop w:val="0"/>
          <w:marBottom w:val="120"/>
          <w:divBdr>
            <w:top w:val="single" w:sz="6" w:space="8" w:color="D5DDC6"/>
            <w:left w:val="single" w:sz="6" w:space="0" w:color="D5DDC6"/>
            <w:bottom w:val="single" w:sz="6" w:space="12" w:color="D5DDC6"/>
            <w:right w:val="single" w:sz="6" w:space="0" w:color="D5DDC6"/>
          </w:divBdr>
          <w:divsChild>
            <w:div w:id="373844696">
              <w:marLeft w:val="0"/>
              <w:marRight w:val="0"/>
              <w:marTop w:val="120"/>
              <w:marBottom w:val="120"/>
              <w:divBdr>
                <w:top w:val="none" w:sz="0" w:space="0" w:color="auto"/>
                <w:left w:val="none" w:sz="0" w:space="0" w:color="auto"/>
                <w:bottom w:val="none" w:sz="0" w:space="0" w:color="auto"/>
                <w:right w:val="none" w:sz="0" w:space="0" w:color="auto"/>
              </w:divBdr>
            </w:div>
          </w:divsChild>
        </w:div>
        <w:div w:id="857547267">
          <w:marLeft w:val="0"/>
          <w:marRight w:val="0"/>
          <w:marTop w:val="0"/>
          <w:marBottom w:val="120"/>
          <w:divBdr>
            <w:top w:val="single" w:sz="6" w:space="8" w:color="D5DDC6"/>
            <w:left w:val="single" w:sz="6" w:space="0" w:color="D5DDC6"/>
            <w:bottom w:val="single" w:sz="6" w:space="12" w:color="D5DDC6"/>
            <w:right w:val="single" w:sz="6" w:space="0" w:color="D5DDC6"/>
          </w:divBdr>
          <w:divsChild>
            <w:div w:id="1471560583">
              <w:marLeft w:val="0"/>
              <w:marRight w:val="0"/>
              <w:marTop w:val="120"/>
              <w:marBottom w:val="120"/>
              <w:divBdr>
                <w:top w:val="none" w:sz="0" w:space="0" w:color="auto"/>
                <w:left w:val="none" w:sz="0" w:space="0" w:color="auto"/>
                <w:bottom w:val="none" w:sz="0" w:space="0" w:color="auto"/>
                <w:right w:val="none" w:sz="0" w:space="0" w:color="auto"/>
              </w:divBdr>
            </w:div>
          </w:divsChild>
        </w:div>
        <w:div w:id="1466508363">
          <w:marLeft w:val="0"/>
          <w:marRight w:val="0"/>
          <w:marTop w:val="0"/>
          <w:marBottom w:val="120"/>
          <w:divBdr>
            <w:top w:val="single" w:sz="6" w:space="8" w:color="D5DDC6"/>
            <w:left w:val="single" w:sz="6" w:space="0" w:color="D5DDC6"/>
            <w:bottom w:val="single" w:sz="6" w:space="12" w:color="D5DDC6"/>
            <w:right w:val="single" w:sz="6" w:space="0" w:color="D5DDC6"/>
          </w:divBdr>
          <w:divsChild>
            <w:div w:id="1293638097">
              <w:marLeft w:val="0"/>
              <w:marRight w:val="0"/>
              <w:marTop w:val="120"/>
              <w:marBottom w:val="120"/>
              <w:divBdr>
                <w:top w:val="none" w:sz="0" w:space="0" w:color="auto"/>
                <w:left w:val="none" w:sz="0" w:space="0" w:color="auto"/>
                <w:bottom w:val="none" w:sz="0" w:space="0" w:color="auto"/>
                <w:right w:val="none" w:sz="0" w:space="0" w:color="auto"/>
              </w:divBdr>
            </w:div>
          </w:divsChild>
        </w:div>
        <w:div w:id="1534265762">
          <w:marLeft w:val="0"/>
          <w:marRight w:val="0"/>
          <w:marTop w:val="0"/>
          <w:marBottom w:val="120"/>
          <w:divBdr>
            <w:top w:val="single" w:sz="6" w:space="8" w:color="D5DDC6"/>
            <w:left w:val="single" w:sz="6" w:space="0" w:color="D5DDC6"/>
            <w:bottom w:val="single" w:sz="6" w:space="12" w:color="D5DDC6"/>
            <w:right w:val="single" w:sz="6" w:space="0" w:color="D5DDC6"/>
          </w:divBdr>
          <w:divsChild>
            <w:div w:id="16937258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3588646">
      <w:bodyDiv w:val="1"/>
      <w:marLeft w:val="0"/>
      <w:marRight w:val="0"/>
      <w:marTop w:val="0"/>
      <w:marBottom w:val="0"/>
      <w:divBdr>
        <w:top w:val="none" w:sz="0" w:space="0" w:color="auto"/>
        <w:left w:val="none" w:sz="0" w:space="0" w:color="auto"/>
        <w:bottom w:val="none" w:sz="0" w:space="0" w:color="auto"/>
        <w:right w:val="none" w:sz="0" w:space="0" w:color="auto"/>
      </w:divBdr>
    </w:div>
    <w:div w:id="1627542631">
      <w:bodyDiv w:val="1"/>
      <w:marLeft w:val="0"/>
      <w:marRight w:val="0"/>
      <w:marTop w:val="0"/>
      <w:marBottom w:val="0"/>
      <w:divBdr>
        <w:top w:val="none" w:sz="0" w:space="0" w:color="auto"/>
        <w:left w:val="none" w:sz="0" w:space="0" w:color="auto"/>
        <w:bottom w:val="none" w:sz="0" w:space="0" w:color="auto"/>
        <w:right w:val="none" w:sz="0" w:space="0" w:color="auto"/>
      </w:divBdr>
    </w:div>
    <w:div w:id="1642491935">
      <w:bodyDiv w:val="1"/>
      <w:marLeft w:val="0"/>
      <w:marRight w:val="0"/>
      <w:marTop w:val="0"/>
      <w:marBottom w:val="0"/>
      <w:divBdr>
        <w:top w:val="none" w:sz="0" w:space="0" w:color="auto"/>
        <w:left w:val="none" w:sz="0" w:space="0" w:color="auto"/>
        <w:bottom w:val="none" w:sz="0" w:space="0" w:color="auto"/>
        <w:right w:val="none" w:sz="0" w:space="0" w:color="auto"/>
      </w:divBdr>
      <w:divsChild>
        <w:div w:id="97869271">
          <w:marLeft w:val="0"/>
          <w:marRight w:val="0"/>
          <w:marTop w:val="0"/>
          <w:marBottom w:val="120"/>
          <w:divBdr>
            <w:top w:val="single" w:sz="6" w:space="8" w:color="D5DDC6"/>
            <w:left w:val="single" w:sz="6" w:space="0" w:color="D5DDC6"/>
            <w:bottom w:val="single" w:sz="6" w:space="12" w:color="D5DDC6"/>
            <w:right w:val="single" w:sz="6" w:space="0" w:color="D5DDC6"/>
          </w:divBdr>
          <w:divsChild>
            <w:div w:id="1212226886">
              <w:marLeft w:val="0"/>
              <w:marRight w:val="0"/>
              <w:marTop w:val="120"/>
              <w:marBottom w:val="120"/>
              <w:divBdr>
                <w:top w:val="none" w:sz="0" w:space="0" w:color="auto"/>
                <w:left w:val="none" w:sz="0" w:space="0" w:color="auto"/>
                <w:bottom w:val="none" w:sz="0" w:space="0" w:color="auto"/>
                <w:right w:val="none" w:sz="0" w:space="0" w:color="auto"/>
              </w:divBdr>
            </w:div>
          </w:divsChild>
        </w:div>
        <w:div w:id="164132334">
          <w:marLeft w:val="0"/>
          <w:marRight w:val="0"/>
          <w:marTop w:val="0"/>
          <w:marBottom w:val="120"/>
          <w:divBdr>
            <w:top w:val="single" w:sz="6" w:space="8" w:color="D5DDC6"/>
            <w:left w:val="single" w:sz="6" w:space="0" w:color="D5DDC6"/>
            <w:bottom w:val="single" w:sz="6" w:space="12" w:color="D5DDC6"/>
            <w:right w:val="single" w:sz="6" w:space="0" w:color="D5DDC6"/>
          </w:divBdr>
          <w:divsChild>
            <w:div w:id="788354067">
              <w:marLeft w:val="0"/>
              <w:marRight w:val="0"/>
              <w:marTop w:val="120"/>
              <w:marBottom w:val="120"/>
              <w:divBdr>
                <w:top w:val="none" w:sz="0" w:space="0" w:color="auto"/>
                <w:left w:val="none" w:sz="0" w:space="0" w:color="auto"/>
                <w:bottom w:val="none" w:sz="0" w:space="0" w:color="auto"/>
                <w:right w:val="none" w:sz="0" w:space="0" w:color="auto"/>
              </w:divBdr>
            </w:div>
          </w:divsChild>
        </w:div>
        <w:div w:id="269893351">
          <w:marLeft w:val="0"/>
          <w:marRight w:val="0"/>
          <w:marTop w:val="0"/>
          <w:marBottom w:val="120"/>
          <w:divBdr>
            <w:top w:val="single" w:sz="6" w:space="8" w:color="D5DDC6"/>
            <w:left w:val="single" w:sz="6" w:space="0" w:color="D5DDC6"/>
            <w:bottom w:val="single" w:sz="6" w:space="12" w:color="D5DDC6"/>
            <w:right w:val="single" w:sz="6" w:space="0" w:color="D5DDC6"/>
          </w:divBdr>
          <w:divsChild>
            <w:div w:id="2094083836">
              <w:marLeft w:val="0"/>
              <w:marRight w:val="0"/>
              <w:marTop w:val="120"/>
              <w:marBottom w:val="120"/>
              <w:divBdr>
                <w:top w:val="none" w:sz="0" w:space="0" w:color="auto"/>
                <w:left w:val="none" w:sz="0" w:space="0" w:color="auto"/>
                <w:bottom w:val="none" w:sz="0" w:space="0" w:color="auto"/>
                <w:right w:val="none" w:sz="0" w:space="0" w:color="auto"/>
              </w:divBdr>
            </w:div>
          </w:divsChild>
        </w:div>
        <w:div w:id="319819468">
          <w:marLeft w:val="0"/>
          <w:marRight w:val="0"/>
          <w:marTop w:val="0"/>
          <w:marBottom w:val="120"/>
          <w:divBdr>
            <w:top w:val="single" w:sz="6" w:space="8" w:color="D5DDC6"/>
            <w:left w:val="single" w:sz="6" w:space="0" w:color="D5DDC6"/>
            <w:bottom w:val="single" w:sz="6" w:space="12" w:color="D5DDC6"/>
            <w:right w:val="single" w:sz="6" w:space="0" w:color="D5DDC6"/>
          </w:divBdr>
          <w:divsChild>
            <w:div w:id="751510110">
              <w:marLeft w:val="0"/>
              <w:marRight w:val="0"/>
              <w:marTop w:val="120"/>
              <w:marBottom w:val="120"/>
              <w:divBdr>
                <w:top w:val="none" w:sz="0" w:space="0" w:color="auto"/>
                <w:left w:val="none" w:sz="0" w:space="0" w:color="auto"/>
                <w:bottom w:val="none" w:sz="0" w:space="0" w:color="auto"/>
                <w:right w:val="none" w:sz="0" w:space="0" w:color="auto"/>
              </w:divBdr>
            </w:div>
          </w:divsChild>
        </w:div>
        <w:div w:id="368579236">
          <w:marLeft w:val="0"/>
          <w:marRight w:val="0"/>
          <w:marTop w:val="0"/>
          <w:marBottom w:val="120"/>
          <w:divBdr>
            <w:top w:val="single" w:sz="6" w:space="8" w:color="D5DDC6"/>
            <w:left w:val="single" w:sz="6" w:space="0" w:color="D5DDC6"/>
            <w:bottom w:val="single" w:sz="6" w:space="12" w:color="D5DDC6"/>
            <w:right w:val="single" w:sz="6" w:space="0" w:color="D5DDC6"/>
          </w:divBdr>
          <w:divsChild>
            <w:div w:id="511192021">
              <w:marLeft w:val="0"/>
              <w:marRight w:val="0"/>
              <w:marTop w:val="120"/>
              <w:marBottom w:val="120"/>
              <w:divBdr>
                <w:top w:val="none" w:sz="0" w:space="0" w:color="auto"/>
                <w:left w:val="none" w:sz="0" w:space="0" w:color="auto"/>
                <w:bottom w:val="none" w:sz="0" w:space="0" w:color="auto"/>
                <w:right w:val="none" w:sz="0" w:space="0" w:color="auto"/>
              </w:divBdr>
            </w:div>
          </w:divsChild>
        </w:div>
        <w:div w:id="395126990">
          <w:marLeft w:val="0"/>
          <w:marRight w:val="0"/>
          <w:marTop w:val="0"/>
          <w:marBottom w:val="120"/>
          <w:divBdr>
            <w:top w:val="single" w:sz="6" w:space="8" w:color="D5DDC6"/>
            <w:left w:val="single" w:sz="6" w:space="0" w:color="D5DDC6"/>
            <w:bottom w:val="single" w:sz="6" w:space="12" w:color="D5DDC6"/>
            <w:right w:val="single" w:sz="6" w:space="0" w:color="D5DDC6"/>
          </w:divBdr>
          <w:divsChild>
            <w:div w:id="1923374854">
              <w:marLeft w:val="0"/>
              <w:marRight w:val="0"/>
              <w:marTop w:val="120"/>
              <w:marBottom w:val="120"/>
              <w:divBdr>
                <w:top w:val="none" w:sz="0" w:space="0" w:color="auto"/>
                <w:left w:val="none" w:sz="0" w:space="0" w:color="auto"/>
                <w:bottom w:val="none" w:sz="0" w:space="0" w:color="auto"/>
                <w:right w:val="none" w:sz="0" w:space="0" w:color="auto"/>
              </w:divBdr>
            </w:div>
          </w:divsChild>
        </w:div>
        <w:div w:id="454376405">
          <w:marLeft w:val="0"/>
          <w:marRight w:val="0"/>
          <w:marTop w:val="0"/>
          <w:marBottom w:val="120"/>
          <w:divBdr>
            <w:top w:val="single" w:sz="6" w:space="8" w:color="D5DDC6"/>
            <w:left w:val="single" w:sz="6" w:space="0" w:color="D5DDC6"/>
            <w:bottom w:val="single" w:sz="6" w:space="12" w:color="D5DDC6"/>
            <w:right w:val="single" w:sz="6" w:space="0" w:color="D5DDC6"/>
          </w:divBdr>
          <w:divsChild>
            <w:div w:id="51121287">
              <w:marLeft w:val="0"/>
              <w:marRight w:val="0"/>
              <w:marTop w:val="120"/>
              <w:marBottom w:val="120"/>
              <w:divBdr>
                <w:top w:val="none" w:sz="0" w:space="0" w:color="auto"/>
                <w:left w:val="none" w:sz="0" w:space="0" w:color="auto"/>
                <w:bottom w:val="none" w:sz="0" w:space="0" w:color="auto"/>
                <w:right w:val="none" w:sz="0" w:space="0" w:color="auto"/>
              </w:divBdr>
            </w:div>
          </w:divsChild>
        </w:div>
        <w:div w:id="472797842">
          <w:marLeft w:val="0"/>
          <w:marRight w:val="0"/>
          <w:marTop w:val="0"/>
          <w:marBottom w:val="120"/>
          <w:divBdr>
            <w:top w:val="single" w:sz="6" w:space="8" w:color="D5DDC6"/>
            <w:left w:val="single" w:sz="6" w:space="0" w:color="D5DDC6"/>
            <w:bottom w:val="single" w:sz="6" w:space="12" w:color="D5DDC6"/>
            <w:right w:val="single" w:sz="6" w:space="0" w:color="D5DDC6"/>
          </w:divBdr>
          <w:divsChild>
            <w:div w:id="454980070">
              <w:marLeft w:val="0"/>
              <w:marRight w:val="0"/>
              <w:marTop w:val="120"/>
              <w:marBottom w:val="120"/>
              <w:divBdr>
                <w:top w:val="none" w:sz="0" w:space="0" w:color="auto"/>
                <w:left w:val="none" w:sz="0" w:space="0" w:color="auto"/>
                <w:bottom w:val="none" w:sz="0" w:space="0" w:color="auto"/>
                <w:right w:val="none" w:sz="0" w:space="0" w:color="auto"/>
              </w:divBdr>
            </w:div>
          </w:divsChild>
        </w:div>
        <w:div w:id="491339039">
          <w:marLeft w:val="0"/>
          <w:marRight w:val="0"/>
          <w:marTop w:val="0"/>
          <w:marBottom w:val="120"/>
          <w:divBdr>
            <w:top w:val="single" w:sz="6" w:space="8" w:color="D5DDC6"/>
            <w:left w:val="single" w:sz="6" w:space="0" w:color="D5DDC6"/>
            <w:bottom w:val="single" w:sz="6" w:space="12" w:color="D5DDC6"/>
            <w:right w:val="single" w:sz="6" w:space="0" w:color="D5DDC6"/>
          </w:divBdr>
          <w:divsChild>
            <w:div w:id="1967153843">
              <w:marLeft w:val="0"/>
              <w:marRight w:val="0"/>
              <w:marTop w:val="120"/>
              <w:marBottom w:val="120"/>
              <w:divBdr>
                <w:top w:val="none" w:sz="0" w:space="0" w:color="auto"/>
                <w:left w:val="none" w:sz="0" w:space="0" w:color="auto"/>
                <w:bottom w:val="none" w:sz="0" w:space="0" w:color="auto"/>
                <w:right w:val="none" w:sz="0" w:space="0" w:color="auto"/>
              </w:divBdr>
            </w:div>
          </w:divsChild>
        </w:div>
        <w:div w:id="559832275">
          <w:marLeft w:val="0"/>
          <w:marRight w:val="0"/>
          <w:marTop w:val="0"/>
          <w:marBottom w:val="120"/>
          <w:divBdr>
            <w:top w:val="single" w:sz="6" w:space="8" w:color="D5DDC6"/>
            <w:left w:val="single" w:sz="6" w:space="0" w:color="D5DDC6"/>
            <w:bottom w:val="single" w:sz="6" w:space="12" w:color="D5DDC6"/>
            <w:right w:val="single" w:sz="6" w:space="0" w:color="D5DDC6"/>
          </w:divBdr>
          <w:divsChild>
            <w:div w:id="891423275">
              <w:marLeft w:val="0"/>
              <w:marRight w:val="0"/>
              <w:marTop w:val="120"/>
              <w:marBottom w:val="120"/>
              <w:divBdr>
                <w:top w:val="none" w:sz="0" w:space="0" w:color="auto"/>
                <w:left w:val="none" w:sz="0" w:space="0" w:color="auto"/>
                <w:bottom w:val="none" w:sz="0" w:space="0" w:color="auto"/>
                <w:right w:val="none" w:sz="0" w:space="0" w:color="auto"/>
              </w:divBdr>
            </w:div>
          </w:divsChild>
        </w:div>
        <w:div w:id="568659986">
          <w:marLeft w:val="0"/>
          <w:marRight w:val="0"/>
          <w:marTop w:val="0"/>
          <w:marBottom w:val="120"/>
          <w:divBdr>
            <w:top w:val="single" w:sz="6" w:space="8" w:color="D5DDC6"/>
            <w:left w:val="single" w:sz="6" w:space="0" w:color="D5DDC6"/>
            <w:bottom w:val="single" w:sz="6" w:space="12" w:color="D5DDC6"/>
            <w:right w:val="single" w:sz="6" w:space="0" w:color="D5DDC6"/>
          </w:divBdr>
          <w:divsChild>
            <w:div w:id="1594240144">
              <w:marLeft w:val="0"/>
              <w:marRight w:val="0"/>
              <w:marTop w:val="120"/>
              <w:marBottom w:val="120"/>
              <w:divBdr>
                <w:top w:val="none" w:sz="0" w:space="0" w:color="auto"/>
                <w:left w:val="none" w:sz="0" w:space="0" w:color="auto"/>
                <w:bottom w:val="none" w:sz="0" w:space="0" w:color="auto"/>
                <w:right w:val="none" w:sz="0" w:space="0" w:color="auto"/>
              </w:divBdr>
            </w:div>
          </w:divsChild>
        </w:div>
        <w:div w:id="636837117">
          <w:marLeft w:val="0"/>
          <w:marRight w:val="0"/>
          <w:marTop w:val="0"/>
          <w:marBottom w:val="120"/>
          <w:divBdr>
            <w:top w:val="single" w:sz="6" w:space="8" w:color="D5DDC6"/>
            <w:left w:val="single" w:sz="6" w:space="0" w:color="D5DDC6"/>
            <w:bottom w:val="single" w:sz="6" w:space="12" w:color="D5DDC6"/>
            <w:right w:val="single" w:sz="6" w:space="0" w:color="D5DDC6"/>
          </w:divBdr>
          <w:divsChild>
            <w:div w:id="1179541568">
              <w:marLeft w:val="0"/>
              <w:marRight w:val="0"/>
              <w:marTop w:val="120"/>
              <w:marBottom w:val="120"/>
              <w:divBdr>
                <w:top w:val="none" w:sz="0" w:space="0" w:color="auto"/>
                <w:left w:val="none" w:sz="0" w:space="0" w:color="auto"/>
                <w:bottom w:val="none" w:sz="0" w:space="0" w:color="auto"/>
                <w:right w:val="none" w:sz="0" w:space="0" w:color="auto"/>
              </w:divBdr>
            </w:div>
          </w:divsChild>
        </w:div>
        <w:div w:id="736366757">
          <w:marLeft w:val="0"/>
          <w:marRight w:val="0"/>
          <w:marTop w:val="0"/>
          <w:marBottom w:val="120"/>
          <w:divBdr>
            <w:top w:val="single" w:sz="6" w:space="8" w:color="D5DDC6"/>
            <w:left w:val="single" w:sz="6" w:space="0" w:color="D5DDC6"/>
            <w:bottom w:val="single" w:sz="6" w:space="12" w:color="D5DDC6"/>
            <w:right w:val="single" w:sz="6" w:space="0" w:color="D5DDC6"/>
          </w:divBdr>
          <w:divsChild>
            <w:div w:id="724915143">
              <w:marLeft w:val="0"/>
              <w:marRight w:val="0"/>
              <w:marTop w:val="120"/>
              <w:marBottom w:val="120"/>
              <w:divBdr>
                <w:top w:val="none" w:sz="0" w:space="0" w:color="auto"/>
                <w:left w:val="none" w:sz="0" w:space="0" w:color="auto"/>
                <w:bottom w:val="none" w:sz="0" w:space="0" w:color="auto"/>
                <w:right w:val="none" w:sz="0" w:space="0" w:color="auto"/>
              </w:divBdr>
            </w:div>
          </w:divsChild>
        </w:div>
        <w:div w:id="771781465">
          <w:marLeft w:val="0"/>
          <w:marRight w:val="0"/>
          <w:marTop w:val="0"/>
          <w:marBottom w:val="120"/>
          <w:divBdr>
            <w:top w:val="single" w:sz="6" w:space="8" w:color="D5DDC6"/>
            <w:left w:val="single" w:sz="6" w:space="0" w:color="D5DDC6"/>
            <w:bottom w:val="single" w:sz="6" w:space="12" w:color="D5DDC6"/>
            <w:right w:val="single" w:sz="6" w:space="0" w:color="D5DDC6"/>
          </w:divBdr>
          <w:divsChild>
            <w:div w:id="57174925">
              <w:marLeft w:val="0"/>
              <w:marRight w:val="0"/>
              <w:marTop w:val="120"/>
              <w:marBottom w:val="120"/>
              <w:divBdr>
                <w:top w:val="none" w:sz="0" w:space="0" w:color="auto"/>
                <w:left w:val="none" w:sz="0" w:space="0" w:color="auto"/>
                <w:bottom w:val="none" w:sz="0" w:space="0" w:color="auto"/>
                <w:right w:val="none" w:sz="0" w:space="0" w:color="auto"/>
              </w:divBdr>
            </w:div>
          </w:divsChild>
        </w:div>
        <w:div w:id="880098639">
          <w:marLeft w:val="0"/>
          <w:marRight w:val="0"/>
          <w:marTop w:val="0"/>
          <w:marBottom w:val="120"/>
          <w:divBdr>
            <w:top w:val="single" w:sz="6" w:space="8" w:color="D5DDC6"/>
            <w:left w:val="single" w:sz="6" w:space="0" w:color="D5DDC6"/>
            <w:bottom w:val="single" w:sz="6" w:space="12" w:color="D5DDC6"/>
            <w:right w:val="single" w:sz="6" w:space="0" w:color="D5DDC6"/>
          </w:divBdr>
          <w:divsChild>
            <w:div w:id="1027214638">
              <w:marLeft w:val="0"/>
              <w:marRight w:val="0"/>
              <w:marTop w:val="120"/>
              <w:marBottom w:val="120"/>
              <w:divBdr>
                <w:top w:val="none" w:sz="0" w:space="0" w:color="auto"/>
                <w:left w:val="none" w:sz="0" w:space="0" w:color="auto"/>
                <w:bottom w:val="none" w:sz="0" w:space="0" w:color="auto"/>
                <w:right w:val="none" w:sz="0" w:space="0" w:color="auto"/>
              </w:divBdr>
            </w:div>
          </w:divsChild>
        </w:div>
        <w:div w:id="897977350">
          <w:marLeft w:val="0"/>
          <w:marRight w:val="0"/>
          <w:marTop w:val="0"/>
          <w:marBottom w:val="120"/>
          <w:divBdr>
            <w:top w:val="single" w:sz="6" w:space="8" w:color="D5DDC6"/>
            <w:left w:val="single" w:sz="6" w:space="0" w:color="D5DDC6"/>
            <w:bottom w:val="single" w:sz="6" w:space="12" w:color="D5DDC6"/>
            <w:right w:val="single" w:sz="6" w:space="0" w:color="D5DDC6"/>
          </w:divBdr>
          <w:divsChild>
            <w:div w:id="1429420778">
              <w:marLeft w:val="0"/>
              <w:marRight w:val="0"/>
              <w:marTop w:val="120"/>
              <w:marBottom w:val="120"/>
              <w:divBdr>
                <w:top w:val="none" w:sz="0" w:space="0" w:color="auto"/>
                <w:left w:val="none" w:sz="0" w:space="0" w:color="auto"/>
                <w:bottom w:val="none" w:sz="0" w:space="0" w:color="auto"/>
                <w:right w:val="none" w:sz="0" w:space="0" w:color="auto"/>
              </w:divBdr>
            </w:div>
          </w:divsChild>
        </w:div>
        <w:div w:id="939214205">
          <w:marLeft w:val="0"/>
          <w:marRight w:val="0"/>
          <w:marTop w:val="0"/>
          <w:marBottom w:val="120"/>
          <w:divBdr>
            <w:top w:val="single" w:sz="6" w:space="8" w:color="D5DDC6"/>
            <w:left w:val="single" w:sz="6" w:space="0" w:color="D5DDC6"/>
            <w:bottom w:val="single" w:sz="6" w:space="12" w:color="D5DDC6"/>
            <w:right w:val="single" w:sz="6" w:space="0" w:color="D5DDC6"/>
          </w:divBdr>
          <w:divsChild>
            <w:div w:id="506604732">
              <w:marLeft w:val="0"/>
              <w:marRight w:val="0"/>
              <w:marTop w:val="120"/>
              <w:marBottom w:val="120"/>
              <w:divBdr>
                <w:top w:val="none" w:sz="0" w:space="0" w:color="auto"/>
                <w:left w:val="none" w:sz="0" w:space="0" w:color="auto"/>
                <w:bottom w:val="none" w:sz="0" w:space="0" w:color="auto"/>
                <w:right w:val="none" w:sz="0" w:space="0" w:color="auto"/>
              </w:divBdr>
            </w:div>
          </w:divsChild>
        </w:div>
        <w:div w:id="1085493644">
          <w:marLeft w:val="0"/>
          <w:marRight w:val="0"/>
          <w:marTop w:val="0"/>
          <w:marBottom w:val="120"/>
          <w:divBdr>
            <w:top w:val="single" w:sz="6" w:space="8" w:color="D5DDC6"/>
            <w:left w:val="single" w:sz="6" w:space="0" w:color="D5DDC6"/>
            <w:bottom w:val="single" w:sz="6" w:space="12" w:color="D5DDC6"/>
            <w:right w:val="single" w:sz="6" w:space="0" w:color="D5DDC6"/>
          </w:divBdr>
          <w:divsChild>
            <w:div w:id="701589766">
              <w:marLeft w:val="0"/>
              <w:marRight w:val="0"/>
              <w:marTop w:val="120"/>
              <w:marBottom w:val="120"/>
              <w:divBdr>
                <w:top w:val="none" w:sz="0" w:space="0" w:color="auto"/>
                <w:left w:val="none" w:sz="0" w:space="0" w:color="auto"/>
                <w:bottom w:val="none" w:sz="0" w:space="0" w:color="auto"/>
                <w:right w:val="none" w:sz="0" w:space="0" w:color="auto"/>
              </w:divBdr>
            </w:div>
          </w:divsChild>
        </w:div>
        <w:div w:id="1162282749">
          <w:marLeft w:val="0"/>
          <w:marRight w:val="0"/>
          <w:marTop w:val="0"/>
          <w:marBottom w:val="120"/>
          <w:divBdr>
            <w:top w:val="single" w:sz="6" w:space="8" w:color="D5DDC6"/>
            <w:left w:val="single" w:sz="6" w:space="0" w:color="D5DDC6"/>
            <w:bottom w:val="single" w:sz="6" w:space="12" w:color="D5DDC6"/>
            <w:right w:val="single" w:sz="6" w:space="0" w:color="D5DDC6"/>
          </w:divBdr>
          <w:divsChild>
            <w:div w:id="987635662">
              <w:marLeft w:val="0"/>
              <w:marRight w:val="0"/>
              <w:marTop w:val="120"/>
              <w:marBottom w:val="120"/>
              <w:divBdr>
                <w:top w:val="none" w:sz="0" w:space="0" w:color="auto"/>
                <w:left w:val="none" w:sz="0" w:space="0" w:color="auto"/>
                <w:bottom w:val="none" w:sz="0" w:space="0" w:color="auto"/>
                <w:right w:val="none" w:sz="0" w:space="0" w:color="auto"/>
              </w:divBdr>
            </w:div>
          </w:divsChild>
        </w:div>
        <w:div w:id="1170944997">
          <w:marLeft w:val="0"/>
          <w:marRight w:val="0"/>
          <w:marTop w:val="0"/>
          <w:marBottom w:val="120"/>
          <w:divBdr>
            <w:top w:val="single" w:sz="6" w:space="8" w:color="D5DDC6"/>
            <w:left w:val="single" w:sz="6" w:space="0" w:color="D5DDC6"/>
            <w:bottom w:val="single" w:sz="6" w:space="12" w:color="D5DDC6"/>
            <w:right w:val="single" w:sz="6" w:space="0" w:color="D5DDC6"/>
          </w:divBdr>
          <w:divsChild>
            <w:div w:id="385378513">
              <w:marLeft w:val="0"/>
              <w:marRight w:val="0"/>
              <w:marTop w:val="120"/>
              <w:marBottom w:val="120"/>
              <w:divBdr>
                <w:top w:val="none" w:sz="0" w:space="0" w:color="auto"/>
                <w:left w:val="none" w:sz="0" w:space="0" w:color="auto"/>
                <w:bottom w:val="none" w:sz="0" w:space="0" w:color="auto"/>
                <w:right w:val="none" w:sz="0" w:space="0" w:color="auto"/>
              </w:divBdr>
            </w:div>
          </w:divsChild>
        </w:div>
        <w:div w:id="1182663173">
          <w:marLeft w:val="0"/>
          <w:marRight w:val="0"/>
          <w:marTop w:val="0"/>
          <w:marBottom w:val="120"/>
          <w:divBdr>
            <w:top w:val="single" w:sz="6" w:space="8" w:color="D5DDC6"/>
            <w:left w:val="single" w:sz="6" w:space="0" w:color="D5DDC6"/>
            <w:bottom w:val="single" w:sz="6" w:space="12" w:color="D5DDC6"/>
            <w:right w:val="single" w:sz="6" w:space="0" w:color="D5DDC6"/>
          </w:divBdr>
          <w:divsChild>
            <w:div w:id="1909462973">
              <w:marLeft w:val="0"/>
              <w:marRight w:val="0"/>
              <w:marTop w:val="120"/>
              <w:marBottom w:val="120"/>
              <w:divBdr>
                <w:top w:val="none" w:sz="0" w:space="0" w:color="auto"/>
                <w:left w:val="none" w:sz="0" w:space="0" w:color="auto"/>
                <w:bottom w:val="none" w:sz="0" w:space="0" w:color="auto"/>
                <w:right w:val="none" w:sz="0" w:space="0" w:color="auto"/>
              </w:divBdr>
            </w:div>
          </w:divsChild>
        </w:div>
        <w:div w:id="1190146770">
          <w:marLeft w:val="0"/>
          <w:marRight w:val="0"/>
          <w:marTop w:val="0"/>
          <w:marBottom w:val="120"/>
          <w:divBdr>
            <w:top w:val="single" w:sz="6" w:space="8" w:color="D5DDC6"/>
            <w:left w:val="single" w:sz="6" w:space="0" w:color="D5DDC6"/>
            <w:bottom w:val="single" w:sz="6" w:space="12" w:color="D5DDC6"/>
            <w:right w:val="single" w:sz="6" w:space="0" w:color="D5DDC6"/>
          </w:divBdr>
          <w:divsChild>
            <w:div w:id="73821240">
              <w:marLeft w:val="0"/>
              <w:marRight w:val="0"/>
              <w:marTop w:val="120"/>
              <w:marBottom w:val="120"/>
              <w:divBdr>
                <w:top w:val="none" w:sz="0" w:space="0" w:color="auto"/>
                <w:left w:val="none" w:sz="0" w:space="0" w:color="auto"/>
                <w:bottom w:val="none" w:sz="0" w:space="0" w:color="auto"/>
                <w:right w:val="none" w:sz="0" w:space="0" w:color="auto"/>
              </w:divBdr>
            </w:div>
          </w:divsChild>
        </w:div>
        <w:div w:id="1237083374">
          <w:marLeft w:val="0"/>
          <w:marRight w:val="0"/>
          <w:marTop w:val="150"/>
          <w:marBottom w:val="150"/>
          <w:divBdr>
            <w:top w:val="none" w:sz="0" w:space="0" w:color="auto"/>
            <w:left w:val="none" w:sz="0" w:space="0" w:color="auto"/>
            <w:bottom w:val="none" w:sz="0" w:space="0" w:color="auto"/>
            <w:right w:val="none" w:sz="0" w:space="0" w:color="auto"/>
          </w:divBdr>
          <w:divsChild>
            <w:div w:id="1039471275">
              <w:marLeft w:val="0"/>
              <w:marRight w:val="0"/>
              <w:marTop w:val="0"/>
              <w:marBottom w:val="0"/>
              <w:divBdr>
                <w:top w:val="none" w:sz="0" w:space="0" w:color="auto"/>
                <w:left w:val="none" w:sz="0" w:space="0" w:color="auto"/>
                <w:bottom w:val="none" w:sz="0" w:space="0" w:color="auto"/>
                <w:right w:val="none" w:sz="0" w:space="0" w:color="auto"/>
              </w:divBdr>
            </w:div>
          </w:divsChild>
        </w:div>
        <w:div w:id="1402871737">
          <w:marLeft w:val="0"/>
          <w:marRight w:val="0"/>
          <w:marTop w:val="0"/>
          <w:marBottom w:val="120"/>
          <w:divBdr>
            <w:top w:val="single" w:sz="6" w:space="8" w:color="D5DDC6"/>
            <w:left w:val="single" w:sz="6" w:space="0" w:color="D5DDC6"/>
            <w:bottom w:val="single" w:sz="6" w:space="12" w:color="D5DDC6"/>
            <w:right w:val="single" w:sz="6" w:space="0" w:color="D5DDC6"/>
          </w:divBdr>
          <w:divsChild>
            <w:div w:id="1121994158">
              <w:marLeft w:val="0"/>
              <w:marRight w:val="0"/>
              <w:marTop w:val="120"/>
              <w:marBottom w:val="120"/>
              <w:divBdr>
                <w:top w:val="none" w:sz="0" w:space="0" w:color="auto"/>
                <w:left w:val="none" w:sz="0" w:space="0" w:color="auto"/>
                <w:bottom w:val="none" w:sz="0" w:space="0" w:color="auto"/>
                <w:right w:val="none" w:sz="0" w:space="0" w:color="auto"/>
              </w:divBdr>
            </w:div>
          </w:divsChild>
        </w:div>
        <w:div w:id="1596981487">
          <w:marLeft w:val="0"/>
          <w:marRight w:val="0"/>
          <w:marTop w:val="0"/>
          <w:marBottom w:val="120"/>
          <w:divBdr>
            <w:top w:val="single" w:sz="6" w:space="8" w:color="D5DDC6"/>
            <w:left w:val="single" w:sz="6" w:space="0" w:color="D5DDC6"/>
            <w:bottom w:val="single" w:sz="6" w:space="12" w:color="D5DDC6"/>
            <w:right w:val="single" w:sz="6" w:space="0" w:color="D5DDC6"/>
          </w:divBdr>
          <w:divsChild>
            <w:div w:id="1995253648">
              <w:marLeft w:val="0"/>
              <w:marRight w:val="0"/>
              <w:marTop w:val="120"/>
              <w:marBottom w:val="120"/>
              <w:divBdr>
                <w:top w:val="none" w:sz="0" w:space="0" w:color="auto"/>
                <w:left w:val="none" w:sz="0" w:space="0" w:color="auto"/>
                <w:bottom w:val="none" w:sz="0" w:space="0" w:color="auto"/>
                <w:right w:val="none" w:sz="0" w:space="0" w:color="auto"/>
              </w:divBdr>
            </w:div>
          </w:divsChild>
        </w:div>
        <w:div w:id="1662192475">
          <w:marLeft w:val="0"/>
          <w:marRight w:val="0"/>
          <w:marTop w:val="0"/>
          <w:marBottom w:val="120"/>
          <w:divBdr>
            <w:top w:val="single" w:sz="6" w:space="8" w:color="D5DDC6"/>
            <w:left w:val="single" w:sz="6" w:space="0" w:color="D5DDC6"/>
            <w:bottom w:val="single" w:sz="6" w:space="12" w:color="D5DDC6"/>
            <w:right w:val="single" w:sz="6" w:space="0" w:color="D5DDC6"/>
          </w:divBdr>
          <w:divsChild>
            <w:div w:id="1148666894">
              <w:marLeft w:val="0"/>
              <w:marRight w:val="0"/>
              <w:marTop w:val="120"/>
              <w:marBottom w:val="120"/>
              <w:divBdr>
                <w:top w:val="none" w:sz="0" w:space="0" w:color="auto"/>
                <w:left w:val="none" w:sz="0" w:space="0" w:color="auto"/>
                <w:bottom w:val="none" w:sz="0" w:space="0" w:color="auto"/>
                <w:right w:val="none" w:sz="0" w:space="0" w:color="auto"/>
              </w:divBdr>
            </w:div>
          </w:divsChild>
        </w:div>
        <w:div w:id="1717195733">
          <w:marLeft w:val="0"/>
          <w:marRight w:val="0"/>
          <w:marTop w:val="0"/>
          <w:marBottom w:val="120"/>
          <w:divBdr>
            <w:top w:val="single" w:sz="6" w:space="8" w:color="D5DDC6"/>
            <w:left w:val="single" w:sz="6" w:space="0" w:color="D5DDC6"/>
            <w:bottom w:val="single" w:sz="6" w:space="12" w:color="D5DDC6"/>
            <w:right w:val="single" w:sz="6" w:space="0" w:color="D5DDC6"/>
          </w:divBdr>
          <w:divsChild>
            <w:div w:id="1402673777">
              <w:marLeft w:val="0"/>
              <w:marRight w:val="0"/>
              <w:marTop w:val="120"/>
              <w:marBottom w:val="120"/>
              <w:divBdr>
                <w:top w:val="none" w:sz="0" w:space="0" w:color="auto"/>
                <w:left w:val="none" w:sz="0" w:space="0" w:color="auto"/>
                <w:bottom w:val="none" w:sz="0" w:space="0" w:color="auto"/>
                <w:right w:val="none" w:sz="0" w:space="0" w:color="auto"/>
              </w:divBdr>
            </w:div>
          </w:divsChild>
        </w:div>
        <w:div w:id="1732463960">
          <w:marLeft w:val="0"/>
          <w:marRight w:val="0"/>
          <w:marTop w:val="0"/>
          <w:marBottom w:val="120"/>
          <w:divBdr>
            <w:top w:val="single" w:sz="6" w:space="8" w:color="D5DDC6"/>
            <w:left w:val="single" w:sz="6" w:space="0" w:color="D5DDC6"/>
            <w:bottom w:val="single" w:sz="6" w:space="12" w:color="D5DDC6"/>
            <w:right w:val="single" w:sz="6" w:space="0" w:color="D5DDC6"/>
          </w:divBdr>
          <w:divsChild>
            <w:div w:id="685643940">
              <w:marLeft w:val="0"/>
              <w:marRight w:val="0"/>
              <w:marTop w:val="120"/>
              <w:marBottom w:val="120"/>
              <w:divBdr>
                <w:top w:val="none" w:sz="0" w:space="0" w:color="auto"/>
                <w:left w:val="none" w:sz="0" w:space="0" w:color="auto"/>
                <w:bottom w:val="none" w:sz="0" w:space="0" w:color="auto"/>
                <w:right w:val="none" w:sz="0" w:space="0" w:color="auto"/>
              </w:divBdr>
            </w:div>
          </w:divsChild>
        </w:div>
        <w:div w:id="1837183628">
          <w:marLeft w:val="0"/>
          <w:marRight w:val="0"/>
          <w:marTop w:val="0"/>
          <w:marBottom w:val="120"/>
          <w:divBdr>
            <w:top w:val="single" w:sz="6" w:space="8" w:color="D5DDC6"/>
            <w:left w:val="single" w:sz="6" w:space="0" w:color="D5DDC6"/>
            <w:bottom w:val="single" w:sz="6" w:space="12" w:color="D5DDC6"/>
            <w:right w:val="single" w:sz="6" w:space="0" w:color="D5DDC6"/>
          </w:divBdr>
          <w:divsChild>
            <w:div w:id="1363097150">
              <w:marLeft w:val="0"/>
              <w:marRight w:val="0"/>
              <w:marTop w:val="120"/>
              <w:marBottom w:val="120"/>
              <w:divBdr>
                <w:top w:val="none" w:sz="0" w:space="0" w:color="auto"/>
                <w:left w:val="none" w:sz="0" w:space="0" w:color="auto"/>
                <w:bottom w:val="none" w:sz="0" w:space="0" w:color="auto"/>
                <w:right w:val="none" w:sz="0" w:space="0" w:color="auto"/>
              </w:divBdr>
            </w:div>
          </w:divsChild>
        </w:div>
        <w:div w:id="1844322477">
          <w:marLeft w:val="0"/>
          <w:marRight w:val="0"/>
          <w:marTop w:val="0"/>
          <w:marBottom w:val="120"/>
          <w:divBdr>
            <w:top w:val="single" w:sz="6" w:space="8" w:color="D5DDC6"/>
            <w:left w:val="single" w:sz="6" w:space="0" w:color="D5DDC6"/>
            <w:bottom w:val="single" w:sz="6" w:space="12" w:color="D5DDC6"/>
            <w:right w:val="single" w:sz="6" w:space="0" w:color="D5DDC6"/>
          </w:divBdr>
          <w:divsChild>
            <w:div w:id="648173223">
              <w:marLeft w:val="0"/>
              <w:marRight w:val="0"/>
              <w:marTop w:val="120"/>
              <w:marBottom w:val="120"/>
              <w:divBdr>
                <w:top w:val="none" w:sz="0" w:space="0" w:color="auto"/>
                <w:left w:val="none" w:sz="0" w:space="0" w:color="auto"/>
                <w:bottom w:val="none" w:sz="0" w:space="0" w:color="auto"/>
                <w:right w:val="none" w:sz="0" w:space="0" w:color="auto"/>
              </w:divBdr>
            </w:div>
          </w:divsChild>
        </w:div>
        <w:div w:id="1848908989">
          <w:marLeft w:val="0"/>
          <w:marRight w:val="0"/>
          <w:marTop w:val="0"/>
          <w:marBottom w:val="120"/>
          <w:divBdr>
            <w:top w:val="single" w:sz="6" w:space="8" w:color="D5DDC6"/>
            <w:left w:val="single" w:sz="6" w:space="0" w:color="D5DDC6"/>
            <w:bottom w:val="single" w:sz="6" w:space="12" w:color="D5DDC6"/>
            <w:right w:val="single" w:sz="6" w:space="0" w:color="D5DDC6"/>
          </w:divBdr>
          <w:divsChild>
            <w:div w:id="1015230640">
              <w:marLeft w:val="0"/>
              <w:marRight w:val="0"/>
              <w:marTop w:val="120"/>
              <w:marBottom w:val="120"/>
              <w:divBdr>
                <w:top w:val="none" w:sz="0" w:space="0" w:color="auto"/>
                <w:left w:val="none" w:sz="0" w:space="0" w:color="auto"/>
                <w:bottom w:val="none" w:sz="0" w:space="0" w:color="auto"/>
                <w:right w:val="none" w:sz="0" w:space="0" w:color="auto"/>
              </w:divBdr>
            </w:div>
          </w:divsChild>
        </w:div>
        <w:div w:id="1856844915">
          <w:marLeft w:val="0"/>
          <w:marRight w:val="0"/>
          <w:marTop w:val="0"/>
          <w:marBottom w:val="120"/>
          <w:divBdr>
            <w:top w:val="single" w:sz="6" w:space="8" w:color="D5DDC6"/>
            <w:left w:val="single" w:sz="6" w:space="0" w:color="D5DDC6"/>
            <w:bottom w:val="single" w:sz="6" w:space="12" w:color="D5DDC6"/>
            <w:right w:val="single" w:sz="6" w:space="0" w:color="D5DDC6"/>
          </w:divBdr>
          <w:divsChild>
            <w:div w:id="164654294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66128817">
      <w:bodyDiv w:val="1"/>
      <w:marLeft w:val="0"/>
      <w:marRight w:val="0"/>
      <w:marTop w:val="0"/>
      <w:marBottom w:val="0"/>
      <w:divBdr>
        <w:top w:val="none" w:sz="0" w:space="0" w:color="auto"/>
        <w:left w:val="none" w:sz="0" w:space="0" w:color="auto"/>
        <w:bottom w:val="none" w:sz="0" w:space="0" w:color="auto"/>
        <w:right w:val="none" w:sz="0" w:space="0" w:color="auto"/>
      </w:divBdr>
      <w:divsChild>
        <w:div w:id="1166632413">
          <w:marLeft w:val="0"/>
          <w:marRight w:val="0"/>
          <w:marTop w:val="0"/>
          <w:marBottom w:val="0"/>
          <w:divBdr>
            <w:top w:val="none" w:sz="0" w:space="0" w:color="auto"/>
            <w:left w:val="none" w:sz="0" w:space="0" w:color="auto"/>
            <w:bottom w:val="none" w:sz="0" w:space="0" w:color="auto"/>
            <w:right w:val="none" w:sz="0" w:space="0" w:color="auto"/>
          </w:divBdr>
          <w:divsChild>
            <w:div w:id="1902518703">
              <w:marLeft w:val="0"/>
              <w:marRight w:val="0"/>
              <w:marTop w:val="0"/>
              <w:marBottom w:val="0"/>
              <w:divBdr>
                <w:top w:val="none" w:sz="0" w:space="0" w:color="auto"/>
                <w:left w:val="none" w:sz="0" w:space="0" w:color="auto"/>
                <w:bottom w:val="none" w:sz="0" w:space="0" w:color="auto"/>
                <w:right w:val="none" w:sz="0" w:space="0" w:color="auto"/>
              </w:divBdr>
            </w:div>
          </w:divsChild>
        </w:div>
        <w:div w:id="1188300770">
          <w:marLeft w:val="0"/>
          <w:marRight w:val="0"/>
          <w:marTop w:val="0"/>
          <w:marBottom w:val="0"/>
          <w:divBdr>
            <w:top w:val="none" w:sz="0" w:space="0" w:color="auto"/>
            <w:left w:val="none" w:sz="0" w:space="0" w:color="auto"/>
            <w:bottom w:val="single" w:sz="2" w:space="0" w:color="000000"/>
            <w:right w:val="none" w:sz="0" w:space="0" w:color="auto"/>
          </w:divBdr>
        </w:div>
      </w:divsChild>
    </w:div>
    <w:div w:id="1692295400">
      <w:bodyDiv w:val="1"/>
      <w:marLeft w:val="0"/>
      <w:marRight w:val="0"/>
      <w:marTop w:val="0"/>
      <w:marBottom w:val="0"/>
      <w:divBdr>
        <w:top w:val="none" w:sz="0" w:space="0" w:color="auto"/>
        <w:left w:val="none" w:sz="0" w:space="0" w:color="auto"/>
        <w:bottom w:val="none" w:sz="0" w:space="0" w:color="auto"/>
        <w:right w:val="none" w:sz="0" w:space="0" w:color="auto"/>
      </w:divBdr>
      <w:divsChild>
        <w:div w:id="105471898">
          <w:marLeft w:val="0"/>
          <w:marRight w:val="0"/>
          <w:marTop w:val="150"/>
          <w:marBottom w:val="750"/>
          <w:divBdr>
            <w:top w:val="none" w:sz="0" w:space="0" w:color="auto"/>
            <w:left w:val="none" w:sz="0" w:space="0" w:color="auto"/>
            <w:bottom w:val="none" w:sz="0" w:space="0" w:color="auto"/>
            <w:right w:val="none" w:sz="0" w:space="0" w:color="auto"/>
          </w:divBdr>
          <w:divsChild>
            <w:div w:id="510027113">
              <w:marLeft w:val="0"/>
              <w:marRight w:val="0"/>
              <w:marTop w:val="0"/>
              <w:marBottom w:val="0"/>
              <w:divBdr>
                <w:top w:val="none" w:sz="0" w:space="0" w:color="auto"/>
                <w:left w:val="none" w:sz="0" w:space="0" w:color="auto"/>
                <w:bottom w:val="none" w:sz="0" w:space="0" w:color="auto"/>
                <w:right w:val="none" w:sz="0" w:space="0" w:color="auto"/>
              </w:divBdr>
            </w:div>
          </w:divsChild>
        </w:div>
        <w:div w:id="192695773">
          <w:marLeft w:val="0"/>
          <w:marRight w:val="0"/>
          <w:marTop w:val="0"/>
          <w:marBottom w:val="120"/>
          <w:divBdr>
            <w:top w:val="single" w:sz="6" w:space="8" w:color="D5DDC6"/>
            <w:left w:val="single" w:sz="6" w:space="0" w:color="D5DDC6"/>
            <w:bottom w:val="single" w:sz="6" w:space="12" w:color="D5DDC6"/>
            <w:right w:val="single" w:sz="6" w:space="0" w:color="D5DDC6"/>
          </w:divBdr>
          <w:divsChild>
            <w:div w:id="1369377656">
              <w:marLeft w:val="0"/>
              <w:marRight w:val="0"/>
              <w:marTop w:val="120"/>
              <w:marBottom w:val="120"/>
              <w:divBdr>
                <w:top w:val="none" w:sz="0" w:space="0" w:color="auto"/>
                <w:left w:val="none" w:sz="0" w:space="0" w:color="auto"/>
                <w:bottom w:val="none" w:sz="0" w:space="0" w:color="auto"/>
                <w:right w:val="none" w:sz="0" w:space="0" w:color="auto"/>
              </w:divBdr>
            </w:div>
          </w:divsChild>
        </w:div>
        <w:div w:id="319502176">
          <w:marLeft w:val="0"/>
          <w:marRight w:val="0"/>
          <w:marTop w:val="0"/>
          <w:marBottom w:val="120"/>
          <w:divBdr>
            <w:top w:val="single" w:sz="6" w:space="8" w:color="D5DDC6"/>
            <w:left w:val="single" w:sz="6" w:space="0" w:color="D5DDC6"/>
            <w:bottom w:val="single" w:sz="6" w:space="12" w:color="D5DDC6"/>
            <w:right w:val="single" w:sz="6" w:space="0" w:color="D5DDC6"/>
          </w:divBdr>
          <w:divsChild>
            <w:div w:id="966398928">
              <w:marLeft w:val="0"/>
              <w:marRight w:val="0"/>
              <w:marTop w:val="120"/>
              <w:marBottom w:val="120"/>
              <w:divBdr>
                <w:top w:val="none" w:sz="0" w:space="0" w:color="auto"/>
                <w:left w:val="none" w:sz="0" w:space="0" w:color="auto"/>
                <w:bottom w:val="none" w:sz="0" w:space="0" w:color="auto"/>
                <w:right w:val="none" w:sz="0" w:space="0" w:color="auto"/>
              </w:divBdr>
            </w:div>
          </w:divsChild>
        </w:div>
        <w:div w:id="499660774">
          <w:marLeft w:val="0"/>
          <w:marRight w:val="0"/>
          <w:marTop w:val="120"/>
          <w:marBottom w:val="0"/>
          <w:divBdr>
            <w:top w:val="single" w:sz="6" w:space="0" w:color="D5DDC6"/>
            <w:left w:val="single" w:sz="6" w:space="4" w:color="D5DDC6"/>
            <w:bottom w:val="single" w:sz="6" w:space="0" w:color="D5DDC6"/>
            <w:right w:val="single" w:sz="6" w:space="0" w:color="D5DDC6"/>
          </w:divBdr>
        </w:div>
        <w:div w:id="723259554">
          <w:marLeft w:val="0"/>
          <w:marRight w:val="0"/>
          <w:marTop w:val="0"/>
          <w:marBottom w:val="120"/>
          <w:divBdr>
            <w:top w:val="single" w:sz="6" w:space="8" w:color="D5DDC6"/>
            <w:left w:val="single" w:sz="6" w:space="0" w:color="D5DDC6"/>
            <w:bottom w:val="single" w:sz="6" w:space="12" w:color="D5DDC6"/>
            <w:right w:val="single" w:sz="6" w:space="0" w:color="D5DDC6"/>
          </w:divBdr>
          <w:divsChild>
            <w:div w:id="234633458">
              <w:marLeft w:val="0"/>
              <w:marRight w:val="0"/>
              <w:marTop w:val="120"/>
              <w:marBottom w:val="120"/>
              <w:divBdr>
                <w:top w:val="none" w:sz="0" w:space="0" w:color="auto"/>
                <w:left w:val="none" w:sz="0" w:space="0" w:color="auto"/>
                <w:bottom w:val="none" w:sz="0" w:space="0" w:color="auto"/>
                <w:right w:val="none" w:sz="0" w:space="0" w:color="auto"/>
              </w:divBdr>
            </w:div>
          </w:divsChild>
        </w:div>
        <w:div w:id="822742420">
          <w:marLeft w:val="0"/>
          <w:marRight w:val="0"/>
          <w:marTop w:val="120"/>
          <w:marBottom w:val="0"/>
          <w:divBdr>
            <w:top w:val="single" w:sz="6" w:space="0" w:color="D5DDC6"/>
            <w:left w:val="single" w:sz="6" w:space="4" w:color="D5DDC6"/>
            <w:bottom w:val="single" w:sz="6" w:space="0" w:color="D5DDC6"/>
            <w:right w:val="single" w:sz="6" w:space="0" w:color="D5DDC6"/>
          </w:divBdr>
        </w:div>
        <w:div w:id="914779023">
          <w:marLeft w:val="0"/>
          <w:marRight w:val="0"/>
          <w:marTop w:val="120"/>
          <w:marBottom w:val="0"/>
          <w:divBdr>
            <w:top w:val="single" w:sz="6" w:space="0" w:color="D5DDC6"/>
            <w:left w:val="single" w:sz="6" w:space="4" w:color="D5DDC6"/>
            <w:bottom w:val="single" w:sz="6" w:space="0" w:color="D5DDC6"/>
            <w:right w:val="single" w:sz="6" w:space="0" w:color="D5DDC6"/>
          </w:divBdr>
        </w:div>
        <w:div w:id="1080299532">
          <w:marLeft w:val="0"/>
          <w:marRight w:val="0"/>
          <w:marTop w:val="0"/>
          <w:marBottom w:val="120"/>
          <w:divBdr>
            <w:top w:val="single" w:sz="6" w:space="8" w:color="D5DDC6"/>
            <w:left w:val="single" w:sz="6" w:space="0" w:color="D5DDC6"/>
            <w:bottom w:val="single" w:sz="6" w:space="12" w:color="D5DDC6"/>
            <w:right w:val="single" w:sz="6" w:space="0" w:color="D5DDC6"/>
          </w:divBdr>
          <w:divsChild>
            <w:div w:id="192545774">
              <w:marLeft w:val="0"/>
              <w:marRight w:val="0"/>
              <w:marTop w:val="120"/>
              <w:marBottom w:val="120"/>
              <w:divBdr>
                <w:top w:val="none" w:sz="0" w:space="0" w:color="auto"/>
                <w:left w:val="none" w:sz="0" w:space="0" w:color="auto"/>
                <w:bottom w:val="none" w:sz="0" w:space="0" w:color="auto"/>
                <w:right w:val="none" w:sz="0" w:space="0" w:color="auto"/>
              </w:divBdr>
            </w:div>
          </w:divsChild>
        </w:div>
        <w:div w:id="1221164486">
          <w:marLeft w:val="0"/>
          <w:marRight w:val="0"/>
          <w:marTop w:val="0"/>
          <w:marBottom w:val="120"/>
          <w:divBdr>
            <w:top w:val="single" w:sz="6" w:space="8" w:color="D5DDC6"/>
            <w:left w:val="single" w:sz="6" w:space="0" w:color="D5DDC6"/>
            <w:bottom w:val="single" w:sz="6" w:space="12" w:color="D5DDC6"/>
            <w:right w:val="single" w:sz="6" w:space="0" w:color="D5DDC6"/>
          </w:divBdr>
          <w:divsChild>
            <w:div w:id="1389768672">
              <w:marLeft w:val="0"/>
              <w:marRight w:val="0"/>
              <w:marTop w:val="120"/>
              <w:marBottom w:val="120"/>
              <w:divBdr>
                <w:top w:val="none" w:sz="0" w:space="0" w:color="auto"/>
                <w:left w:val="none" w:sz="0" w:space="0" w:color="auto"/>
                <w:bottom w:val="none" w:sz="0" w:space="0" w:color="auto"/>
                <w:right w:val="none" w:sz="0" w:space="0" w:color="auto"/>
              </w:divBdr>
            </w:div>
          </w:divsChild>
        </w:div>
        <w:div w:id="1298993333">
          <w:marLeft w:val="0"/>
          <w:marRight w:val="0"/>
          <w:marTop w:val="0"/>
          <w:marBottom w:val="120"/>
          <w:divBdr>
            <w:top w:val="single" w:sz="6" w:space="8" w:color="D5DDC6"/>
            <w:left w:val="single" w:sz="6" w:space="0" w:color="D5DDC6"/>
            <w:bottom w:val="single" w:sz="6" w:space="12" w:color="D5DDC6"/>
            <w:right w:val="single" w:sz="6" w:space="0" w:color="D5DDC6"/>
          </w:divBdr>
          <w:divsChild>
            <w:div w:id="1237472003">
              <w:marLeft w:val="0"/>
              <w:marRight w:val="0"/>
              <w:marTop w:val="120"/>
              <w:marBottom w:val="120"/>
              <w:divBdr>
                <w:top w:val="none" w:sz="0" w:space="0" w:color="auto"/>
                <w:left w:val="none" w:sz="0" w:space="0" w:color="auto"/>
                <w:bottom w:val="none" w:sz="0" w:space="0" w:color="auto"/>
                <w:right w:val="none" w:sz="0" w:space="0" w:color="auto"/>
              </w:divBdr>
            </w:div>
          </w:divsChild>
        </w:div>
        <w:div w:id="1522815606">
          <w:marLeft w:val="0"/>
          <w:marRight w:val="0"/>
          <w:marTop w:val="0"/>
          <w:marBottom w:val="120"/>
          <w:divBdr>
            <w:top w:val="single" w:sz="6" w:space="8" w:color="D5DDC6"/>
            <w:left w:val="single" w:sz="6" w:space="0" w:color="D5DDC6"/>
            <w:bottom w:val="single" w:sz="6" w:space="12" w:color="D5DDC6"/>
            <w:right w:val="single" w:sz="6" w:space="0" w:color="D5DDC6"/>
          </w:divBdr>
          <w:divsChild>
            <w:div w:id="931818356">
              <w:marLeft w:val="0"/>
              <w:marRight w:val="0"/>
              <w:marTop w:val="120"/>
              <w:marBottom w:val="120"/>
              <w:divBdr>
                <w:top w:val="none" w:sz="0" w:space="0" w:color="auto"/>
                <w:left w:val="none" w:sz="0" w:space="0" w:color="auto"/>
                <w:bottom w:val="none" w:sz="0" w:space="0" w:color="auto"/>
                <w:right w:val="none" w:sz="0" w:space="0" w:color="auto"/>
              </w:divBdr>
            </w:div>
          </w:divsChild>
        </w:div>
        <w:div w:id="1619334536">
          <w:marLeft w:val="0"/>
          <w:marRight w:val="0"/>
          <w:marTop w:val="120"/>
          <w:marBottom w:val="0"/>
          <w:divBdr>
            <w:top w:val="single" w:sz="6" w:space="0" w:color="D5DDC6"/>
            <w:left w:val="single" w:sz="6" w:space="4" w:color="D5DDC6"/>
            <w:bottom w:val="single" w:sz="6" w:space="0" w:color="D5DDC6"/>
            <w:right w:val="single" w:sz="6" w:space="0" w:color="D5DDC6"/>
          </w:divBdr>
        </w:div>
        <w:div w:id="1715231634">
          <w:marLeft w:val="0"/>
          <w:marRight w:val="0"/>
          <w:marTop w:val="150"/>
          <w:marBottom w:val="600"/>
          <w:divBdr>
            <w:top w:val="none" w:sz="0" w:space="0" w:color="auto"/>
            <w:left w:val="none" w:sz="0" w:space="0" w:color="auto"/>
            <w:bottom w:val="none" w:sz="0" w:space="0" w:color="auto"/>
            <w:right w:val="none" w:sz="0" w:space="0" w:color="auto"/>
          </w:divBdr>
          <w:divsChild>
            <w:div w:id="449318849">
              <w:marLeft w:val="0"/>
              <w:marRight w:val="0"/>
              <w:marTop w:val="0"/>
              <w:marBottom w:val="0"/>
              <w:divBdr>
                <w:top w:val="none" w:sz="0" w:space="0" w:color="auto"/>
                <w:left w:val="none" w:sz="0" w:space="0" w:color="auto"/>
                <w:bottom w:val="none" w:sz="0" w:space="0" w:color="auto"/>
                <w:right w:val="none" w:sz="0" w:space="0" w:color="auto"/>
              </w:divBdr>
            </w:div>
          </w:divsChild>
        </w:div>
        <w:div w:id="1733893501">
          <w:marLeft w:val="0"/>
          <w:marRight w:val="0"/>
          <w:marTop w:val="150"/>
          <w:marBottom w:val="150"/>
          <w:divBdr>
            <w:top w:val="none" w:sz="0" w:space="0" w:color="auto"/>
            <w:left w:val="none" w:sz="0" w:space="0" w:color="auto"/>
            <w:bottom w:val="none" w:sz="0" w:space="0" w:color="auto"/>
            <w:right w:val="none" w:sz="0" w:space="0" w:color="auto"/>
          </w:divBdr>
          <w:divsChild>
            <w:div w:id="809251523">
              <w:marLeft w:val="0"/>
              <w:marRight w:val="0"/>
              <w:marTop w:val="0"/>
              <w:marBottom w:val="0"/>
              <w:divBdr>
                <w:top w:val="none" w:sz="0" w:space="0" w:color="auto"/>
                <w:left w:val="none" w:sz="0" w:space="0" w:color="auto"/>
                <w:bottom w:val="none" w:sz="0" w:space="0" w:color="auto"/>
                <w:right w:val="none" w:sz="0" w:space="0" w:color="auto"/>
              </w:divBdr>
            </w:div>
          </w:divsChild>
        </w:div>
        <w:div w:id="1780644634">
          <w:marLeft w:val="0"/>
          <w:marRight w:val="0"/>
          <w:marTop w:val="120"/>
          <w:marBottom w:val="0"/>
          <w:divBdr>
            <w:top w:val="single" w:sz="6" w:space="0" w:color="D5DDC6"/>
            <w:left w:val="single" w:sz="6" w:space="4" w:color="D5DDC6"/>
            <w:bottom w:val="single" w:sz="6" w:space="0" w:color="D5DDC6"/>
            <w:right w:val="single" w:sz="6" w:space="0" w:color="D5DDC6"/>
          </w:divBdr>
        </w:div>
        <w:div w:id="1838034163">
          <w:marLeft w:val="0"/>
          <w:marRight w:val="0"/>
          <w:marTop w:val="0"/>
          <w:marBottom w:val="120"/>
          <w:divBdr>
            <w:top w:val="single" w:sz="6" w:space="8" w:color="D5DDC6"/>
            <w:left w:val="single" w:sz="6" w:space="0" w:color="D5DDC6"/>
            <w:bottom w:val="single" w:sz="6" w:space="12" w:color="D5DDC6"/>
            <w:right w:val="single" w:sz="6" w:space="0" w:color="D5DDC6"/>
          </w:divBdr>
          <w:divsChild>
            <w:div w:id="1188719166">
              <w:marLeft w:val="0"/>
              <w:marRight w:val="0"/>
              <w:marTop w:val="120"/>
              <w:marBottom w:val="120"/>
              <w:divBdr>
                <w:top w:val="none" w:sz="0" w:space="0" w:color="auto"/>
                <w:left w:val="none" w:sz="0" w:space="0" w:color="auto"/>
                <w:bottom w:val="none" w:sz="0" w:space="0" w:color="auto"/>
                <w:right w:val="none" w:sz="0" w:space="0" w:color="auto"/>
              </w:divBdr>
            </w:div>
          </w:divsChild>
        </w:div>
        <w:div w:id="1851530256">
          <w:marLeft w:val="0"/>
          <w:marRight w:val="0"/>
          <w:marTop w:val="0"/>
          <w:marBottom w:val="120"/>
          <w:divBdr>
            <w:top w:val="single" w:sz="6" w:space="8" w:color="D5DDC6"/>
            <w:left w:val="single" w:sz="6" w:space="0" w:color="D5DDC6"/>
            <w:bottom w:val="single" w:sz="6" w:space="12" w:color="D5DDC6"/>
            <w:right w:val="single" w:sz="6" w:space="0" w:color="D5DDC6"/>
          </w:divBdr>
          <w:divsChild>
            <w:div w:id="1069305387">
              <w:marLeft w:val="0"/>
              <w:marRight w:val="0"/>
              <w:marTop w:val="120"/>
              <w:marBottom w:val="120"/>
              <w:divBdr>
                <w:top w:val="none" w:sz="0" w:space="0" w:color="auto"/>
                <w:left w:val="none" w:sz="0" w:space="0" w:color="auto"/>
                <w:bottom w:val="none" w:sz="0" w:space="0" w:color="auto"/>
                <w:right w:val="none" w:sz="0" w:space="0" w:color="auto"/>
              </w:divBdr>
            </w:div>
          </w:divsChild>
        </w:div>
        <w:div w:id="19057512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8220391">
      <w:bodyDiv w:val="1"/>
      <w:marLeft w:val="0"/>
      <w:marRight w:val="0"/>
      <w:marTop w:val="0"/>
      <w:marBottom w:val="0"/>
      <w:divBdr>
        <w:top w:val="none" w:sz="0" w:space="0" w:color="auto"/>
        <w:left w:val="none" w:sz="0" w:space="0" w:color="auto"/>
        <w:bottom w:val="none" w:sz="0" w:space="0" w:color="auto"/>
        <w:right w:val="none" w:sz="0" w:space="0" w:color="auto"/>
      </w:divBdr>
    </w:div>
    <w:div w:id="1711880605">
      <w:bodyDiv w:val="1"/>
      <w:marLeft w:val="0"/>
      <w:marRight w:val="0"/>
      <w:marTop w:val="0"/>
      <w:marBottom w:val="0"/>
      <w:divBdr>
        <w:top w:val="none" w:sz="0" w:space="0" w:color="auto"/>
        <w:left w:val="none" w:sz="0" w:space="0" w:color="auto"/>
        <w:bottom w:val="none" w:sz="0" w:space="0" w:color="auto"/>
        <w:right w:val="none" w:sz="0" w:space="0" w:color="auto"/>
      </w:divBdr>
    </w:div>
    <w:div w:id="1722552090">
      <w:bodyDiv w:val="1"/>
      <w:marLeft w:val="0"/>
      <w:marRight w:val="0"/>
      <w:marTop w:val="0"/>
      <w:marBottom w:val="0"/>
      <w:divBdr>
        <w:top w:val="none" w:sz="0" w:space="0" w:color="auto"/>
        <w:left w:val="none" w:sz="0" w:space="0" w:color="auto"/>
        <w:bottom w:val="none" w:sz="0" w:space="0" w:color="auto"/>
        <w:right w:val="none" w:sz="0" w:space="0" w:color="auto"/>
      </w:divBdr>
    </w:div>
    <w:div w:id="1724481052">
      <w:bodyDiv w:val="1"/>
      <w:marLeft w:val="0"/>
      <w:marRight w:val="0"/>
      <w:marTop w:val="0"/>
      <w:marBottom w:val="0"/>
      <w:divBdr>
        <w:top w:val="none" w:sz="0" w:space="0" w:color="auto"/>
        <w:left w:val="none" w:sz="0" w:space="0" w:color="auto"/>
        <w:bottom w:val="none" w:sz="0" w:space="0" w:color="auto"/>
        <w:right w:val="none" w:sz="0" w:space="0" w:color="auto"/>
      </w:divBdr>
      <w:divsChild>
        <w:div w:id="1945265424">
          <w:marLeft w:val="0"/>
          <w:marRight w:val="0"/>
          <w:marTop w:val="0"/>
          <w:marBottom w:val="120"/>
          <w:divBdr>
            <w:top w:val="single" w:sz="6" w:space="8" w:color="D5DDC6"/>
            <w:left w:val="single" w:sz="6" w:space="0" w:color="D5DDC6"/>
            <w:bottom w:val="single" w:sz="6" w:space="12" w:color="D5DDC6"/>
            <w:right w:val="single" w:sz="6" w:space="0" w:color="D5DDC6"/>
          </w:divBdr>
          <w:divsChild>
            <w:div w:id="1262445194">
              <w:marLeft w:val="0"/>
              <w:marRight w:val="0"/>
              <w:marTop w:val="120"/>
              <w:marBottom w:val="120"/>
              <w:divBdr>
                <w:top w:val="none" w:sz="0" w:space="0" w:color="auto"/>
                <w:left w:val="none" w:sz="0" w:space="0" w:color="auto"/>
                <w:bottom w:val="none" w:sz="0" w:space="0" w:color="auto"/>
                <w:right w:val="none" w:sz="0" w:space="0" w:color="auto"/>
              </w:divBdr>
            </w:div>
          </w:divsChild>
        </w:div>
        <w:div w:id="1948081075">
          <w:marLeft w:val="150"/>
          <w:marRight w:val="0"/>
          <w:marTop w:val="0"/>
          <w:marBottom w:val="0"/>
          <w:divBdr>
            <w:top w:val="single" w:sz="6" w:space="0" w:color="FFC0CB"/>
            <w:left w:val="single" w:sz="6" w:space="1" w:color="FFC0CB"/>
            <w:bottom w:val="single" w:sz="6" w:space="1" w:color="FFC0CB"/>
            <w:right w:val="single" w:sz="6" w:space="1" w:color="FFC0CB"/>
          </w:divBdr>
        </w:div>
        <w:div w:id="2025787519">
          <w:marLeft w:val="0"/>
          <w:marRight w:val="0"/>
          <w:marTop w:val="0"/>
          <w:marBottom w:val="120"/>
          <w:divBdr>
            <w:top w:val="single" w:sz="6" w:space="8" w:color="D5DDC6"/>
            <w:left w:val="single" w:sz="6" w:space="0" w:color="D5DDC6"/>
            <w:bottom w:val="single" w:sz="6" w:space="12" w:color="D5DDC6"/>
            <w:right w:val="single" w:sz="6" w:space="0" w:color="D5DDC6"/>
          </w:divBdr>
          <w:divsChild>
            <w:div w:id="628055186">
              <w:marLeft w:val="0"/>
              <w:marRight w:val="0"/>
              <w:marTop w:val="120"/>
              <w:marBottom w:val="120"/>
              <w:divBdr>
                <w:top w:val="none" w:sz="0" w:space="0" w:color="auto"/>
                <w:left w:val="none" w:sz="0" w:space="0" w:color="auto"/>
                <w:bottom w:val="none" w:sz="0" w:space="0" w:color="auto"/>
                <w:right w:val="none" w:sz="0" w:space="0" w:color="auto"/>
              </w:divBdr>
            </w:div>
          </w:divsChild>
        </w:div>
        <w:div w:id="2095465668">
          <w:marLeft w:val="0"/>
          <w:marRight w:val="0"/>
          <w:marTop w:val="0"/>
          <w:marBottom w:val="120"/>
          <w:divBdr>
            <w:top w:val="single" w:sz="6" w:space="8" w:color="D5DDC6"/>
            <w:left w:val="single" w:sz="6" w:space="0" w:color="D5DDC6"/>
            <w:bottom w:val="single" w:sz="6" w:space="12" w:color="D5DDC6"/>
            <w:right w:val="single" w:sz="6" w:space="0" w:color="D5DDC6"/>
          </w:divBdr>
          <w:divsChild>
            <w:div w:id="157046120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2672264">
      <w:bodyDiv w:val="1"/>
      <w:marLeft w:val="0"/>
      <w:marRight w:val="0"/>
      <w:marTop w:val="0"/>
      <w:marBottom w:val="0"/>
      <w:divBdr>
        <w:top w:val="none" w:sz="0" w:space="0" w:color="auto"/>
        <w:left w:val="none" w:sz="0" w:space="0" w:color="auto"/>
        <w:bottom w:val="none" w:sz="0" w:space="0" w:color="auto"/>
        <w:right w:val="none" w:sz="0" w:space="0" w:color="auto"/>
      </w:divBdr>
    </w:div>
    <w:div w:id="1744718015">
      <w:bodyDiv w:val="1"/>
      <w:marLeft w:val="0"/>
      <w:marRight w:val="0"/>
      <w:marTop w:val="0"/>
      <w:marBottom w:val="0"/>
      <w:divBdr>
        <w:top w:val="none" w:sz="0" w:space="0" w:color="auto"/>
        <w:left w:val="none" w:sz="0" w:space="0" w:color="auto"/>
        <w:bottom w:val="none" w:sz="0" w:space="0" w:color="auto"/>
        <w:right w:val="none" w:sz="0" w:space="0" w:color="auto"/>
      </w:divBdr>
      <w:divsChild>
        <w:div w:id="1814517678">
          <w:marLeft w:val="0"/>
          <w:marRight w:val="0"/>
          <w:marTop w:val="0"/>
          <w:marBottom w:val="0"/>
          <w:divBdr>
            <w:top w:val="none" w:sz="0" w:space="0" w:color="auto"/>
            <w:left w:val="none" w:sz="0" w:space="0" w:color="auto"/>
            <w:bottom w:val="single" w:sz="2" w:space="0" w:color="000000"/>
            <w:right w:val="none" w:sz="0" w:space="0" w:color="auto"/>
          </w:divBdr>
        </w:div>
        <w:div w:id="2106882506">
          <w:marLeft w:val="0"/>
          <w:marRight w:val="0"/>
          <w:marTop w:val="0"/>
          <w:marBottom w:val="0"/>
          <w:divBdr>
            <w:top w:val="none" w:sz="0" w:space="0" w:color="auto"/>
            <w:left w:val="none" w:sz="0" w:space="0" w:color="auto"/>
            <w:bottom w:val="none" w:sz="0" w:space="0" w:color="auto"/>
            <w:right w:val="none" w:sz="0" w:space="0" w:color="auto"/>
          </w:divBdr>
          <w:divsChild>
            <w:div w:id="1058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9684">
      <w:bodyDiv w:val="1"/>
      <w:marLeft w:val="0"/>
      <w:marRight w:val="0"/>
      <w:marTop w:val="0"/>
      <w:marBottom w:val="0"/>
      <w:divBdr>
        <w:top w:val="none" w:sz="0" w:space="0" w:color="auto"/>
        <w:left w:val="none" w:sz="0" w:space="0" w:color="auto"/>
        <w:bottom w:val="none" w:sz="0" w:space="0" w:color="auto"/>
        <w:right w:val="none" w:sz="0" w:space="0" w:color="auto"/>
      </w:divBdr>
    </w:div>
    <w:div w:id="1787459240">
      <w:bodyDiv w:val="1"/>
      <w:marLeft w:val="0"/>
      <w:marRight w:val="0"/>
      <w:marTop w:val="0"/>
      <w:marBottom w:val="0"/>
      <w:divBdr>
        <w:top w:val="none" w:sz="0" w:space="0" w:color="auto"/>
        <w:left w:val="none" w:sz="0" w:space="0" w:color="auto"/>
        <w:bottom w:val="none" w:sz="0" w:space="0" w:color="auto"/>
        <w:right w:val="none" w:sz="0" w:space="0" w:color="auto"/>
      </w:divBdr>
      <w:divsChild>
        <w:div w:id="1459640827">
          <w:marLeft w:val="0"/>
          <w:marRight w:val="0"/>
          <w:marTop w:val="0"/>
          <w:marBottom w:val="120"/>
          <w:divBdr>
            <w:top w:val="single" w:sz="6" w:space="8" w:color="D5DDC6"/>
            <w:left w:val="single" w:sz="6" w:space="0" w:color="D5DDC6"/>
            <w:bottom w:val="single" w:sz="6" w:space="12" w:color="D5DDC6"/>
            <w:right w:val="single" w:sz="6" w:space="0" w:color="D5DDC6"/>
          </w:divBdr>
          <w:divsChild>
            <w:div w:id="1439987055">
              <w:marLeft w:val="0"/>
              <w:marRight w:val="0"/>
              <w:marTop w:val="120"/>
              <w:marBottom w:val="120"/>
              <w:divBdr>
                <w:top w:val="none" w:sz="0" w:space="0" w:color="auto"/>
                <w:left w:val="none" w:sz="0" w:space="0" w:color="auto"/>
                <w:bottom w:val="none" w:sz="0" w:space="0" w:color="auto"/>
                <w:right w:val="none" w:sz="0" w:space="0" w:color="auto"/>
              </w:divBdr>
            </w:div>
          </w:divsChild>
        </w:div>
        <w:div w:id="1770543577">
          <w:marLeft w:val="0"/>
          <w:marRight w:val="0"/>
          <w:marTop w:val="0"/>
          <w:marBottom w:val="120"/>
          <w:divBdr>
            <w:top w:val="single" w:sz="6" w:space="8" w:color="D5DDC6"/>
            <w:left w:val="single" w:sz="6" w:space="0" w:color="D5DDC6"/>
            <w:bottom w:val="single" w:sz="6" w:space="12" w:color="D5DDC6"/>
            <w:right w:val="single" w:sz="6" w:space="0" w:color="D5DDC6"/>
          </w:divBdr>
          <w:divsChild>
            <w:div w:id="957222405">
              <w:marLeft w:val="0"/>
              <w:marRight w:val="0"/>
              <w:marTop w:val="120"/>
              <w:marBottom w:val="120"/>
              <w:divBdr>
                <w:top w:val="none" w:sz="0" w:space="0" w:color="auto"/>
                <w:left w:val="none" w:sz="0" w:space="0" w:color="auto"/>
                <w:bottom w:val="none" w:sz="0" w:space="0" w:color="auto"/>
                <w:right w:val="none" w:sz="0" w:space="0" w:color="auto"/>
              </w:divBdr>
            </w:div>
          </w:divsChild>
        </w:div>
        <w:div w:id="1912349521">
          <w:marLeft w:val="0"/>
          <w:marRight w:val="0"/>
          <w:marTop w:val="0"/>
          <w:marBottom w:val="120"/>
          <w:divBdr>
            <w:top w:val="single" w:sz="6" w:space="8" w:color="D5DDC6"/>
            <w:left w:val="single" w:sz="6" w:space="0" w:color="D5DDC6"/>
            <w:bottom w:val="single" w:sz="6" w:space="12" w:color="D5DDC6"/>
            <w:right w:val="single" w:sz="6" w:space="0" w:color="D5DDC6"/>
          </w:divBdr>
          <w:divsChild>
            <w:div w:id="638339891">
              <w:marLeft w:val="0"/>
              <w:marRight w:val="0"/>
              <w:marTop w:val="120"/>
              <w:marBottom w:val="120"/>
              <w:divBdr>
                <w:top w:val="none" w:sz="0" w:space="0" w:color="auto"/>
                <w:left w:val="none" w:sz="0" w:space="0" w:color="auto"/>
                <w:bottom w:val="none" w:sz="0" w:space="0" w:color="auto"/>
                <w:right w:val="none" w:sz="0" w:space="0" w:color="auto"/>
              </w:divBdr>
            </w:div>
          </w:divsChild>
        </w:div>
        <w:div w:id="1994794740">
          <w:marLeft w:val="0"/>
          <w:marRight w:val="0"/>
          <w:marTop w:val="0"/>
          <w:marBottom w:val="120"/>
          <w:divBdr>
            <w:top w:val="single" w:sz="6" w:space="8" w:color="D5DDC6"/>
            <w:left w:val="single" w:sz="6" w:space="0" w:color="D5DDC6"/>
            <w:bottom w:val="single" w:sz="6" w:space="12" w:color="D5DDC6"/>
            <w:right w:val="single" w:sz="6" w:space="0" w:color="D5DDC6"/>
          </w:divBdr>
          <w:divsChild>
            <w:div w:id="100328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95100261">
      <w:bodyDiv w:val="1"/>
      <w:marLeft w:val="0"/>
      <w:marRight w:val="0"/>
      <w:marTop w:val="0"/>
      <w:marBottom w:val="0"/>
      <w:divBdr>
        <w:top w:val="none" w:sz="0" w:space="0" w:color="auto"/>
        <w:left w:val="none" w:sz="0" w:space="0" w:color="auto"/>
        <w:bottom w:val="none" w:sz="0" w:space="0" w:color="auto"/>
        <w:right w:val="none" w:sz="0" w:space="0" w:color="auto"/>
      </w:divBdr>
      <w:divsChild>
        <w:div w:id="996110587">
          <w:marLeft w:val="0"/>
          <w:marRight w:val="0"/>
          <w:marTop w:val="0"/>
          <w:marBottom w:val="120"/>
          <w:divBdr>
            <w:top w:val="single" w:sz="6" w:space="8" w:color="D5DDC6"/>
            <w:left w:val="single" w:sz="6" w:space="0" w:color="D5DDC6"/>
            <w:bottom w:val="single" w:sz="6" w:space="12" w:color="D5DDC6"/>
            <w:right w:val="single" w:sz="6" w:space="0" w:color="D5DDC6"/>
          </w:divBdr>
          <w:divsChild>
            <w:div w:id="117839692">
              <w:marLeft w:val="0"/>
              <w:marRight w:val="0"/>
              <w:marTop w:val="120"/>
              <w:marBottom w:val="120"/>
              <w:divBdr>
                <w:top w:val="none" w:sz="0" w:space="0" w:color="auto"/>
                <w:left w:val="none" w:sz="0" w:space="0" w:color="auto"/>
                <w:bottom w:val="none" w:sz="0" w:space="0" w:color="auto"/>
                <w:right w:val="none" w:sz="0" w:space="0" w:color="auto"/>
              </w:divBdr>
            </w:div>
          </w:divsChild>
        </w:div>
        <w:div w:id="2059471086">
          <w:marLeft w:val="0"/>
          <w:marRight w:val="0"/>
          <w:marTop w:val="0"/>
          <w:marBottom w:val="120"/>
          <w:divBdr>
            <w:top w:val="single" w:sz="6" w:space="8" w:color="D5DDC6"/>
            <w:left w:val="single" w:sz="6" w:space="0" w:color="D5DDC6"/>
            <w:bottom w:val="single" w:sz="6" w:space="12" w:color="D5DDC6"/>
            <w:right w:val="single" w:sz="6" w:space="0" w:color="D5DDC6"/>
          </w:divBdr>
          <w:divsChild>
            <w:div w:id="270677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02917170">
      <w:bodyDiv w:val="1"/>
      <w:marLeft w:val="0"/>
      <w:marRight w:val="0"/>
      <w:marTop w:val="0"/>
      <w:marBottom w:val="0"/>
      <w:divBdr>
        <w:top w:val="none" w:sz="0" w:space="0" w:color="auto"/>
        <w:left w:val="none" w:sz="0" w:space="0" w:color="auto"/>
        <w:bottom w:val="none" w:sz="0" w:space="0" w:color="auto"/>
        <w:right w:val="none" w:sz="0" w:space="0" w:color="auto"/>
      </w:divBdr>
    </w:div>
    <w:div w:id="1807776989">
      <w:bodyDiv w:val="1"/>
      <w:marLeft w:val="0"/>
      <w:marRight w:val="0"/>
      <w:marTop w:val="0"/>
      <w:marBottom w:val="0"/>
      <w:divBdr>
        <w:top w:val="none" w:sz="0" w:space="0" w:color="auto"/>
        <w:left w:val="none" w:sz="0" w:space="0" w:color="auto"/>
        <w:bottom w:val="none" w:sz="0" w:space="0" w:color="auto"/>
        <w:right w:val="none" w:sz="0" w:space="0" w:color="auto"/>
      </w:divBdr>
      <w:divsChild>
        <w:div w:id="79629159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45322811">
      <w:bodyDiv w:val="1"/>
      <w:marLeft w:val="0"/>
      <w:marRight w:val="0"/>
      <w:marTop w:val="0"/>
      <w:marBottom w:val="0"/>
      <w:divBdr>
        <w:top w:val="none" w:sz="0" w:space="0" w:color="auto"/>
        <w:left w:val="none" w:sz="0" w:space="0" w:color="auto"/>
        <w:bottom w:val="none" w:sz="0" w:space="0" w:color="auto"/>
        <w:right w:val="none" w:sz="0" w:space="0" w:color="auto"/>
      </w:divBdr>
    </w:div>
    <w:div w:id="1869294688">
      <w:bodyDiv w:val="1"/>
      <w:marLeft w:val="0"/>
      <w:marRight w:val="0"/>
      <w:marTop w:val="0"/>
      <w:marBottom w:val="0"/>
      <w:divBdr>
        <w:top w:val="none" w:sz="0" w:space="0" w:color="auto"/>
        <w:left w:val="none" w:sz="0" w:space="0" w:color="auto"/>
        <w:bottom w:val="none" w:sz="0" w:space="0" w:color="auto"/>
        <w:right w:val="none" w:sz="0" w:space="0" w:color="auto"/>
      </w:divBdr>
    </w:div>
    <w:div w:id="1872182612">
      <w:bodyDiv w:val="1"/>
      <w:marLeft w:val="0"/>
      <w:marRight w:val="0"/>
      <w:marTop w:val="0"/>
      <w:marBottom w:val="0"/>
      <w:divBdr>
        <w:top w:val="none" w:sz="0" w:space="0" w:color="auto"/>
        <w:left w:val="none" w:sz="0" w:space="0" w:color="auto"/>
        <w:bottom w:val="none" w:sz="0" w:space="0" w:color="auto"/>
        <w:right w:val="none" w:sz="0" w:space="0" w:color="auto"/>
      </w:divBdr>
      <w:divsChild>
        <w:div w:id="93943367">
          <w:marLeft w:val="0"/>
          <w:marRight w:val="0"/>
          <w:marTop w:val="0"/>
          <w:marBottom w:val="120"/>
          <w:divBdr>
            <w:top w:val="single" w:sz="6" w:space="8" w:color="D5DDC6"/>
            <w:left w:val="single" w:sz="6" w:space="0" w:color="D5DDC6"/>
            <w:bottom w:val="single" w:sz="6" w:space="12" w:color="D5DDC6"/>
            <w:right w:val="single" w:sz="6" w:space="0" w:color="D5DDC6"/>
          </w:divBdr>
          <w:divsChild>
            <w:div w:id="1520772706">
              <w:marLeft w:val="0"/>
              <w:marRight w:val="0"/>
              <w:marTop w:val="120"/>
              <w:marBottom w:val="120"/>
              <w:divBdr>
                <w:top w:val="none" w:sz="0" w:space="0" w:color="auto"/>
                <w:left w:val="none" w:sz="0" w:space="0" w:color="auto"/>
                <w:bottom w:val="none" w:sz="0" w:space="0" w:color="auto"/>
                <w:right w:val="none" w:sz="0" w:space="0" w:color="auto"/>
              </w:divBdr>
            </w:div>
          </w:divsChild>
        </w:div>
        <w:div w:id="1312440386">
          <w:marLeft w:val="0"/>
          <w:marRight w:val="0"/>
          <w:marTop w:val="0"/>
          <w:marBottom w:val="120"/>
          <w:divBdr>
            <w:top w:val="single" w:sz="6" w:space="8" w:color="D5DDC6"/>
            <w:left w:val="single" w:sz="6" w:space="0" w:color="D5DDC6"/>
            <w:bottom w:val="single" w:sz="6" w:space="12" w:color="D5DDC6"/>
            <w:right w:val="single" w:sz="6" w:space="0" w:color="D5DDC6"/>
          </w:divBdr>
          <w:divsChild>
            <w:div w:id="1412238776">
              <w:marLeft w:val="0"/>
              <w:marRight w:val="0"/>
              <w:marTop w:val="120"/>
              <w:marBottom w:val="120"/>
              <w:divBdr>
                <w:top w:val="none" w:sz="0" w:space="0" w:color="auto"/>
                <w:left w:val="none" w:sz="0" w:space="0" w:color="auto"/>
                <w:bottom w:val="none" w:sz="0" w:space="0" w:color="auto"/>
                <w:right w:val="none" w:sz="0" w:space="0" w:color="auto"/>
              </w:divBdr>
            </w:div>
          </w:divsChild>
        </w:div>
        <w:div w:id="2110807596">
          <w:marLeft w:val="0"/>
          <w:marRight w:val="0"/>
          <w:marTop w:val="0"/>
          <w:marBottom w:val="120"/>
          <w:divBdr>
            <w:top w:val="single" w:sz="6" w:space="8" w:color="D5DDC6"/>
            <w:left w:val="single" w:sz="6" w:space="0" w:color="D5DDC6"/>
            <w:bottom w:val="single" w:sz="6" w:space="12" w:color="D5DDC6"/>
            <w:right w:val="single" w:sz="6" w:space="0" w:color="D5DDC6"/>
          </w:divBdr>
          <w:divsChild>
            <w:div w:id="34309319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01403462">
      <w:bodyDiv w:val="1"/>
      <w:marLeft w:val="0"/>
      <w:marRight w:val="0"/>
      <w:marTop w:val="0"/>
      <w:marBottom w:val="0"/>
      <w:divBdr>
        <w:top w:val="none" w:sz="0" w:space="0" w:color="auto"/>
        <w:left w:val="none" w:sz="0" w:space="0" w:color="auto"/>
        <w:bottom w:val="none" w:sz="0" w:space="0" w:color="auto"/>
        <w:right w:val="none" w:sz="0" w:space="0" w:color="auto"/>
      </w:divBdr>
    </w:div>
    <w:div w:id="1902062181">
      <w:bodyDiv w:val="1"/>
      <w:marLeft w:val="0"/>
      <w:marRight w:val="0"/>
      <w:marTop w:val="0"/>
      <w:marBottom w:val="0"/>
      <w:divBdr>
        <w:top w:val="none" w:sz="0" w:space="0" w:color="auto"/>
        <w:left w:val="none" w:sz="0" w:space="0" w:color="auto"/>
        <w:bottom w:val="none" w:sz="0" w:space="0" w:color="auto"/>
        <w:right w:val="none" w:sz="0" w:space="0" w:color="auto"/>
      </w:divBdr>
      <w:divsChild>
        <w:div w:id="407503051">
          <w:marLeft w:val="0"/>
          <w:marRight w:val="0"/>
          <w:marTop w:val="0"/>
          <w:marBottom w:val="120"/>
          <w:divBdr>
            <w:top w:val="single" w:sz="6" w:space="8" w:color="D5DDC6"/>
            <w:left w:val="single" w:sz="6" w:space="0" w:color="D5DDC6"/>
            <w:bottom w:val="single" w:sz="6" w:space="12" w:color="D5DDC6"/>
            <w:right w:val="single" w:sz="6" w:space="0" w:color="D5DDC6"/>
          </w:divBdr>
          <w:divsChild>
            <w:div w:id="900019781">
              <w:marLeft w:val="0"/>
              <w:marRight w:val="0"/>
              <w:marTop w:val="120"/>
              <w:marBottom w:val="120"/>
              <w:divBdr>
                <w:top w:val="none" w:sz="0" w:space="0" w:color="auto"/>
                <w:left w:val="none" w:sz="0" w:space="0" w:color="auto"/>
                <w:bottom w:val="none" w:sz="0" w:space="0" w:color="auto"/>
                <w:right w:val="none" w:sz="0" w:space="0" w:color="auto"/>
              </w:divBdr>
            </w:div>
          </w:divsChild>
        </w:div>
        <w:div w:id="451943113">
          <w:marLeft w:val="150"/>
          <w:marRight w:val="0"/>
          <w:marTop w:val="0"/>
          <w:marBottom w:val="0"/>
          <w:divBdr>
            <w:top w:val="single" w:sz="6" w:space="0" w:color="FFC0CB"/>
            <w:left w:val="single" w:sz="6" w:space="1" w:color="FFC0CB"/>
            <w:bottom w:val="single" w:sz="6" w:space="1" w:color="FFC0CB"/>
            <w:right w:val="single" w:sz="6" w:space="1" w:color="FFC0CB"/>
          </w:divBdr>
        </w:div>
        <w:div w:id="542402144">
          <w:marLeft w:val="0"/>
          <w:marRight w:val="0"/>
          <w:marTop w:val="0"/>
          <w:marBottom w:val="120"/>
          <w:divBdr>
            <w:top w:val="single" w:sz="6" w:space="8" w:color="D5DDC6"/>
            <w:left w:val="single" w:sz="6" w:space="0" w:color="D5DDC6"/>
            <w:bottom w:val="single" w:sz="6" w:space="12" w:color="D5DDC6"/>
            <w:right w:val="single" w:sz="6" w:space="0" w:color="D5DDC6"/>
          </w:divBdr>
          <w:divsChild>
            <w:div w:id="39941259">
              <w:marLeft w:val="0"/>
              <w:marRight w:val="0"/>
              <w:marTop w:val="120"/>
              <w:marBottom w:val="120"/>
              <w:divBdr>
                <w:top w:val="none" w:sz="0" w:space="0" w:color="auto"/>
                <w:left w:val="none" w:sz="0" w:space="0" w:color="auto"/>
                <w:bottom w:val="none" w:sz="0" w:space="0" w:color="auto"/>
                <w:right w:val="none" w:sz="0" w:space="0" w:color="auto"/>
              </w:divBdr>
            </w:div>
          </w:divsChild>
        </w:div>
        <w:div w:id="741876530">
          <w:marLeft w:val="0"/>
          <w:marRight w:val="0"/>
          <w:marTop w:val="0"/>
          <w:marBottom w:val="120"/>
          <w:divBdr>
            <w:top w:val="single" w:sz="6" w:space="8" w:color="D5DDC6"/>
            <w:left w:val="single" w:sz="6" w:space="0" w:color="D5DDC6"/>
            <w:bottom w:val="single" w:sz="6" w:space="12" w:color="D5DDC6"/>
            <w:right w:val="single" w:sz="6" w:space="0" w:color="D5DDC6"/>
          </w:divBdr>
          <w:divsChild>
            <w:div w:id="1041707783">
              <w:marLeft w:val="0"/>
              <w:marRight w:val="0"/>
              <w:marTop w:val="120"/>
              <w:marBottom w:val="120"/>
              <w:divBdr>
                <w:top w:val="none" w:sz="0" w:space="0" w:color="auto"/>
                <w:left w:val="none" w:sz="0" w:space="0" w:color="auto"/>
                <w:bottom w:val="none" w:sz="0" w:space="0" w:color="auto"/>
                <w:right w:val="none" w:sz="0" w:space="0" w:color="auto"/>
              </w:divBdr>
            </w:div>
          </w:divsChild>
        </w:div>
        <w:div w:id="1082920701">
          <w:marLeft w:val="0"/>
          <w:marRight w:val="0"/>
          <w:marTop w:val="0"/>
          <w:marBottom w:val="120"/>
          <w:divBdr>
            <w:top w:val="single" w:sz="6" w:space="8" w:color="D5DDC6"/>
            <w:left w:val="single" w:sz="6" w:space="0" w:color="D5DDC6"/>
            <w:bottom w:val="single" w:sz="6" w:space="12" w:color="D5DDC6"/>
            <w:right w:val="single" w:sz="6" w:space="0" w:color="D5DDC6"/>
          </w:divBdr>
          <w:divsChild>
            <w:div w:id="606352209">
              <w:marLeft w:val="0"/>
              <w:marRight w:val="0"/>
              <w:marTop w:val="120"/>
              <w:marBottom w:val="120"/>
              <w:divBdr>
                <w:top w:val="none" w:sz="0" w:space="0" w:color="auto"/>
                <w:left w:val="none" w:sz="0" w:space="0" w:color="auto"/>
                <w:bottom w:val="none" w:sz="0" w:space="0" w:color="auto"/>
                <w:right w:val="none" w:sz="0" w:space="0" w:color="auto"/>
              </w:divBdr>
            </w:div>
          </w:divsChild>
        </w:div>
        <w:div w:id="1908031918">
          <w:marLeft w:val="0"/>
          <w:marRight w:val="0"/>
          <w:marTop w:val="0"/>
          <w:marBottom w:val="120"/>
          <w:divBdr>
            <w:top w:val="single" w:sz="6" w:space="8" w:color="D5DDC6"/>
            <w:left w:val="single" w:sz="6" w:space="0" w:color="D5DDC6"/>
            <w:bottom w:val="single" w:sz="6" w:space="12" w:color="D5DDC6"/>
            <w:right w:val="single" w:sz="6" w:space="0" w:color="D5DDC6"/>
          </w:divBdr>
          <w:divsChild>
            <w:div w:id="87048490">
              <w:marLeft w:val="0"/>
              <w:marRight w:val="0"/>
              <w:marTop w:val="120"/>
              <w:marBottom w:val="120"/>
              <w:divBdr>
                <w:top w:val="none" w:sz="0" w:space="0" w:color="auto"/>
                <w:left w:val="none" w:sz="0" w:space="0" w:color="auto"/>
                <w:bottom w:val="none" w:sz="0" w:space="0" w:color="auto"/>
                <w:right w:val="none" w:sz="0" w:space="0" w:color="auto"/>
              </w:divBdr>
            </w:div>
          </w:divsChild>
        </w:div>
        <w:div w:id="1953441898">
          <w:marLeft w:val="0"/>
          <w:marRight w:val="0"/>
          <w:marTop w:val="0"/>
          <w:marBottom w:val="120"/>
          <w:divBdr>
            <w:top w:val="single" w:sz="6" w:space="8" w:color="D5DDC6"/>
            <w:left w:val="single" w:sz="6" w:space="0" w:color="D5DDC6"/>
            <w:bottom w:val="single" w:sz="6" w:space="12" w:color="D5DDC6"/>
            <w:right w:val="single" w:sz="6" w:space="0" w:color="D5DDC6"/>
          </w:divBdr>
          <w:divsChild>
            <w:div w:id="34547357">
              <w:marLeft w:val="0"/>
              <w:marRight w:val="0"/>
              <w:marTop w:val="120"/>
              <w:marBottom w:val="120"/>
              <w:divBdr>
                <w:top w:val="none" w:sz="0" w:space="0" w:color="auto"/>
                <w:left w:val="none" w:sz="0" w:space="0" w:color="auto"/>
                <w:bottom w:val="none" w:sz="0" w:space="0" w:color="auto"/>
                <w:right w:val="none" w:sz="0" w:space="0" w:color="auto"/>
              </w:divBdr>
            </w:div>
          </w:divsChild>
        </w:div>
        <w:div w:id="2014523794">
          <w:marLeft w:val="0"/>
          <w:marRight w:val="0"/>
          <w:marTop w:val="0"/>
          <w:marBottom w:val="120"/>
          <w:divBdr>
            <w:top w:val="single" w:sz="6" w:space="8" w:color="D5DDC6"/>
            <w:left w:val="single" w:sz="6" w:space="0" w:color="D5DDC6"/>
            <w:bottom w:val="single" w:sz="6" w:space="12" w:color="D5DDC6"/>
            <w:right w:val="single" w:sz="6" w:space="0" w:color="D5DDC6"/>
          </w:divBdr>
          <w:divsChild>
            <w:div w:id="124414921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09025888">
      <w:bodyDiv w:val="1"/>
      <w:marLeft w:val="0"/>
      <w:marRight w:val="0"/>
      <w:marTop w:val="0"/>
      <w:marBottom w:val="0"/>
      <w:divBdr>
        <w:top w:val="none" w:sz="0" w:space="0" w:color="auto"/>
        <w:left w:val="none" w:sz="0" w:space="0" w:color="auto"/>
        <w:bottom w:val="none" w:sz="0" w:space="0" w:color="auto"/>
        <w:right w:val="none" w:sz="0" w:space="0" w:color="auto"/>
      </w:divBdr>
      <w:divsChild>
        <w:div w:id="349769683">
          <w:marLeft w:val="0"/>
          <w:marRight w:val="0"/>
          <w:marTop w:val="0"/>
          <w:marBottom w:val="0"/>
          <w:divBdr>
            <w:top w:val="none" w:sz="0" w:space="0" w:color="auto"/>
            <w:left w:val="none" w:sz="0" w:space="0" w:color="auto"/>
            <w:bottom w:val="none" w:sz="0" w:space="0" w:color="auto"/>
            <w:right w:val="none" w:sz="0" w:space="0" w:color="auto"/>
          </w:divBdr>
        </w:div>
        <w:div w:id="612984303">
          <w:marLeft w:val="0"/>
          <w:marRight w:val="0"/>
          <w:marTop w:val="0"/>
          <w:marBottom w:val="0"/>
          <w:divBdr>
            <w:top w:val="none" w:sz="0" w:space="0" w:color="auto"/>
            <w:left w:val="none" w:sz="0" w:space="0" w:color="auto"/>
            <w:bottom w:val="none" w:sz="0" w:space="0" w:color="auto"/>
            <w:right w:val="none" w:sz="0" w:space="0" w:color="auto"/>
          </w:divBdr>
          <w:divsChild>
            <w:div w:id="660961109">
              <w:marLeft w:val="0"/>
              <w:marRight w:val="0"/>
              <w:marTop w:val="0"/>
              <w:marBottom w:val="0"/>
              <w:divBdr>
                <w:top w:val="none" w:sz="0" w:space="0" w:color="auto"/>
                <w:left w:val="none" w:sz="0" w:space="0" w:color="auto"/>
                <w:bottom w:val="none" w:sz="0" w:space="0" w:color="auto"/>
                <w:right w:val="none" w:sz="0" w:space="0" w:color="auto"/>
              </w:divBdr>
            </w:div>
          </w:divsChild>
        </w:div>
        <w:div w:id="944927254">
          <w:marLeft w:val="0"/>
          <w:marRight w:val="0"/>
          <w:marTop w:val="0"/>
          <w:marBottom w:val="0"/>
          <w:divBdr>
            <w:top w:val="none" w:sz="0" w:space="0" w:color="auto"/>
            <w:left w:val="none" w:sz="0" w:space="0" w:color="auto"/>
            <w:bottom w:val="none" w:sz="0" w:space="0" w:color="auto"/>
            <w:right w:val="none" w:sz="0" w:space="0" w:color="auto"/>
          </w:divBdr>
          <w:divsChild>
            <w:div w:id="571432775">
              <w:marLeft w:val="0"/>
              <w:marRight w:val="0"/>
              <w:marTop w:val="0"/>
              <w:marBottom w:val="0"/>
              <w:divBdr>
                <w:top w:val="none" w:sz="0" w:space="0" w:color="auto"/>
                <w:left w:val="none" w:sz="0" w:space="0" w:color="auto"/>
                <w:bottom w:val="none" w:sz="0" w:space="0" w:color="auto"/>
                <w:right w:val="none" w:sz="0" w:space="0" w:color="auto"/>
              </w:divBdr>
            </w:div>
            <w:div w:id="798642633">
              <w:marLeft w:val="0"/>
              <w:marRight w:val="0"/>
              <w:marTop w:val="0"/>
              <w:marBottom w:val="0"/>
              <w:divBdr>
                <w:top w:val="none" w:sz="0" w:space="0" w:color="auto"/>
                <w:left w:val="none" w:sz="0" w:space="0" w:color="auto"/>
                <w:bottom w:val="none" w:sz="0" w:space="0" w:color="auto"/>
                <w:right w:val="none" w:sz="0" w:space="0" w:color="auto"/>
              </w:divBdr>
            </w:div>
            <w:div w:id="1183320820">
              <w:marLeft w:val="0"/>
              <w:marRight w:val="0"/>
              <w:marTop w:val="0"/>
              <w:marBottom w:val="0"/>
              <w:divBdr>
                <w:top w:val="none" w:sz="0" w:space="0" w:color="auto"/>
                <w:left w:val="none" w:sz="0" w:space="0" w:color="auto"/>
                <w:bottom w:val="none" w:sz="0" w:space="0" w:color="auto"/>
                <w:right w:val="none" w:sz="0" w:space="0" w:color="auto"/>
              </w:divBdr>
            </w:div>
            <w:div w:id="1436243693">
              <w:marLeft w:val="0"/>
              <w:marRight w:val="0"/>
              <w:marTop w:val="0"/>
              <w:marBottom w:val="0"/>
              <w:divBdr>
                <w:top w:val="none" w:sz="0" w:space="0" w:color="auto"/>
                <w:left w:val="none" w:sz="0" w:space="0" w:color="auto"/>
                <w:bottom w:val="none" w:sz="0" w:space="0" w:color="auto"/>
                <w:right w:val="none" w:sz="0" w:space="0" w:color="auto"/>
              </w:divBdr>
            </w:div>
            <w:div w:id="1860239388">
              <w:marLeft w:val="0"/>
              <w:marRight w:val="0"/>
              <w:marTop w:val="0"/>
              <w:marBottom w:val="0"/>
              <w:divBdr>
                <w:top w:val="none" w:sz="0" w:space="0" w:color="auto"/>
                <w:left w:val="none" w:sz="0" w:space="0" w:color="auto"/>
                <w:bottom w:val="none" w:sz="0" w:space="0" w:color="auto"/>
                <w:right w:val="none" w:sz="0" w:space="0" w:color="auto"/>
              </w:divBdr>
            </w:div>
          </w:divsChild>
        </w:div>
        <w:div w:id="945429667">
          <w:marLeft w:val="0"/>
          <w:marRight w:val="0"/>
          <w:marTop w:val="0"/>
          <w:marBottom w:val="0"/>
          <w:divBdr>
            <w:top w:val="none" w:sz="0" w:space="0" w:color="auto"/>
            <w:left w:val="none" w:sz="0" w:space="0" w:color="auto"/>
            <w:bottom w:val="none" w:sz="0" w:space="0" w:color="auto"/>
            <w:right w:val="none" w:sz="0" w:space="0" w:color="auto"/>
          </w:divBdr>
          <w:divsChild>
            <w:div w:id="1412384678">
              <w:marLeft w:val="0"/>
              <w:marRight w:val="0"/>
              <w:marTop w:val="0"/>
              <w:marBottom w:val="0"/>
              <w:divBdr>
                <w:top w:val="none" w:sz="0" w:space="0" w:color="auto"/>
                <w:left w:val="none" w:sz="0" w:space="0" w:color="auto"/>
                <w:bottom w:val="none" w:sz="0" w:space="0" w:color="auto"/>
                <w:right w:val="none" w:sz="0" w:space="0" w:color="auto"/>
              </w:divBdr>
            </w:div>
          </w:divsChild>
        </w:div>
        <w:div w:id="1246305227">
          <w:marLeft w:val="0"/>
          <w:marRight w:val="0"/>
          <w:marTop w:val="0"/>
          <w:marBottom w:val="0"/>
          <w:divBdr>
            <w:top w:val="none" w:sz="0" w:space="0" w:color="auto"/>
            <w:left w:val="none" w:sz="0" w:space="0" w:color="auto"/>
            <w:bottom w:val="none" w:sz="0" w:space="0" w:color="auto"/>
            <w:right w:val="none" w:sz="0" w:space="0" w:color="auto"/>
          </w:divBdr>
        </w:div>
      </w:divsChild>
    </w:div>
    <w:div w:id="1912233866">
      <w:bodyDiv w:val="1"/>
      <w:marLeft w:val="0"/>
      <w:marRight w:val="0"/>
      <w:marTop w:val="0"/>
      <w:marBottom w:val="0"/>
      <w:divBdr>
        <w:top w:val="none" w:sz="0" w:space="0" w:color="auto"/>
        <w:left w:val="none" w:sz="0" w:space="0" w:color="auto"/>
        <w:bottom w:val="none" w:sz="0" w:space="0" w:color="auto"/>
        <w:right w:val="none" w:sz="0" w:space="0" w:color="auto"/>
      </w:divBdr>
      <w:divsChild>
        <w:div w:id="280308802">
          <w:marLeft w:val="0"/>
          <w:marRight w:val="0"/>
          <w:marTop w:val="150"/>
          <w:marBottom w:val="450"/>
          <w:divBdr>
            <w:top w:val="none" w:sz="0" w:space="0" w:color="auto"/>
            <w:left w:val="none" w:sz="0" w:space="0" w:color="auto"/>
            <w:bottom w:val="none" w:sz="0" w:space="0" w:color="auto"/>
            <w:right w:val="none" w:sz="0" w:space="0" w:color="auto"/>
          </w:divBdr>
          <w:divsChild>
            <w:div w:id="801574963">
              <w:marLeft w:val="0"/>
              <w:marRight w:val="0"/>
              <w:marTop w:val="0"/>
              <w:marBottom w:val="0"/>
              <w:divBdr>
                <w:top w:val="none" w:sz="0" w:space="0" w:color="auto"/>
                <w:left w:val="none" w:sz="0" w:space="0" w:color="auto"/>
                <w:bottom w:val="none" w:sz="0" w:space="0" w:color="auto"/>
                <w:right w:val="none" w:sz="0" w:space="0" w:color="auto"/>
              </w:divBdr>
            </w:div>
          </w:divsChild>
        </w:div>
        <w:div w:id="55659730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916864157">
      <w:bodyDiv w:val="1"/>
      <w:marLeft w:val="0"/>
      <w:marRight w:val="0"/>
      <w:marTop w:val="0"/>
      <w:marBottom w:val="0"/>
      <w:divBdr>
        <w:top w:val="none" w:sz="0" w:space="0" w:color="auto"/>
        <w:left w:val="none" w:sz="0" w:space="0" w:color="auto"/>
        <w:bottom w:val="none" w:sz="0" w:space="0" w:color="auto"/>
        <w:right w:val="none" w:sz="0" w:space="0" w:color="auto"/>
      </w:divBdr>
    </w:div>
    <w:div w:id="1921063308">
      <w:bodyDiv w:val="1"/>
      <w:marLeft w:val="0"/>
      <w:marRight w:val="0"/>
      <w:marTop w:val="0"/>
      <w:marBottom w:val="0"/>
      <w:divBdr>
        <w:top w:val="none" w:sz="0" w:space="0" w:color="auto"/>
        <w:left w:val="none" w:sz="0" w:space="0" w:color="auto"/>
        <w:bottom w:val="none" w:sz="0" w:space="0" w:color="auto"/>
        <w:right w:val="none" w:sz="0" w:space="0" w:color="auto"/>
      </w:divBdr>
    </w:div>
    <w:div w:id="1926914939">
      <w:bodyDiv w:val="1"/>
      <w:marLeft w:val="0"/>
      <w:marRight w:val="0"/>
      <w:marTop w:val="0"/>
      <w:marBottom w:val="0"/>
      <w:divBdr>
        <w:top w:val="none" w:sz="0" w:space="0" w:color="auto"/>
        <w:left w:val="none" w:sz="0" w:space="0" w:color="auto"/>
        <w:bottom w:val="none" w:sz="0" w:space="0" w:color="auto"/>
        <w:right w:val="none" w:sz="0" w:space="0" w:color="auto"/>
      </w:divBdr>
      <w:divsChild>
        <w:div w:id="86655169">
          <w:marLeft w:val="150"/>
          <w:marRight w:val="0"/>
          <w:marTop w:val="0"/>
          <w:marBottom w:val="0"/>
          <w:divBdr>
            <w:top w:val="single" w:sz="6" w:space="0" w:color="FFC0CB"/>
            <w:left w:val="single" w:sz="6" w:space="1" w:color="FFC0CB"/>
            <w:bottom w:val="single" w:sz="6" w:space="1" w:color="FFC0CB"/>
            <w:right w:val="single" w:sz="6" w:space="1" w:color="FFC0CB"/>
          </w:divBdr>
        </w:div>
        <w:div w:id="136578688">
          <w:marLeft w:val="0"/>
          <w:marRight w:val="0"/>
          <w:marTop w:val="0"/>
          <w:marBottom w:val="120"/>
          <w:divBdr>
            <w:top w:val="single" w:sz="6" w:space="8" w:color="D5DDC6"/>
            <w:left w:val="single" w:sz="6" w:space="0" w:color="D5DDC6"/>
            <w:bottom w:val="single" w:sz="6" w:space="12" w:color="D5DDC6"/>
            <w:right w:val="single" w:sz="6" w:space="0" w:color="D5DDC6"/>
          </w:divBdr>
          <w:divsChild>
            <w:div w:id="1981618515">
              <w:marLeft w:val="0"/>
              <w:marRight w:val="0"/>
              <w:marTop w:val="120"/>
              <w:marBottom w:val="120"/>
              <w:divBdr>
                <w:top w:val="none" w:sz="0" w:space="0" w:color="auto"/>
                <w:left w:val="none" w:sz="0" w:space="0" w:color="auto"/>
                <w:bottom w:val="none" w:sz="0" w:space="0" w:color="auto"/>
                <w:right w:val="none" w:sz="0" w:space="0" w:color="auto"/>
              </w:divBdr>
            </w:div>
          </w:divsChild>
        </w:div>
        <w:div w:id="979650593">
          <w:marLeft w:val="0"/>
          <w:marRight w:val="0"/>
          <w:marTop w:val="0"/>
          <w:marBottom w:val="120"/>
          <w:divBdr>
            <w:top w:val="single" w:sz="6" w:space="8" w:color="D5DDC6"/>
            <w:left w:val="single" w:sz="6" w:space="0" w:color="D5DDC6"/>
            <w:bottom w:val="single" w:sz="6" w:space="12" w:color="D5DDC6"/>
            <w:right w:val="single" w:sz="6" w:space="0" w:color="D5DDC6"/>
          </w:divBdr>
          <w:divsChild>
            <w:div w:id="1296830964">
              <w:marLeft w:val="0"/>
              <w:marRight w:val="0"/>
              <w:marTop w:val="120"/>
              <w:marBottom w:val="120"/>
              <w:divBdr>
                <w:top w:val="none" w:sz="0" w:space="0" w:color="auto"/>
                <w:left w:val="none" w:sz="0" w:space="0" w:color="auto"/>
                <w:bottom w:val="none" w:sz="0" w:space="0" w:color="auto"/>
                <w:right w:val="none" w:sz="0" w:space="0" w:color="auto"/>
              </w:divBdr>
            </w:div>
          </w:divsChild>
        </w:div>
        <w:div w:id="1389380529">
          <w:marLeft w:val="0"/>
          <w:marRight w:val="0"/>
          <w:marTop w:val="0"/>
          <w:marBottom w:val="120"/>
          <w:divBdr>
            <w:top w:val="single" w:sz="6" w:space="8" w:color="D5DDC6"/>
            <w:left w:val="single" w:sz="6" w:space="0" w:color="D5DDC6"/>
            <w:bottom w:val="single" w:sz="6" w:space="12" w:color="D5DDC6"/>
            <w:right w:val="single" w:sz="6" w:space="0" w:color="D5DDC6"/>
          </w:divBdr>
          <w:divsChild>
            <w:div w:id="1685285544">
              <w:marLeft w:val="0"/>
              <w:marRight w:val="0"/>
              <w:marTop w:val="120"/>
              <w:marBottom w:val="120"/>
              <w:divBdr>
                <w:top w:val="none" w:sz="0" w:space="0" w:color="auto"/>
                <w:left w:val="none" w:sz="0" w:space="0" w:color="auto"/>
                <w:bottom w:val="none" w:sz="0" w:space="0" w:color="auto"/>
                <w:right w:val="none" w:sz="0" w:space="0" w:color="auto"/>
              </w:divBdr>
            </w:div>
          </w:divsChild>
        </w:div>
        <w:div w:id="1423718079">
          <w:marLeft w:val="0"/>
          <w:marRight w:val="0"/>
          <w:marTop w:val="0"/>
          <w:marBottom w:val="120"/>
          <w:divBdr>
            <w:top w:val="single" w:sz="6" w:space="8" w:color="D5DDC6"/>
            <w:left w:val="single" w:sz="6" w:space="0" w:color="D5DDC6"/>
            <w:bottom w:val="single" w:sz="6" w:space="12" w:color="D5DDC6"/>
            <w:right w:val="single" w:sz="6" w:space="0" w:color="D5DDC6"/>
          </w:divBdr>
          <w:divsChild>
            <w:div w:id="1780644651">
              <w:marLeft w:val="0"/>
              <w:marRight w:val="0"/>
              <w:marTop w:val="120"/>
              <w:marBottom w:val="120"/>
              <w:divBdr>
                <w:top w:val="none" w:sz="0" w:space="0" w:color="auto"/>
                <w:left w:val="none" w:sz="0" w:space="0" w:color="auto"/>
                <w:bottom w:val="none" w:sz="0" w:space="0" w:color="auto"/>
                <w:right w:val="none" w:sz="0" w:space="0" w:color="auto"/>
              </w:divBdr>
            </w:div>
          </w:divsChild>
        </w:div>
        <w:div w:id="1789003831">
          <w:marLeft w:val="0"/>
          <w:marRight w:val="0"/>
          <w:marTop w:val="0"/>
          <w:marBottom w:val="120"/>
          <w:divBdr>
            <w:top w:val="single" w:sz="6" w:space="8" w:color="D5DDC6"/>
            <w:left w:val="single" w:sz="6" w:space="0" w:color="D5DDC6"/>
            <w:bottom w:val="single" w:sz="6" w:space="12" w:color="D5DDC6"/>
            <w:right w:val="single" w:sz="6" w:space="0" w:color="D5DDC6"/>
          </w:divBdr>
          <w:divsChild>
            <w:div w:id="8087718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32472051">
      <w:bodyDiv w:val="1"/>
      <w:marLeft w:val="0"/>
      <w:marRight w:val="0"/>
      <w:marTop w:val="0"/>
      <w:marBottom w:val="0"/>
      <w:divBdr>
        <w:top w:val="none" w:sz="0" w:space="0" w:color="auto"/>
        <w:left w:val="none" w:sz="0" w:space="0" w:color="auto"/>
        <w:bottom w:val="none" w:sz="0" w:space="0" w:color="auto"/>
        <w:right w:val="none" w:sz="0" w:space="0" w:color="auto"/>
      </w:divBdr>
      <w:divsChild>
        <w:div w:id="274944528">
          <w:marLeft w:val="0"/>
          <w:marRight w:val="0"/>
          <w:marTop w:val="0"/>
          <w:marBottom w:val="120"/>
          <w:divBdr>
            <w:top w:val="single" w:sz="6" w:space="8" w:color="D5DDC6"/>
            <w:left w:val="single" w:sz="6" w:space="0" w:color="D5DDC6"/>
            <w:bottom w:val="single" w:sz="6" w:space="12" w:color="D5DDC6"/>
            <w:right w:val="single" w:sz="6" w:space="0" w:color="D5DDC6"/>
          </w:divBdr>
          <w:divsChild>
            <w:div w:id="1846942062">
              <w:marLeft w:val="0"/>
              <w:marRight w:val="0"/>
              <w:marTop w:val="120"/>
              <w:marBottom w:val="120"/>
              <w:divBdr>
                <w:top w:val="none" w:sz="0" w:space="0" w:color="auto"/>
                <w:left w:val="none" w:sz="0" w:space="0" w:color="auto"/>
                <w:bottom w:val="none" w:sz="0" w:space="0" w:color="auto"/>
                <w:right w:val="none" w:sz="0" w:space="0" w:color="auto"/>
              </w:divBdr>
            </w:div>
          </w:divsChild>
        </w:div>
        <w:div w:id="557672463">
          <w:marLeft w:val="0"/>
          <w:marRight w:val="0"/>
          <w:marTop w:val="0"/>
          <w:marBottom w:val="120"/>
          <w:divBdr>
            <w:top w:val="single" w:sz="6" w:space="8" w:color="D5DDC6"/>
            <w:left w:val="single" w:sz="6" w:space="0" w:color="D5DDC6"/>
            <w:bottom w:val="single" w:sz="6" w:space="12" w:color="D5DDC6"/>
            <w:right w:val="single" w:sz="6" w:space="0" w:color="D5DDC6"/>
          </w:divBdr>
          <w:divsChild>
            <w:div w:id="607784445">
              <w:marLeft w:val="0"/>
              <w:marRight w:val="0"/>
              <w:marTop w:val="120"/>
              <w:marBottom w:val="120"/>
              <w:divBdr>
                <w:top w:val="none" w:sz="0" w:space="0" w:color="auto"/>
                <w:left w:val="none" w:sz="0" w:space="0" w:color="auto"/>
                <w:bottom w:val="none" w:sz="0" w:space="0" w:color="auto"/>
                <w:right w:val="none" w:sz="0" w:space="0" w:color="auto"/>
              </w:divBdr>
            </w:div>
          </w:divsChild>
        </w:div>
        <w:div w:id="654456253">
          <w:marLeft w:val="0"/>
          <w:marRight w:val="0"/>
          <w:marTop w:val="0"/>
          <w:marBottom w:val="120"/>
          <w:divBdr>
            <w:top w:val="single" w:sz="6" w:space="8" w:color="D5DDC6"/>
            <w:left w:val="single" w:sz="6" w:space="0" w:color="D5DDC6"/>
            <w:bottom w:val="single" w:sz="6" w:space="12" w:color="D5DDC6"/>
            <w:right w:val="single" w:sz="6" w:space="0" w:color="D5DDC6"/>
          </w:divBdr>
          <w:divsChild>
            <w:div w:id="1590696239">
              <w:marLeft w:val="0"/>
              <w:marRight w:val="0"/>
              <w:marTop w:val="120"/>
              <w:marBottom w:val="120"/>
              <w:divBdr>
                <w:top w:val="none" w:sz="0" w:space="0" w:color="auto"/>
                <w:left w:val="none" w:sz="0" w:space="0" w:color="auto"/>
                <w:bottom w:val="none" w:sz="0" w:space="0" w:color="auto"/>
                <w:right w:val="none" w:sz="0" w:space="0" w:color="auto"/>
              </w:divBdr>
            </w:div>
          </w:divsChild>
        </w:div>
        <w:div w:id="768699456">
          <w:marLeft w:val="0"/>
          <w:marRight w:val="0"/>
          <w:marTop w:val="0"/>
          <w:marBottom w:val="120"/>
          <w:divBdr>
            <w:top w:val="single" w:sz="6" w:space="8" w:color="D5DDC6"/>
            <w:left w:val="single" w:sz="6" w:space="0" w:color="D5DDC6"/>
            <w:bottom w:val="single" w:sz="6" w:space="12" w:color="D5DDC6"/>
            <w:right w:val="single" w:sz="6" w:space="0" w:color="D5DDC6"/>
          </w:divBdr>
          <w:divsChild>
            <w:div w:id="724523019">
              <w:marLeft w:val="0"/>
              <w:marRight w:val="0"/>
              <w:marTop w:val="120"/>
              <w:marBottom w:val="120"/>
              <w:divBdr>
                <w:top w:val="none" w:sz="0" w:space="0" w:color="auto"/>
                <w:left w:val="none" w:sz="0" w:space="0" w:color="auto"/>
                <w:bottom w:val="none" w:sz="0" w:space="0" w:color="auto"/>
                <w:right w:val="none" w:sz="0" w:space="0" w:color="auto"/>
              </w:divBdr>
            </w:div>
          </w:divsChild>
        </w:div>
        <w:div w:id="1259605843">
          <w:marLeft w:val="0"/>
          <w:marRight w:val="0"/>
          <w:marTop w:val="0"/>
          <w:marBottom w:val="120"/>
          <w:divBdr>
            <w:top w:val="single" w:sz="6" w:space="8" w:color="D5DDC6"/>
            <w:left w:val="single" w:sz="6" w:space="0" w:color="D5DDC6"/>
            <w:bottom w:val="single" w:sz="6" w:space="12" w:color="D5DDC6"/>
            <w:right w:val="single" w:sz="6" w:space="0" w:color="D5DDC6"/>
          </w:divBdr>
          <w:divsChild>
            <w:div w:id="2105807648">
              <w:marLeft w:val="0"/>
              <w:marRight w:val="0"/>
              <w:marTop w:val="120"/>
              <w:marBottom w:val="120"/>
              <w:divBdr>
                <w:top w:val="none" w:sz="0" w:space="0" w:color="auto"/>
                <w:left w:val="none" w:sz="0" w:space="0" w:color="auto"/>
                <w:bottom w:val="none" w:sz="0" w:space="0" w:color="auto"/>
                <w:right w:val="none" w:sz="0" w:space="0" w:color="auto"/>
              </w:divBdr>
            </w:div>
          </w:divsChild>
        </w:div>
        <w:div w:id="1400399830">
          <w:marLeft w:val="0"/>
          <w:marRight w:val="0"/>
          <w:marTop w:val="0"/>
          <w:marBottom w:val="120"/>
          <w:divBdr>
            <w:top w:val="single" w:sz="6" w:space="8" w:color="D5DDC6"/>
            <w:left w:val="single" w:sz="6" w:space="0" w:color="D5DDC6"/>
            <w:bottom w:val="single" w:sz="6" w:space="12" w:color="D5DDC6"/>
            <w:right w:val="single" w:sz="6" w:space="0" w:color="D5DDC6"/>
          </w:divBdr>
          <w:divsChild>
            <w:div w:id="2134708160">
              <w:marLeft w:val="0"/>
              <w:marRight w:val="0"/>
              <w:marTop w:val="120"/>
              <w:marBottom w:val="120"/>
              <w:divBdr>
                <w:top w:val="none" w:sz="0" w:space="0" w:color="auto"/>
                <w:left w:val="none" w:sz="0" w:space="0" w:color="auto"/>
                <w:bottom w:val="none" w:sz="0" w:space="0" w:color="auto"/>
                <w:right w:val="none" w:sz="0" w:space="0" w:color="auto"/>
              </w:divBdr>
            </w:div>
          </w:divsChild>
        </w:div>
        <w:div w:id="1701009085">
          <w:marLeft w:val="150"/>
          <w:marRight w:val="0"/>
          <w:marTop w:val="0"/>
          <w:marBottom w:val="0"/>
          <w:divBdr>
            <w:top w:val="single" w:sz="6" w:space="0" w:color="FFC0CB"/>
            <w:left w:val="single" w:sz="6" w:space="1" w:color="FFC0CB"/>
            <w:bottom w:val="single" w:sz="6" w:space="1" w:color="FFC0CB"/>
            <w:right w:val="single" w:sz="6" w:space="1" w:color="FFC0CB"/>
          </w:divBdr>
        </w:div>
        <w:div w:id="1853566817">
          <w:marLeft w:val="0"/>
          <w:marRight w:val="0"/>
          <w:marTop w:val="0"/>
          <w:marBottom w:val="120"/>
          <w:divBdr>
            <w:top w:val="single" w:sz="6" w:space="8" w:color="D5DDC6"/>
            <w:left w:val="single" w:sz="6" w:space="0" w:color="D5DDC6"/>
            <w:bottom w:val="single" w:sz="6" w:space="12" w:color="D5DDC6"/>
            <w:right w:val="single" w:sz="6" w:space="0" w:color="D5DDC6"/>
          </w:divBdr>
          <w:divsChild>
            <w:div w:id="19620311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43679440">
      <w:bodyDiv w:val="1"/>
      <w:marLeft w:val="0"/>
      <w:marRight w:val="0"/>
      <w:marTop w:val="0"/>
      <w:marBottom w:val="0"/>
      <w:divBdr>
        <w:top w:val="none" w:sz="0" w:space="0" w:color="auto"/>
        <w:left w:val="none" w:sz="0" w:space="0" w:color="auto"/>
        <w:bottom w:val="none" w:sz="0" w:space="0" w:color="auto"/>
        <w:right w:val="none" w:sz="0" w:space="0" w:color="auto"/>
      </w:divBdr>
      <w:divsChild>
        <w:div w:id="406154055">
          <w:marLeft w:val="0"/>
          <w:marRight w:val="0"/>
          <w:marTop w:val="0"/>
          <w:marBottom w:val="120"/>
          <w:divBdr>
            <w:top w:val="single" w:sz="6" w:space="8" w:color="D5DDC6"/>
            <w:left w:val="single" w:sz="6" w:space="0" w:color="D5DDC6"/>
            <w:bottom w:val="single" w:sz="6" w:space="12" w:color="D5DDC6"/>
            <w:right w:val="single" w:sz="6" w:space="0" w:color="D5DDC6"/>
          </w:divBdr>
          <w:divsChild>
            <w:div w:id="1948193964">
              <w:marLeft w:val="0"/>
              <w:marRight w:val="0"/>
              <w:marTop w:val="120"/>
              <w:marBottom w:val="120"/>
              <w:divBdr>
                <w:top w:val="none" w:sz="0" w:space="0" w:color="auto"/>
                <w:left w:val="none" w:sz="0" w:space="0" w:color="auto"/>
                <w:bottom w:val="none" w:sz="0" w:space="0" w:color="auto"/>
                <w:right w:val="none" w:sz="0" w:space="0" w:color="auto"/>
              </w:divBdr>
            </w:div>
          </w:divsChild>
        </w:div>
        <w:div w:id="517701467">
          <w:marLeft w:val="0"/>
          <w:marRight w:val="0"/>
          <w:marTop w:val="0"/>
          <w:marBottom w:val="120"/>
          <w:divBdr>
            <w:top w:val="single" w:sz="6" w:space="8" w:color="D5DDC6"/>
            <w:left w:val="single" w:sz="6" w:space="0" w:color="D5DDC6"/>
            <w:bottom w:val="single" w:sz="6" w:space="12" w:color="D5DDC6"/>
            <w:right w:val="single" w:sz="6" w:space="0" w:color="D5DDC6"/>
          </w:divBdr>
          <w:divsChild>
            <w:div w:id="1597056053">
              <w:marLeft w:val="0"/>
              <w:marRight w:val="0"/>
              <w:marTop w:val="120"/>
              <w:marBottom w:val="120"/>
              <w:divBdr>
                <w:top w:val="none" w:sz="0" w:space="0" w:color="auto"/>
                <w:left w:val="none" w:sz="0" w:space="0" w:color="auto"/>
                <w:bottom w:val="none" w:sz="0" w:space="0" w:color="auto"/>
                <w:right w:val="none" w:sz="0" w:space="0" w:color="auto"/>
              </w:divBdr>
            </w:div>
          </w:divsChild>
        </w:div>
        <w:div w:id="698968875">
          <w:marLeft w:val="0"/>
          <w:marRight w:val="0"/>
          <w:marTop w:val="0"/>
          <w:marBottom w:val="120"/>
          <w:divBdr>
            <w:top w:val="single" w:sz="6" w:space="8" w:color="D5DDC6"/>
            <w:left w:val="single" w:sz="6" w:space="0" w:color="D5DDC6"/>
            <w:bottom w:val="single" w:sz="6" w:space="12" w:color="D5DDC6"/>
            <w:right w:val="single" w:sz="6" w:space="0" w:color="D5DDC6"/>
          </w:divBdr>
          <w:divsChild>
            <w:div w:id="1438598310">
              <w:marLeft w:val="0"/>
              <w:marRight w:val="0"/>
              <w:marTop w:val="120"/>
              <w:marBottom w:val="120"/>
              <w:divBdr>
                <w:top w:val="none" w:sz="0" w:space="0" w:color="auto"/>
                <w:left w:val="none" w:sz="0" w:space="0" w:color="auto"/>
                <w:bottom w:val="none" w:sz="0" w:space="0" w:color="auto"/>
                <w:right w:val="none" w:sz="0" w:space="0" w:color="auto"/>
              </w:divBdr>
            </w:div>
          </w:divsChild>
        </w:div>
        <w:div w:id="858155335">
          <w:marLeft w:val="0"/>
          <w:marRight w:val="0"/>
          <w:marTop w:val="150"/>
          <w:marBottom w:val="750"/>
          <w:divBdr>
            <w:top w:val="none" w:sz="0" w:space="0" w:color="auto"/>
            <w:left w:val="none" w:sz="0" w:space="0" w:color="auto"/>
            <w:bottom w:val="none" w:sz="0" w:space="0" w:color="auto"/>
            <w:right w:val="none" w:sz="0" w:space="0" w:color="auto"/>
          </w:divBdr>
          <w:divsChild>
            <w:div w:id="89201724">
              <w:marLeft w:val="0"/>
              <w:marRight w:val="0"/>
              <w:marTop w:val="0"/>
              <w:marBottom w:val="0"/>
              <w:divBdr>
                <w:top w:val="none" w:sz="0" w:space="0" w:color="auto"/>
                <w:left w:val="none" w:sz="0" w:space="0" w:color="auto"/>
                <w:bottom w:val="none" w:sz="0" w:space="0" w:color="auto"/>
                <w:right w:val="none" w:sz="0" w:space="0" w:color="auto"/>
              </w:divBdr>
            </w:div>
          </w:divsChild>
        </w:div>
        <w:div w:id="1035933978">
          <w:marLeft w:val="0"/>
          <w:marRight w:val="0"/>
          <w:marTop w:val="0"/>
          <w:marBottom w:val="120"/>
          <w:divBdr>
            <w:top w:val="single" w:sz="6" w:space="8" w:color="D5DDC6"/>
            <w:left w:val="single" w:sz="6" w:space="0" w:color="D5DDC6"/>
            <w:bottom w:val="single" w:sz="6" w:space="12" w:color="D5DDC6"/>
            <w:right w:val="single" w:sz="6" w:space="0" w:color="D5DDC6"/>
          </w:divBdr>
          <w:divsChild>
            <w:div w:id="783381744">
              <w:marLeft w:val="0"/>
              <w:marRight w:val="0"/>
              <w:marTop w:val="120"/>
              <w:marBottom w:val="120"/>
              <w:divBdr>
                <w:top w:val="none" w:sz="0" w:space="0" w:color="auto"/>
                <w:left w:val="none" w:sz="0" w:space="0" w:color="auto"/>
                <w:bottom w:val="none" w:sz="0" w:space="0" w:color="auto"/>
                <w:right w:val="none" w:sz="0" w:space="0" w:color="auto"/>
              </w:divBdr>
            </w:div>
          </w:divsChild>
        </w:div>
        <w:div w:id="1405492129">
          <w:marLeft w:val="0"/>
          <w:marRight w:val="0"/>
          <w:marTop w:val="150"/>
          <w:marBottom w:val="600"/>
          <w:divBdr>
            <w:top w:val="none" w:sz="0" w:space="0" w:color="auto"/>
            <w:left w:val="none" w:sz="0" w:space="0" w:color="auto"/>
            <w:bottom w:val="none" w:sz="0" w:space="0" w:color="auto"/>
            <w:right w:val="none" w:sz="0" w:space="0" w:color="auto"/>
          </w:divBdr>
          <w:divsChild>
            <w:div w:id="91241912">
              <w:marLeft w:val="0"/>
              <w:marRight w:val="0"/>
              <w:marTop w:val="0"/>
              <w:marBottom w:val="0"/>
              <w:divBdr>
                <w:top w:val="none" w:sz="0" w:space="0" w:color="auto"/>
                <w:left w:val="none" w:sz="0" w:space="0" w:color="auto"/>
                <w:bottom w:val="none" w:sz="0" w:space="0" w:color="auto"/>
                <w:right w:val="none" w:sz="0" w:space="0" w:color="auto"/>
              </w:divBdr>
            </w:div>
          </w:divsChild>
        </w:div>
        <w:div w:id="1433933938">
          <w:marLeft w:val="0"/>
          <w:marRight w:val="0"/>
          <w:marTop w:val="150"/>
          <w:marBottom w:val="150"/>
          <w:divBdr>
            <w:top w:val="none" w:sz="0" w:space="0" w:color="auto"/>
            <w:left w:val="none" w:sz="0" w:space="0" w:color="auto"/>
            <w:bottom w:val="none" w:sz="0" w:space="0" w:color="auto"/>
            <w:right w:val="none" w:sz="0" w:space="0" w:color="auto"/>
          </w:divBdr>
          <w:divsChild>
            <w:div w:id="1680737102">
              <w:marLeft w:val="0"/>
              <w:marRight w:val="0"/>
              <w:marTop w:val="0"/>
              <w:marBottom w:val="0"/>
              <w:divBdr>
                <w:top w:val="none" w:sz="0" w:space="0" w:color="auto"/>
                <w:left w:val="none" w:sz="0" w:space="0" w:color="auto"/>
                <w:bottom w:val="none" w:sz="0" w:space="0" w:color="auto"/>
                <w:right w:val="none" w:sz="0" w:space="0" w:color="auto"/>
              </w:divBdr>
            </w:div>
          </w:divsChild>
        </w:div>
        <w:div w:id="1577862023">
          <w:marLeft w:val="0"/>
          <w:marRight w:val="0"/>
          <w:marTop w:val="0"/>
          <w:marBottom w:val="120"/>
          <w:divBdr>
            <w:top w:val="single" w:sz="6" w:space="8" w:color="D5DDC6"/>
            <w:left w:val="single" w:sz="6" w:space="0" w:color="D5DDC6"/>
            <w:bottom w:val="single" w:sz="6" w:space="12" w:color="D5DDC6"/>
            <w:right w:val="single" w:sz="6" w:space="0" w:color="D5DDC6"/>
          </w:divBdr>
          <w:divsChild>
            <w:div w:id="892928496">
              <w:marLeft w:val="0"/>
              <w:marRight w:val="0"/>
              <w:marTop w:val="120"/>
              <w:marBottom w:val="120"/>
              <w:divBdr>
                <w:top w:val="none" w:sz="0" w:space="0" w:color="auto"/>
                <w:left w:val="none" w:sz="0" w:space="0" w:color="auto"/>
                <w:bottom w:val="none" w:sz="0" w:space="0" w:color="auto"/>
                <w:right w:val="none" w:sz="0" w:space="0" w:color="auto"/>
              </w:divBdr>
            </w:div>
          </w:divsChild>
        </w:div>
        <w:div w:id="2139644561">
          <w:marLeft w:val="0"/>
          <w:marRight w:val="0"/>
          <w:marTop w:val="0"/>
          <w:marBottom w:val="120"/>
          <w:divBdr>
            <w:top w:val="single" w:sz="6" w:space="8" w:color="D5DDC6"/>
            <w:left w:val="single" w:sz="6" w:space="0" w:color="D5DDC6"/>
            <w:bottom w:val="single" w:sz="6" w:space="12" w:color="D5DDC6"/>
            <w:right w:val="single" w:sz="6" w:space="0" w:color="D5DDC6"/>
          </w:divBdr>
          <w:divsChild>
            <w:div w:id="2023256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92057047">
      <w:bodyDiv w:val="1"/>
      <w:marLeft w:val="0"/>
      <w:marRight w:val="0"/>
      <w:marTop w:val="0"/>
      <w:marBottom w:val="0"/>
      <w:divBdr>
        <w:top w:val="none" w:sz="0" w:space="0" w:color="auto"/>
        <w:left w:val="none" w:sz="0" w:space="0" w:color="auto"/>
        <w:bottom w:val="none" w:sz="0" w:space="0" w:color="auto"/>
        <w:right w:val="none" w:sz="0" w:space="0" w:color="auto"/>
      </w:divBdr>
      <w:divsChild>
        <w:div w:id="235480225">
          <w:marLeft w:val="0"/>
          <w:marRight w:val="0"/>
          <w:marTop w:val="0"/>
          <w:marBottom w:val="120"/>
          <w:divBdr>
            <w:top w:val="single" w:sz="6" w:space="8" w:color="D5DDC6"/>
            <w:left w:val="single" w:sz="6" w:space="0" w:color="D5DDC6"/>
            <w:bottom w:val="single" w:sz="6" w:space="12" w:color="D5DDC6"/>
            <w:right w:val="single" w:sz="6" w:space="0" w:color="D5DDC6"/>
          </w:divBdr>
          <w:divsChild>
            <w:div w:id="1617828643">
              <w:marLeft w:val="0"/>
              <w:marRight w:val="0"/>
              <w:marTop w:val="120"/>
              <w:marBottom w:val="120"/>
              <w:divBdr>
                <w:top w:val="none" w:sz="0" w:space="0" w:color="auto"/>
                <w:left w:val="none" w:sz="0" w:space="0" w:color="auto"/>
                <w:bottom w:val="none" w:sz="0" w:space="0" w:color="auto"/>
                <w:right w:val="none" w:sz="0" w:space="0" w:color="auto"/>
              </w:divBdr>
            </w:div>
          </w:divsChild>
        </w:div>
        <w:div w:id="325518143">
          <w:marLeft w:val="0"/>
          <w:marRight w:val="0"/>
          <w:marTop w:val="0"/>
          <w:marBottom w:val="120"/>
          <w:divBdr>
            <w:top w:val="single" w:sz="6" w:space="8" w:color="D5DDC6"/>
            <w:left w:val="single" w:sz="6" w:space="0" w:color="D5DDC6"/>
            <w:bottom w:val="single" w:sz="6" w:space="12" w:color="D5DDC6"/>
            <w:right w:val="single" w:sz="6" w:space="0" w:color="D5DDC6"/>
          </w:divBdr>
          <w:divsChild>
            <w:div w:id="638149626">
              <w:marLeft w:val="0"/>
              <w:marRight w:val="0"/>
              <w:marTop w:val="120"/>
              <w:marBottom w:val="120"/>
              <w:divBdr>
                <w:top w:val="none" w:sz="0" w:space="0" w:color="auto"/>
                <w:left w:val="none" w:sz="0" w:space="0" w:color="auto"/>
                <w:bottom w:val="none" w:sz="0" w:space="0" w:color="auto"/>
                <w:right w:val="none" w:sz="0" w:space="0" w:color="auto"/>
              </w:divBdr>
            </w:div>
          </w:divsChild>
        </w:div>
        <w:div w:id="382562685">
          <w:marLeft w:val="0"/>
          <w:marRight w:val="0"/>
          <w:marTop w:val="0"/>
          <w:marBottom w:val="120"/>
          <w:divBdr>
            <w:top w:val="single" w:sz="6" w:space="8" w:color="D5DDC6"/>
            <w:left w:val="single" w:sz="6" w:space="0" w:color="D5DDC6"/>
            <w:bottom w:val="single" w:sz="6" w:space="12" w:color="D5DDC6"/>
            <w:right w:val="single" w:sz="6" w:space="0" w:color="D5DDC6"/>
          </w:divBdr>
          <w:divsChild>
            <w:div w:id="903488018">
              <w:marLeft w:val="0"/>
              <w:marRight w:val="0"/>
              <w:marTop w:val="120"/>
              <w:marBottom w:val="120"/>
              <w:divBdr>
                <w:top w:val="none" w:sz="0" w:space="0" w:color="auto"/>
                <w:left w:val="none" w:sz="0" w:space="0" w:color="auto"/>
                <w:bottom w:val="none" w:sz="0" w:space="0" w:color="auto"/>
                <w:right w:val="none" w:sz="0" w:space="0" w:color="auto"/>
              </w:divBdr>
            </w:div>
          </w:divsChild>
        </w:div>
        <w:div w:id="1621643790">
          <w:marLeft w:val="0"/>
          <w:marRight w:val="0"/>
          <w:marTop w:val="0"/>
          <w:marBottom w:val="120"/>
          <w:divBdr>
            <w:top w:val="single" w:sz="6" w:space="8" w:color="D5DDC6"/>
            <w:left w:val="single" w:sz="6" w:space="0" w:color="D5DDC6"/>
            <w:bottom w:val="single" w:sz="6" w:space="12" w:color="D5DDC6"/>
            <w:right w:val="single" w:sz="6" w:space="0" w:color="D5DDC6"/>
          </w:divBdr>
          <w:divsChild>
            <w:div w:id="2112771854">
              <w:marLeft w:val="0"/>
              <w:marRight w:val="0"/>
              <w:marTop w:val="120"/>
              <w:marBottom w:val="120"/>
              <w:divBdr>
                <w:top w:val="none" w:sz="0" w:space="0" w:color="auto"/>
                <w:left w:val="none" w:sz="0" w:space="0" w:color="auto"/>
                <w:bottom w:val="none" w:sz="0" w:space="0" w:color="auto"/>
                <w:right w:val="none" w:sz="0" w:space="0" w:color="auto"/>
              </w:divBdr>
            </w:div>
          </w:divsChild>
        </w:div>
        <w:div w:id="16768074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994799671">
      <w:bodyDiv w:val="1"/>
      <w:marLeft w:val="0"/>
      <w:marRight w:val="0"/>
      <w:marTop w:val="0"/>
      <w:marBottom w:val="0"/>
      <w:divBdr>
        <w:top w:val="none" w:sz="0" w:space="0" w:color="auto"/>
        <w:left w:val="none" w:sz="0" w:space="0" w:color="auto"/>
        <w:bottom w:val="none" w:sz="0" w:space="0" w:color="auto"/>
        <w:right w:val="none" w:sz="0" w:space="0" w:color="auto"/>
      </w:divBdr>
    </w:div>
    <w:div w:id="2018851276">
      <w:bodyDiv w:val="1"/>
      <w:marLeft w:val="0"/>
      <w:marRight w:val="0"/>
      <w:marTop w:val="0"/>
      <w:marBottom w:val="0"/>
      <w:divBdr>
        <w:top w:val="none" w:sz="0" w:space="0" w:color="auto"/>
        <w:left w:val="none" w:sz="0" w:space="0" w:color="auto"/>
        <w:bottom w:val="none" w:sz="0" w:space="0" w:color="auto"/>
        <w:right w:val="none" w:sz="0" w:space="0" w:color="auto"/>
      </w:divBdr>
      <w:divsChild>
        <w:div w:id="1183283785">
          <w:marLeft w:val="0"/>
          <w:marRight w:val="0"/>
          <w:marTop w:val="0"/>
          <w:marBottom w:val="0"/>
          <w:divBdr>
            <w:top w:val="none" w:sz="0" w:space="0" w:color="auto"/>
            <w:left w:val="none" w:sz="0" w:space="0" w:color="auto"/>
            <w:bottom w:val="none" w:sz="0" w:space="0" w:color="auto"/>
            <w:right w:val="none" w:sz="0" w:space="0" w:color="auto"/>
          </w:divBdr>
          <w:divsChild>
            <w:div w:id="401484768">
              <w:marLeft w:val="0"/>
              <w:marRight w:val="0"/>
              <w:marTop w:val="0"/>
              <w:marBottom w:val="0"/>
              <w:divBdr>
                <w:top w:val="none" w:sz="0" w:space="0" w:color="auto"/>
                <w:left w:val="none" w:sz="0" w:space="0" w:color="auto"/>
                <w:bottom w:val="none" w:sz="0" w:space="0" w:color="auto"/>
                <w:right w:val="none" w:sz="0" w:space="0" w:color="auto"/>
              </w:divBdr>
            </w:div>
          </w:divsChild>
        </w:div>
        <w:div w:id="1558080366">
          <w:marLeft w:val="0"/>
          <w:marRight w:val="0"/>
          <w:marTop w:val="0"/>
          <w:marBottom w:val="0"/>
          <w:divBdr>
            <w:top w:val="none" w:sz="0" w:space="0" w:color="auto"/>
            <w:left w:val="none" w:sz="0" w:space="0" w:color="auto"/>
            <w:bottom w:val="single" w:sz="2" w:space="0" w:color="000000"/>
            <w:right w:val="none" w:sz="0" w:space="0" w:color="auto"/>
          </w:divBdr>
        </w:div>
      </w:divsChild>
    </w:div>
    <w:div w:id="2032342295">
      <w:bodyDiv w:val="1"/>
      <w:marLeft w:val="0"/>
      <w:marRight w:val="0"/>
      <w:marTop w:val="0"/>
      <w:marBottom w:val="0"/>
      <w:divBdr>
        <w:top w:val="none" w:sz="0" w:space="0" w:color="auto"/>
        <w:left w:val="none" w:sz="0" w:space="0" w:color="auto"/>
        <w:bottom w:val="none" w:sz="0" w:space="0" w:color="auto"/>
        <w:right w:val="none" w:sz="0" w:space="0" w:color="auto"/>
      </w:divBdr>
    </w:div>
    <w:div w:id="2042391267">
      <w:bodyDiv w:val="1"/>
      <w:marLeft w:val="0"/>
      <w:marRight w:val="0"/>
      <w:marTop w:val="0"/>
      <w:marBottom w:val="0"/>
      <w:divBdr>
        <w:top w:val="none" w:sz="0" w:space="0" w:color="auto"/>
        <w:left w:val="none" w:sz="0" w:space="0" w:color="auto"/>
        <w:bottom w:val="none" w:sz="0" w:space="0" w:color="auto"/>
        <w:right w:val="none" w:sz="0" w:space="0" w:color="auto"/>
      </w:divBdr>
    </w:div>
    <w:div w:id="2061778304">
      <w:bodyDiv w:val="1"/>
      <w:marLeft w:val="0"/>
      <w:marRight w:val="0"/>
      <w:marTop w:val="0"/>
      <w:marBottom w:val="0"/>
      <w:divBdr>
        <w:top w:val="none" w:sz="0" w:space="0" w:color="auto"/>
        <w:left w:val="none" w:sz="0" w:space="0" w:color="auto"/>
        <w:bottom w:val="none" w:sz="0" w:space="0" w:color="auto"/>
        <w:right w:val="none" w:sz="0" w:space="0" w:color="auto"/>
      </w:divBdr>
    </w:div>
    <w:div w:id="2063366136">
      <w:bodyDiv w:val="1"/>
      <w:marLeft w:val="0"/>
      <w:marRight w:val="0"/>
      <w:marTop w:val="0"/>
      <w:marBottom w:val="0"/>
      <w:divBdr>
        <w:top w:val="none" w:sz="0" w:space="0" w:color="auto"/>
        <w:left w:val="none" w:sz="0" w:space="0" w:color="auto"/>
        <w:bottom w:val="none" w:sz="0" w:space="0" w:color="auto"/>
        <w:right w:val="none" w:sz="0" w:space="0" w:color="auto"/>
      </w:divBdr>
    </w:div>
    <w:div w:id="2079209019">
      <w:bodyDiv w:val="1"/>
      <w:marLeft w:val="0"/>
      <w:marRight w:val="0"/>
      <w:marTop w:val="0"/>
      <w:marBottom w:val="0"/>
      <w:divBdr>
        <w:top w:val="none" w:sz="0" w:space="0" w:color="auto"/>
        <w:left w:val="none" w:sz="0" w:space="0" w:color="auto"/>
        <w:bottom w:val="none" w:sz="0" w:space="0" w:color="auto"/>
        <w:right w:val="none" w:sz="0" w:space="0" w:color="auto"/>
      </w:divBdr>
      <w:divsChild>
        <w:div w:id="105933629">
          <w:marLeft w:val="0"/>
          <w:marRight w:val="0"/>
          <w:marTop w:val="0"/>
          <w:marBottom w:val="120"/>
          <w:divBdr>
            <w:top w:val="single" w:sz="6" w:space="8" w:color="D5DDC6"/>
            <w:left w:val="single" w:sz="6" w:space="0" w:color="D5DDC6"/>
            <w:bottom w:val="single" w:sz="6" w:space="12" w:color="D5DDC6"/>
            <w:right w:val="single" w:sz="6" w:space="0" w:color="D5DDC6"/>
          </w:divBdr>
          <w:divsChild>
            <w:div w:id="501120226">
              <w:marLeft w:val="0"/>
              <w:marRight w:val="0"/>
              <w:marTop w:val="120"/>
              <w:marBottom w:val="120"/>
              <w:divBdr>
                <w:top w:val="none" w:sz="0" w:space="0" w:color="auto"/>
                <w:left w:val="none" w:sz="0" w:space="0" w:color="auto"/>
                <w:bottom w:val="none" w:sz="0" w:space="0" w:color="auto"/>
                <w:right w:val="none" w:sz="0" w:space="0" w:color="auto"/>
              </w:divBdr>
            </w:div>
          </w:divsChild>
        </w:div>
        <w:div w:id="1047492519">
          <w:marLeft w:val="0"/>
          <w:marRight w:val="0"/>
          <w:marTop w:val="0"/>
          <w:marBottom w:val="120"/>
          <w:divBdr>
            <w:top w:val="single" w:sz="6" w:space="8" w:color="D5DDC6"/>
            <w:left w:val="single" w:sz="6" w:space="0" w:color="D5DDC6"/>
            <w:bottom w:val="single" w:sz="6" w:space="12" w:color="D5DDC6"/>
            <w:right w:val="single" w:sz="6" w:space="0" w:color="D5DDC6"/>
          </w:divBdr>
          <w:divsChild>
            <w:div w:id="85814201">
              <w:marLeft w:val="0"/>
              <w:marRight w:val="0"/>
              <w:marTop w:val="120"/>
              <w:marBottom w:val="120"/>
              <w:divBdr>
                <w:top w:val="none" w:sz="0" w:space="0" w:color="auto"/>
                <w:left w:val="none" w:sz="0" w:space="0" w:color="auto"/>
                <w:bottom w:val="none" w:sz="0" w:space="0" w:color="auto"/>
                <w:right w:val="none" w:sz="0" w:space="0" w:color="auto"/>
              </w:divBdr>
            </w:div>
          </w:divsChild>
        </w:div>
        <w:div w:id="132254503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109766692">
      <w:bodyDiv w:val="1"/>
      <w:marLeft w:val="0"/>
      <w:marRight w:val="0"/>
      <w:marTop w:val="0"/>
      <w:marBottom w:val="0"/>
      <w:divBdr>
        <w:top w:val="none" w:sz="0" w:space="0" w:color="auto"/>
        <w:left w:val="none" w:sz="0" w:space="0" w:color="auto"/>
        <w:bottom w:val="none" w:sz="0" w:space="0" w:color="auto"/>
        <w:right w:val="none" w:sz="0" w:space="0" w:color="auto"/>
      </w:divBdr>
      <w:divsChild>
        <w:div w:id="802701066">
          <w:marLeft w:val="0"/>
          <w:marRight w:val="0"/>
          <w:marTop w:val="0"/>
          <w:marBottom w:val="0"/>
          <w:divBdr>
            <w:top w:val="none" w:sz="0" w:space="0" w:color="auto"/>
            <w:left w:val="none" w:sz="0" w:space="0" w:color="auto"/>
            <w:bottom w:val="none" w:sz="0" w:space="0" w:color="auto"/>
            <w:right w:val="none" w:sz="0" w:space="0" w:color="auto"/>
          </w:divBdr>
          <w:divsChild>
            <w:div w:id="110980699">
              <w:marLeft w:val="0"/>
              <w:marRight w:val="0"/>
              <w:marTop w:val="0"/>
              <w:marBottom w:val="0"/>
              <w:divBdr>
                <w:top w:val="none" w:sz="0" w:space="0" w:color="auto"/>
                <w:left w:val="none" w:sz="0" w:space="0" w:color="auto"/>
                <w:bottom w:val="none" w:sz="0" w:space="0" w:color="auto"/>
                <w:right w:val="none" w:sz="0" w:space="0" w:color="auto"/>
              </w:divBdr>
            </w:div>
          </w:divsChild>
        </w:div>
        <w:div w:id="1483081118">
          <w:marLeft w:val="0"/>
          <w:marRight w:val="0"/>
          <w:marTop w:val="0"/>
          <w:marBottom w:val="0"/>
          <w:divBdr>
            <w:top w:val="none" w:sz="0" w:space="0" w:color="auto"/>
            <w:left w:val="none" w:sz="0" w:space="0" w:color="auto"/>
            <w:bottom w:val="single" w:sz="2" w:space="0" w:color="000000"/>
            <w:right w:val="none" w:sz="0" w:space="0" w:color="auto"/>
          </w:divBdr>
        </w:div>
      </w:divsChild>
    </w:div>
    <w:div w:id="2137214547">
      <w:bodyDiv w:val="1"/>
      <w:marLeft w:val="0"/>
      <w:marRight w:val="0"/>
      <w:marTop w:val="0"/>
      <w:marBottom w:val="0"/>
      <w:divBdr>
        <w:top w:val="none" w:sz="0" w:space="0" w:color="auto"/>
        <w:left w:val="none" w:sz="0" w:space="0" w:color="auto"/>
        <w:bottom w:val="none" w:sz="0" w:space="0" w:color="auto"/>
        <w:right w:val="none" w:sz="0" w:space="0" w:color="auto"/>
      </w:divBdr>
      <w:divsChild>
        <w:div w:id="822548265">
          <w:marLeft w:val="0"/>
          <w:marRight w:val="0"/>
          <w:marTop w:val="0"/>
          <w:marBottom w:val="0"/>
          <w:divBdr>
            <w:top w:val="none" w:sz="0" w:space="0" w:color="auto"/>
            <w:left w:val="none" w:sz="0" w:space="0" w:color="auto"/>
            <w:bottom w:val="none" w:sz="0" w:space="0" w:color="auto"/>
            <w:right w:val="none" w:sz="0" w:space="0" w:color="auto"/>
          </w:divBdr>
          <w:divsChild>
            <w:div w:id="637958130">
              <w:marLeft w:val="0"/>
              <w:marRight w:val="0"/>
              <w:marTop w:val="0"/>
              <w:marBottom w:val="0"/>
              <w:divBdr>
                <w:top w:val="none" w:sz="0" w:space="0" w:color="auto"/>
                <w:left w:val="none" w:sz="0" w:space="0" w:color="auto"/>
                <w:bottom w:val="none" w:sz="0" w:space="0" w:color="auto"/>
                <w:right w:val="none" w:sz="0" w:space="0" w:color="auto"/>
              </w:divBdr>
            </w:div>
          </w:divsChild>
        </w:div>
        <w:div w:id="1499006180">
          <w:marLeft w:val="0"/>
          <w:marRight w:val="0"/>
          <w:marTop w:val="0"/>
          <w:marBottom w:val="0"/>
          <w:divBdr>
            <w:top w:val="none" w:sz="0" w:space="0" w:color="auto"/>
            <w:left w:val="none" w:sz="0" w:space="0" w:color="auto"/>
            <w:bottom w:val="single" w:sz="2" w:space="0" w:color="000000"/>
            <w:right w:val="none" w:sz="0" w:space="0" w:color="auto"/>
          </w:divBdr>
        </w:div>
      </w:divsChild>
    </w:div>
    <w:div w:id="2142765254">
      <w:bodyDiv w:val="1"/>
      <w:marLeft w:val="0"/>
      <w:marRight w:val="0"/>
      <w:marTop w:val="0"/>
      <w:marBottom w:val="0"/>
      <w:divBdr>
        <w:top w:val="none" w:sz="0" w:space="0" w:color="auto"/>
        <w:left w:val="none" w:sz="0" w:space="0" w:color="auto"/>
        <w:bottom w:val="none" w:sz="0" w:space="0" w:color="auto"/>
        <w:right w:val="none" w:sz="0" w:space="0" w:color="auto"/>
      </w:divBdr>
      <w:divsChild>
        <w:div w:id="414935171">
          <w:marLeft w:val="0"/>
          <w:marRight w:val="0"/>
          <w:marTop w:val="0"/>
          <w:marBottom w:val="120"/>
          <w:divBdr>
            <w:top w:val="single" w:sz="6" w:space="8" w:color="D5DDC6"/>
            <w:left w:val="single" w:sz="6" w:space="0" w:color="D5DDC6"/>
            <w:bottom w:val="single" w:sz="6" w:space="12" w:color="D5DDC6"/>
            <w:right w:val="single" w:sz="6" w:space="0" w:color="D5DDC6"/>
          </w:divBdr>
          <w:divsChild>
            <w:div w:id="89282323">
              <w:marLeft w:val="0"/>
              <w:marRight w:val="0"/>
              <w:marTop w:val="120"/>
              <w:marBottom w:val="120"/>
              <w:divBdr>
                <w:top w:val="none" w:sz="0" w:space="0" w:color="auto"/>
                <w:left w:val="none" w:sz="0" w:space="0" w:color="auto"/>
                <w:bottom w:val="none" w:sz="0" w:space="0" w:color="auto"/>
                <w:right w:val="none" w:sz="0" w:space="0" w:color="auto"/>
              </w:divBdr>
            </w:div>
          </w:divsChild>
        </w:div>
        <w:div w:id="470679703">
          <w:marLeft w:val="0"/>
          <w:marRight w:val="0"/>
          <w:marTop w:val="0"/>
          <w:marBottom w:val="120"/>
          <w:divBdr>
            <w:top w:val="single" w:sz="6" w:space="8" w:color="D5DDC6"/>
            <w:left w:val="single" w:sz="6" w:space="0" w:color="D5DDC6"/>
            <w:bottom w:val="single" w:sz="6" w:space="12" w:color="D5DDC6"/>
            <w:right w:val="single" w:sz="6" w:space="0" w:color="D5DDC6"/>
          </w:divBdr>
          <w:divsChild>
            <w:div w:id="2012948844">
              <w:marLeft w:val="0"/>
              <w:marRight w:val="0"/>
              <w:marTop w:val="120"/>
              <w:marBottom w:val="120"/>
              <w:divBdr>
                <w:top w:val="none" w:sz="0" w:space="0" w:color="auto"/>
                <w:left w:val="none" w:sz="0" w:space="0" w:color="auto"/>
                <w:bottom w:val="none" w:sz="0" w:space="0" w:color="auto"/>
                <w:right w:val="none" w:sz="0" w:space="0" w:color="auto"/>
              </w:divBdr>
            </w:div>
          </w:divsChild>
        </w:div>
        <w:div w:id="677930919">
          <w:marLeft w:val="0"/>
          <w:marRight w:val="0"/>
          <w:marTop w:val="0"/>
          <w:marBottom w:val="120"/>
          <w:divBdr>
            <w:top w:val="single" w:sz="6" w:space="8" w:color="D5DDC6"/>
            <w:left w:val="single" w:sz="6" w:space="0" w:color="D5DDC6"/>
            <w:bottom w:val="single" w:sz="6" w:space="12" w:color="D5DDC6"/>
            <w:right w:val="single" w:sz="6" w:space="0" w:color="D5DDC6"/>
          </w:divBdr>
          <w:divsChild>
            <w:div w:id="1808624949">
              <w:marLeft w:val="0"/>
              <w:marRight w:val="0"/>
              <w:marTop w:val="120"/>
              <w:marBottom w:val="120"/>
              <w:divBdr>
                <w:top w:val="none" w:sz="0" w:space="0" w:color="auto"/>
                <w:left w:val="none" w:sz="0" w:space="0" w:color="auto"/>
                <w:bottom w:val="none" w:sz="0" w:space="0" w:color="auto"/>
                <w:right w:val="none" w:sz="0" w:space="0" w:color="auto"/>
              </w:divBdr>
            </w:div>
          </w:divsChild>
        </w:div>
        <w:div w:id="862669872">
          <w:marLeft w:val="0"/>
          <w:marRight w:val="0"/>
          <w:marTop w:val="0"/>
          <w:marBottom w:val="120"/>
          <w:divBdr>
            <w:top w:val="single" w:sz="6" w:space="8" w:color="D5DDC6"/>
            <w:left w:val="single" w:sz="6" w:space="0" w:color="D5DDC6"/>
            <w:bottom w:val="single" w:sz="6" w:space="12" w:color="D5DDC6"/>
            <w:right w:val="single" w:sz="6" w:space="0" w:color="D5DDC6"/>
          </w:divBdr>
          <w:divsChild>
            <w:div w:id="1000473645">
              <w:marLeft w:val="0"/>
              <w:marRight w:val="0"/>
              <w:marTop w:val="120"/>
              <w:marBottom w:val="120"/>
              <w:divBdr>
                <w:top w:val="none" w:sz="0" w:space="0" w:color="auto"/>
                <w:left w:val="none" w:sz="0" w:space="0" w:color="auto"/>
                <w:bottom w:val="none" w:sz="0" w:space="0" w:color="auto"/>
                <w:right w:val="none" w:sz="0" w:space="0" w:color="auto"/>
              </w:divBdr>
            </w:div>
          </w:divsChild>
        </w:div>
        <w:div w:id="907497837">
          <w:marLeft w:val="0"/>
          <w:marRight w:val="0"/>
          <w:marTop w:val="0"/>
          <w:marBottom w:val="120"/>
          <w:divBdr>
            <w:top w:val="single" w:sz="6" w:space="8" w:color="D5DDC6"/>
            <w:left w:val="single" w:sz="6" w:space="0" w:color="D5DDC6"/>
            <w:bottom w:val="single" w:sz="6" w:space="12" w:color="D5DDC6"/>
            <w:right w:val="single" w:sz="6" w:space="0" w:color="D5DDC6"/>
          </w:divBdr>
          <w:divsChild>
            <w:div w:id="1499736168">
              <w:marLeft w:val="0"/>
              <w:marRight w:val="0"/>
              <w:marTop w:val="120"/>
              <w:marBottom w:val="120"/>
              <w:divBdr>
                <w:top w:val="none" w:sz="0" w:space="0" w:color="auto"/>
                <w:left w:val="none" w:sz="0" w:space="0" w:color="auto"/>
                <w:bottom w:val="none" w:sz="0" w:space="0" w:color="auto"/>
                <w:right w:val="none" w:sz="0" w:space="0" w:color="auto"/>
              </w:divBdr>
            </w:div>
          </w:divsChild>
        </w:div>
        <w:div w:id="1180197678">
          <w:marLeft w:val="150"/>
          <w:marRight w:val="0"/>
          <w:marTop w:val="0"/>
          <w:marBottom w:val="0"/>
          <w:divBdr>
            <w:top w:val="single" w:sz="6" w:space="0" w:color="FFC0CB"/>
            <w:left w:val="single" w:sz="6" w:space="1" w:color="FFC0CB"/>
            <w:bottom w:val="single" w:sz="6" w:space="1" w:color="FFC0CB"/>
            <w:right w:val="single" w:sz="6" w:space="1" w:color="FFC0CB"/>
          </w:divBdr>
        </w:div>
        <w:div w:id="1237940467">
          <w:marLeft w:val="0"/>
          <w:marRight w:val="0"/>
          <w:marTop w:val="0"/>
          <w:marBottom w:val="120"/>
          <w:divBdr>
            <w:top w:val="single" w:sz="6" w:space="8" w:color="D5DDC6"/>
            <w:left w:val="single" w:sz="6" w:space="0" w:color="D5DDC6"/>
            <w:bottom w:val="single" w:sz="6" w:space="12" w:color="D5DDC6"/>
            <w:right w:val="single" w:sz="6" w:space="0" w:color="D5DDC6"/>
          </w:divBdr>
          <w:divsChild>
            <w:div w:id="645596439">
              <w:marLeft w:val="0"/>
              <w:marRight w:val="0"/>
              <w:marTop w:val="120"/>
              <w:marBottom w:val="120"/>
              <w:divBdr>
                <w:top w:val="none" w:sz="0" w:space="0" w:color="auto"/>
                <w:left w:val="none" w:sz="0" w:space="0" w:color="auto"/>
                <w:bottom w:val="none" w:sz="0" w:space="0" w:color="auto"/>
                <w:right w:val="none" w:sz="0" w:space="0" w:color="auto"/>
              </w:divBdr>
            </w:div>
          </w:divsChild>
        </w:div>
        <w:div w:id="1423647006">
          <w:marLeft w:val="0"/>
          <w:marRight w:val="0"/>
          <w:marTop w:val="0"/>
          <w:marBottom w:val="120"/>
          <w:divBdr>
            <w:top w:val="single" w:sz="6" w:space="8" w:color="D5DDC6"/>
            <w:left w:val="single" w:sz="6" w:space="0" w:color="D5DDC6"/>
            <w:bottom w:val="single" w:sz="6" w:space="12" w:color="D5DDC6"/>
            <w:right w:val="single" w:sz="6" w:space="0" w:color="D5DDC6"/>
          </w:divBdr>
          <w:divsChild>
            <w:div w:id="15892628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steps-to-create-a-servlet-using-tomcat-server" TargetMode="External"/><Relationship Id="rId299" Type="http://schemas.openxmlformats.org/officeDocument/2006/relationships/hyperlink" Target="https://www.javatpoint.com/jsp-scriptlet-tag" TargetMode="External"/><Relationship Id="rId21" Type="http://schemas.openxmlformats.org/officeDocument/2006/relationships/image" Target="media/image2.jpeg"/><Relationship Id="rId63" Type="http://schemas.openxmlformats.org/officeDocument/2006/relationships/hyperlink" Target="https://www.javatpoint.com/what-is-a-webpage" TargetMode="External"/><Relationship Id="rId159" Type="http://schemas.openxmlformats.org/officeDocument/2006/relationships/image" Target="media/image61.jpeg"/><Relationship Id="rId324" Type="http://schemas.openxmlformats.org/officeDocument/2006/relationships/hyperlink" Target="https://developer.mozilla.org/en-US/docs/Web/JavaScript/Reference/Global_Objects/ArrayBuffer" TargetMode="External"/><Relationship Id="rId170" Type="http://schemas.openxmlformats.org/officeDocument/2006/relationships/hyperlink" Target="https://www.javatpoint.com/servletconfig" TargetMode="External"/><Relationship Id="rId226" Type="http://schemas.openxmlformats.org/officeDocument/2006/relationships/hyperlink" Target="https://www.javatpoint.com/servletcontext" TargetMode="External"/><Relationship Id="rId268" Type="http://schemas.openxmlformats.org/officeDocument/2006/relationships/hyperlink" Target="https://www.javatpoint.com/html-button-tag" TargetMode="External"/><Relationship Id="rId32" Type="http://schemas.openxmlformats.org/officeDocument/2006/relationships/image" Target="media/image6.jpeg"/><Relationship Id="rId74" Type="http://schemas.openxmlformats.org/officeDocument/2006/relationships/hyperlink" Target="https://www.javatpoint.com/servlet-api" TargetMode="External"/><Relationship Id="rId128" Type="http://schemas.openxmlformats.org/officeDocument/2006/relationships/image" Target="media/image46.jpeg"/><Relationship Id="rId335" Type="http://schemas.openxmlformats.org/officeDocument/2006/relationships/hyperlink" Target="https://developer.mozilla.org/en-US/docs/Web/API/Request/Request" TargetMode="External"/><Relationship Id="rId5" Type="http://schemas.openxmlformats.org/officeDocument/2006/relationships/hyperlink" Target="https://kdninfotech.com/advance-java-syllabus/" TargetMode="External"/><Relationship Id="rId181" Type="http://schemas.openxmlformats.org/officeDocument/2006/relationships/hyperlink" Target="https://www.javatpoint.com/servletconfig" TargetMode="External"/><Relationship Id="rId237" Type="http://schemas.openxmlformats.org/officeDocument/2006/relationships/hyperlink" Target="https://www.javatpoint.com/servletcontext" TargetMode="External"/><Relationship Id="rId279" Type="http://schemas.openxmlformats.org/officeDocument/2006/relationships/image" Target="media/image83.png"/><Relationship Id="rId43" Type="http://schemas.openxmlformats.org/officeDocument/2006/relationships/image" Target="media/image17.png"/><Relationship Id="rId139" Type="http://schemas.openxmlformats.org/officeDocument/2006/relationships/image" Target="media/image52.png"/><Relationship Id="rId290" Type="http://schemas.openxmlformats.org/officeDocument/2006/relationships/hyperlink" Target="https://www.javatpoint.com/jsp-api" TargetMode="External"/><Relationship Id="rId304" Type="http://schemas.openxmlformats.org/officeDocument/2006/relationships/hyperlink" Target="https://www.javatpoint.com/jsp-implicit-objects" TargetMode="External"/><Relationship Id="rId346" Type="http://schemas.openxmlformats.org/officeDocument/2006/relationships/hyperlink" Target="https://github.com/mdn/dom-examples/tree/main/fetch/fetch-request" TargetMode="External"/><Relationship Id="rId85" Type="http://schemas.openxmlformats.org/officeDocument/2006/relationships/hyperlink" Target="https://www.javatpoint.com/life-cycle-of-a-servlet" TargetMode="External"/><Relationship Id="rId150" Type="http://schemas.openxmlformats.org/officeDocument/2006/relationships/hyperlink" Target="https://www.javatpoint.com/requestdispatcher-in-servlet" TargetMode="External"/><Relationship Id="rId192" Type="http://schemas.openxmlformats.org/officeDocument/2006/relationships/hyperlink" Target="https://www.javatpoint.com/servletcontext" TargetMode="External"/><Relationship Id="rId206" Type="http://schemas.openxmlformats.org/officeDocument/2006/relationships/hyperlink" Target="https://www.javatpoint.com/servletconfig" TargetMode="External"/><Relationship Id="rId248" Type="http://schemas.openxmlformats.org/officeDocument/2006/relationships/image" Target="media/image68.png"/><Relationship Id="rId12" Type="http://schemas.openxmlformats.org/officeDocument/2006/relationships/hyperlink" Target="https://kdninfotech.com/advance-java-syllabus/" TargetMode="External"/><Relationship Id="rId108" Type="http://schemas.openxmlformats.org/officeDocument/2006/relationships/image" Target="media/image35.png"/><Relationship Id="rId315" Type="http://schemas.openxmlformats.org/officeDocument/2006/relationships/hyperlink" Target="https://developer.mozilla.org/en-US/docs/Web/API/Request/referrer" TargetMode="External"/><Relationship Id="rId357" Type="http://schemas.openxmlformats.org/officeDocument/2006/relationships/fontTable" Target="fontTable.xml"/><Relationship Id="rId54" Type="http://schemas.openxmlformats.org/officeDocument/2006/relationships/image" Target="media/image25.jpeg"/><Relationship Id="rId96" Type="http://schemas.openxmlformats.org/officeDocument/2006/relationships/hyperlink" Target="https://www.javatpoint.com/http-tutorial" TargetMode="External"/><Relationship Id="rId161" Type="http://schemas.openxmlformats.org/officeDocument/2006/relationships/image" Target="media/image63.jpeg"/><Relationship Id="rId217" Type="http://schemas.openxmlformats.org/officeDocument/2006/relationships/hyperlink" Target="https://www.javatpoint.com/servletconfig" TargetMode="External"/><Relationship Id="rId259" Type="http://schemas.openxmlformats.org/officeDocument/2006/relationships/hyperlink" Target="https://www.javatpoint.com/url-rewriting-in-session-tracking" TargetMode="External"/><Relationship Id="rId23" Type="http://schemas.openxmlformats.org/officeDocument/2006/relationships/image" Target="media/image4.jpeg"/><Relationship Id="rId119" Type="http://schemas.openxmlformats.org/officeDocument/2006/relationships/hyperlink" Target="https://static.javatpoint.com/src/servlet/firstservlet.zip" TargetMode="External"/><Relationship Id="rId270" Type="http://schemas.openxmlformats.org/officeDocument/2006/relationships/image" Target="media/image76.png"/><Relationship Id="rId326" Type="http://schemas.openxmlformats.org/officeDocument/2006/relationships/hyperlink" Target="https://developer.mozilla.org/en-US/docs/Web/JavaScript/Reference/Global_Objects/DataView" TargetMode="External"/><Relationship Id="rId65" Type="http://schemas.openxmlformats.org/officeDocument/2006/relationships/hyperlink" Target="https://www.javatpoint.com/what-is-a-webpage" TargetMode="External"/><Relationship Id="rId130" Type="http://schemas.openxmlformats.org/officeDocument/2006/relationships/image" Target="media/image48.jpeg"/><Relationship Id="rId172" Type="http://schemas.openxmlformats.org/officeDocument/2006/relationships/hyperlink" Target="https://www.javatpoint.com/servletconfig" TargetMode="External"/><Relationship Id="rId228" Type="http://schemas.openxmlformats.org/officeDocument/2006/relationships/hyperlink" Target="https://www.javatpoint.com/servletcontext" TargetMode="External"/><Relationship Id="rId281" Type="http://schemas.openxmlformats.org/officeDocument/2006/relationships/image" Target="media/image84.png"/><Relationship Id="rId337" Type="http://schemas.openxmlformats.org/officeDocument/2006/relationships/hyperlink" Target="https://developer.mozilla.org/en-US/docs/Web/API/Request/Request" TargetMode="External"/><Relationship Id="rId34" Type="http://schemas.openxmlformats.org/officeDocument/2006/relationships/image" Target="media/image8.png"/><Relationship Id="rId76" Type="http://schemas.openxmlformats.org/officeDocument/2006/relationships/hyperlink" Target="https://www.javatpoint.com/servlet-api" TargetMode="External"/><Relationship Id="rId141" Type="http://schemas.openxmlformats.org/officeDocument/2006/relationships/image" Target="media/image54.png"/><Relationship Id="rId7" Type="http://schemas.openxmlformats.org/officeDocument/2006/relationships/hyperlink" Target="https://kdninfotech.com/advance-java-syllabus/" TargetMode="External"/><Relationship Id="rId183" Type="http://schemas.openxmlformats.org/officeDocument/2006/relationships/hyperlink" Target="https://www.javatpoint.com/servletconfig" TargetMode="External"/><Relationship Id="rId239" Type="http://schemas.openxmlformats.org/officeDocument/2006/relationships/hyperlink" Target="https://www.javatpoint.com/servletcontext" TargetMode="External"/><Relationship Id="rId250" Type="http://schemas.openxmlformats.org/officeDocument/2006/relationships/image" Target="media/image70.jpeg"/><Relationship Id="rId292" Type="http://schemas.openxmlformats.org/officeDocument/2006/relationships/hyperlink" Target="https://dotnettutorials.net/course/jsp-tutorials/" TargetMode="External"/><Relationship Id="rId306" Type="http://schemas.openxmlformats.org/officeDocument/2006/relationships/hyperlink" Target="https://www.javatpoint.com/jsp-implicit-objects" TargetMode="External"/><Relationship Id="rId45" Type="http://schemas.openxmlformats.org/officeDocument/2006/relationships/image" Target="media/image19.png"/><Relationship Id="rId87" Type="http://schemas.openxmlformats.org/officeDocument/2006/relationships/hyperlink" Target="https://www.javatpoint.com/life-cycle-of-a-servlet" TargetMode="External"/><Relationship Id="rId110" Type="http://schemas.openxmlformats.org/officeDocument/2006/relationships/image" Target="media/image37.png"/><Relationship Id="rId348" Type="http://schemas.openxmlformats.org/officeDocument/2006/relationships/hyperlink" Target="https://developer.mozilla.org/en-US/docs/Web/API/fetch" TargetMode="External"/><Relationship Id="rId152" Type="http://schemas.openxmlformats.org/officeDocument/2006/relationships/image" Target="media/image58.jpeg"/><Relationship Id="rId194" Type="http://schemas.openxmlformats.org/officeDocument/2006/relationships/hyperlink" Target="https://www.javatpoint.com/servletcontext" TargetMode="External"/><Relationship Id="rId208" Type="http://schemas.openxmlformats.org/officeDocument/2006/relationships/hyperlink" Target="https://www.javatpoint.com/servletconfig" TargetMode="External"/><Relationship Id="rId261" Type="http://schemas.openxmlformats.org/officeDocument/2006/relationships/hyperlink" Target="https://www.javatpoint.com/http-session-in-session-tracking" TargetMode="External"/><Relationship Id="rId14" Type="http://schemas.openxmlformats.org/officeDocument/2006/relationships/hyperlink" Target="https://kdninfotech.com/advance-java-syllabus/" TargetMode="External"/><Relationship Id="rId56" Type="http://schemas.openxmlformats.org/officeDocument/2006/relationships/hyperlink" Target="https://www.javatpoint.com/Garbage-Collection" TargetMode="External"/><Relationship Id="rId317" Type="http://schemas.openxmlformats.org/officeDocument/2006/relationships/hyperlink" Target="https://developer.mozilla.org/en-US/docs/Web/API/Request/Request" TargetMode="External"/><Relationship Id="rId98" Type="http://schemas.openxmlformats.org/officeDocument/2006/relationships/hyperlink" Target="https://www.javatpoint.com/java-and-tomcat-setup-for-jenkins" TargetMode="External"/><Relationship Id="rId121" Type="http://schemas.openxmlformats.org/officeDocument/2006/relationships/hyperlink" Target="https://static.javatpoint.com/src/servlet/servletexample.zip" TargetMode="External"/><Relationship Id="rId163" Type="http://schemas.openxmlformats.org/officeDocument/2006/relationships/hyperlink" Target="https://www.javatpoint.com/sendRedirect()-method" TargetMode="External"/><Relationship Id="rId219" Type="http://schemas.openxmlformats.org/officeDocument/2006/relationships/hyperlink" Target="https://www.javatpoint.com/servletconfig" TargetMode="External"/><Relationship Id="rId230" Type="http://schemas.openxmlformats.org/officeDocument/2006/relationships/hyperlink" Target="https://www.javatpoint.com/servletcontext" TargetMode="External"/><Relationship Id="rId25" Type="http://schemas.openxmlformats.org/officeDocument/2006/relationships/hyperlink" Target="https://www.javatpoint.com/steps-to-connect-to-the-database-in-java" TargetMode="External"/><Relationship Id="rId46" Type="http://schemas.openxmlformats.org/officeDocument/2006/relationships/image" Target="media/image20.png"/><Relationship Id="rId67" Type="http://schemas.openxmlformats.org/officeDocument/2006/relationships/image" Target="media/image27.png"/><Relationship Id="rId272" Type="http://schemas.openxmlformats.org/officeDocument/2006/relationships/image" Target="media/image77.png"/><Relationship Id="rId293" Type="http://schemas.openxmlformats.org/officeDocument/2006/relationships/hyperlink" Target="https://dotnettutorials.net/lesson/jsp-using-myeclipse-ide/" TargetMode="External"/><Relationship Id="rId307" Type="http://schemas.openxmlformats.org/officeDocument/2006/relationships/image" Target="media/image88.jpeg"/><Relationship Id="rId328" Type="http://schemas.openxmlformats.org/officeDocument/2006/relationships/hyperlink" Target="https://developer.mozilla.org/en-US/docs/Web/API/URLSearchParams" TargetMode="External"/><Relationship Id="rId349" Type="http://schemas.openxmlformats.org/officeDocument/2006/relationships/hyperlink" Target="https://developer.mozilla.org/en-US/docs/Web/API/Response/blob" TargetMode="External"/><Relationship Id="rId88" Type="http://schemas.openxmlformats.org/officeDocument/2006/relationships/hyperlink" Target="https://www.javatpoint.com/life-cycle-of-a-servlet" TargetMode="External"/><Relationship Id="rId111" Type="http://schemas.openxmlformats.org/officeDocument/2006/relationships/image" Target="media/image38.png"/><Relationship Id="rId132" Type="http://schemas.openxmlformats.org/officeDocument/2006/relationships/hyperlink" Target="https://www.javatpoint.com/servletrequest" TargetMode="External"/><Relationship Id="rId153" Type="http://schemas.openxmlformats.org/officeDocument/2006/relationships/image" Target="media/image59.jpeg"/><Relationship Id="rId174" Type="http://schemas.openxmlformats.org/officeDocument/2006/relationships/hyperlink" Target="https://static.javatpoint.com/src/servlet/config1.zip" TargetMode="External"/><Relationship Id="rId195" Type="http://schemas.openxmlformats.org/officeDocument/2006/relationships/hyperlink" Target="https://www.javatpoint.com/servletcontext" TargetMode="External"/><Relationship Id="rId209" Type="http://schemas.openxmlformats.org/officeDocument/2006/relationships/hyperlink" Target="https://www.javatpoint.com/servletconfig" TargetMode="External"/><Relationship Id="rId220" Type="http://schemas.openxmlformats.org/officeDocument/2006/relationships/hyperlink" Target="https://www.javatpoint.com/servletconfig" TargetMode="External"/><Relationship Id="rId241" Type="http://schemas.openxmlformats.org/officeDocument/2006/relationships/hyperlink" Target="https://www.javatpoint.com/servletcontext" TargetMode="External"/><Relationship Id="rId15" Type="http://schemas.openxmlformats.org/officeDocument/2006/relationships/hyperlink" Target="https://kdninfotech.com/advance-java-syllabus/" TargetMode="External"/><Relationship Id="rId36" Type="http://schemas.openxmlformats.org/officeDocument/2006/relationships/image" Target="media/image10.png"/><Relationship Id="rId57" Type="http://schemas.openxmlformats.org/officeDocument/2006/relationships/hyperlink" Target="https://www.javatpoint.com/mozilla-firefox" TargetMode="External"/><Relationship Id="rId262" Type="http://schemas.openxmlformats.org/officeDocument/2006/relationships/hyperlink" Target="https://www.javatpoint.com/http-session-in-session-tracking" TargetMode="External"/><Relationship Id="rId283" Type="http://schemas.openxmlformats.org/officeDocument/2006/relationships/hyperlink" Target="https://www.javatpoint.com/ServletOutputStream-class" TargetMode="External"/><Relationship Id="rId318" Type="http://schemas.openxmlformats.org/officeDocument/2006/relationships/hyperlink" Target="https://developer.mozilla.org/en-US/docs/Web/API/Request/Request" TargetMode="External"/><Relationship Id="rId339" Type="http://schemas.openxmlformats.org/officeDocument/2006/relationships/hyperlink" Target="https://developer.mozilla.org/en-US/docs/Web/API/Request/Request" TargetMode="External"/><Relationship Id="rId78" Type="http://schemas.openxmlformats.org/officeDocument/2006/relationships/hyperlink" Target="https://www.javatpoint.com/Servlet-interface" TargetMode="External"/><Relationship Id="rId99" Type="http://schemas.openxmlformats.org/officeDocument/2006/relationships/hyperlink" Target="https://www.javatpoint.com/jsp-tutorial" TargetMode="External"/><Relationship Id="rId101" Type="http://schemas.openxmlformats.org/officeDocument/2006/relationships/hyperlink" Target="https://www.javatpoint.com/what-is-windows" TargetMode="External"/><Relationship Id="rId122" Type="http://schemas.openxmlformats.org/officeDocument/2006/relationships/image" Target="media/image40.jpeg"/><Relationship Id="rId143" Type="http://schemas.openxmlformats.org/officeDocument/2006/relationships/image" Target="media/image55.png"/><Relationship Id="rId164" Type="http://schemas.openxmlformats.org/officeDocument/2006/relationships/hyperlink" Target="https://www.javatpoint.com/sendRedirect()-method" TargetMode="External"/><Relationship Id="rId185" Type="http://schemas.openxmlformats.org/officeDocument/2006/relationships/hyperlink" Target="https://www.javatpoint.com/servletconfig" TargetMode="External"/><Relationship Id="rId350" Type="http://schemas.openxmlformats.org/officeDocument/2006/relationships/hyperlink" Target="https://developer.mozilla.org/en-US/docs/Web/HTML/Element/img" TargetMode="External"/><Relationship Id="rId9" Type="http://schemas.openxmlformats.org/officeDocument/2006/relationships/hyperlink" Target="https://kdninfotech.com/advance-java-syllabus/" TargetMode="External"/><Relationship Id="rId210" Type="http://schemas.openxmlformats.org/officeDocument/2006/relationships/hyperlink" Target="https://www.javatpoint.com/servletconfig" TargetMode="External"/><Relationship Id="rId26" Type="http://schemas.openxmlformats.org/officeDocument/2006/relationships/hyperlink" Target="https://www.javatpoint.com/steps-to-connect-to-the-database-in-java" TargetMode="External"/><Relationship Id="rId231" Type="http://schemas.openxmlformats.org/officeDocument/2006/relationships/hyperlink" Target="https://www.javatpoint.com/servletcontext" TargetMode="External"/><Relationship Id="rId252" Type="http://schemas.openxmlformats.org/officeDocument/2006/relationships/image" Target="media/image72.png"/><Relationship Id="rId273" Type="http://schemas.openxmlformats.org/officeDocument/2006/relationships/hyperlink" Target="https://www.javatpoint.com/oprweb/test.jsp?filename=javascript-addeventlistener2" TargetMode="External"/><Relationship Id="rId294" Type="http://schemas.openxmlformats.org/officeDocument/2006/relationships/hyperlink" Target="https://netbeans.org/downloads/6.1/index.html" TargetMode="External"/><Relationship Id="rId308" Type="http://schemas.openxmlformats.org/officeDocument/2006/relationships/hyperlink" Target="https://developer.mozilla.org/en-US/docs/Web/API/Request" TargetMode="External"/><Relationship Id="rId329" Type="http://schemas.openxmlformats.org/officeDocument/2006/relationships/hyperlink" Target="https://developer.mozilla.org/en-US/docs/Web/API/ReadableStream" TargetMode="External"/><Relationship Id="rId47" Type="http://schemas.openxmlformats.org/officeDocument/2006/relationships/image" Target="media/image21.png"/><Relationship Id="rId68" Type="http://schemas.openxmlformats.org/officeDocument/2006/relationships/hyperlink" Target="https://www.javatpoint.com/html-tutorial" TargetMode="External"/><Relationship Id="rId89" Type="http://schemas.openxmlformats.org/officeDocument/2006/relationships/hyperlink" Target="https://www.javatpoint.com/life-cycle-of-a-servlet" TargetMode="External"/><Relationship Id="rId112" Type="http://schemas.openxmlformats.org/officeDocument/2006/relationships/image" Target="media/image39.png"/><Relationship Id="rId133" Type="http://schemas.openxmlformats.org/officeDocument/2006/relationships/hyperlink" Target="https://www.javatpoint.com/servletrequest" TargetMode="External"/><Relationship Id="rId154" Type="http://schemas.openxmlformats.org/officeDocument/2006/relationships/hyperlink" Target="https://static.javatpoint.com/src/servlet/requestdispatcher.zip" TargetMode="External"/><Relationship Id="rId175" Type="http://schemas.openxmlformats.org/officeDocument/2006/relationships/hyperlink" Target="https://static.javatpoint.com/src/servlet/eclipse/config1.zip" TargetMode="External"/><Relationship Id="rId340" Type="http://schemas.openxmlformats.org/officeDocument/2006/relationships/hyperlink" Target="https://developer.mozilla.org/en-US/docs/Web/API/Request/Request" TargetMode="External"/><Relationship Id="rId196" Type="http://schemas.openxmlformats.org/officeDocument/2006/relationships/image" Target="media/image66.jpeg"/><Relationship Id="rId200" Type="http://schemas.openxmlformats.org/officeDocument/2006/relationships/hyperlink" Target="https://www.javatpoint.com/requestdispatcher-in-servlet" TargetMode="External"/><Relationship Id="rId16" Type="http://schemas.openxmlformats.org/officeDocument/2006/relationships/hyperlink" Target="https://kdninfotech.com/advance-java-syllabus/" TargetMode="External"/><Relationship Id="rId221" Type="http://schemas.openxmlformats.org/officeDocument/2006/relationships/hyperlink" Target="https://www.javatpoint.com/servletconfig" TargetMode="External"/><Relationship Id="rId242" Type="http://schemas.openxmlformats.org/officeDocument/2006/relationships/hyperlink" Target="https://www.javatpoint.com/servletcontext" TargetMode="External"/><Relationship Id="rId263" Type="http://schemas.openxmlformats.org/officeDocument/2006/relationships/hyperlink" Target="https://www.javatpoint.com/http-session-in-session-tracking" TargetMode="External"/><Relationship Id="rId284" Type="http://schemas.openxmlformats.org/officeDocument/2006/relationships/hyperlink" Target="https://www.javatpoint.com/ServletOutputStream-class" TargetMode="External"/><Relationship Id="rId319" Type="http://schemas.openxmlformats.org/officeDocument/2006/relationships/hyperlink" Target="https://developer.mozilla.org/en-US/docs/Web/API/Request/Request" TargetMode="External"/><Relationship Id="rId37" Type="http://schemas.openxmlformats.org/officeDocument/2006/relationships/image" Target="media/image11.png"/><Relationship Id="rId58" Type="http://schemas.openxmlformats.org/officeDocument/2006/relationships/hyperlink" Target="https://www.javatpoint.com/google-chrome" TargetMode="External"/><Relationship Id="rId79" Type="http://schemas.openxmlformats.org/officeDocument/2006/relationships/hyperlink" Target="https://www.javatpoint.com/GenericServlet-class" TargetMode="External"/><Relationship Id="rId102" Type="http://schemas.openxmlformats.org/officeDocument/2006/relationships/hyperlink" Target="https://www.javatpoint.com/google-chrome" TargetMode="External"/><Relationship Id="rId123" Type="http://schemas.openxmlformats.org/officeDocument/2006/relationships/image" Target="media/image41.jpeg"/><Relationship Id="rId144" Type="http://schemas.openxmlformats.org/officeDocument/2006/relationships/image" Target="media/image56.png"/><Relationship Id="rId330" Type="http://schemas.openxmlformats.org/officeDocument/2006/relationships/hyperlink" Target="https://developer.mozilla.org/en-US/docs/Web/API/Request/Request" TargetMode="External"/><Relationship Id="rId90" Type="http://schemas.openxmlformats.org/officeDocument/2006/relationships/image" Target="media/image30.jpeg"/><Relationship Id="rId165" Type="http://schemas.openxmlformats.org/officeDocument/2006/relationships/hyperlink" Target="https://static.javatpoint.com/src/servlet/eclipse/GoogleSearcher.zip" TargetMode="External"/><Relationship Id="rId186" Type="http://schemas.openxmlformats.org/officeDocument/2006/relationships/hyperlink" Target="https://www.javatpoint.com/servletconfig" TargetMode="External"/><Relationship Id="rId351" Type="http://schemas.openxmlformats.org/officeDocument/2006/relationships/hyperlink" Target="https://github.com/mdn/dom-examples/tree/main/fetch/fetch-with-init-then-request" TargetMode="External"/><Relationship Id="rId211" Type="http://schemas.openxmlformats.org/officeDocument/2006/relationships/hyperlink" Target="https://www.javatpoint.com/servletconfig" TargetMode="External"/><Relationship Id="rId232" Type="http://schemas.openxmlformats.org/officeDocument/2006/relationships/hyperlink" Target="https://www.javatpoint.com/servletcontext" TargetMode="External"/><Relationship Id="rId253" Type="http://schemas.openxmlformats.org/officeDocument/2006/relationships/hyperlink" Target="https://www.javatpoint.com/hidden-form-field-in-session-tracking" TargetMode="External"/><Relationship Id="rId274" Type="http://schemas.openxmlformats.org/officeDocument/2006/relationships/image" Target="media/image78.png"/><Relationship Id="rId295" Type="http://schemas.openxmlformats.org/officeDocument/2006/relationships/hyperlink" Target="https://dotnettutorials.net/lesson/jsp-api/" TargetMode="External"/><Relationship Id="rId309" Type="http://schemas.openxmlformats.org/officeDocument/2006/relationships/hyperlink" Target="https://developer.mozilla.org/en-US/docs/Web/API/Request/Request" TargetMode="External"/><Relationship Id="rId27" Type="http://schemas.openxmlformats.org/officeDocument/2006/relationships/hyperlink" Target="https://www.javatpoint.com/steps-to-connect-to-the-database-in-java" TargetMode="External"/><Relationship Id="rId48" Type="http://schemas.openxmlformats.org/officeDocument/2006/relationships/image" Target="media/image22.jpeg"/><Relationship Id="rId69" Type="http://schemas.openxmlformats.org/officeDocument/2006/relationships/image" Target="media/image28.png"/><Relationship Id="rId113" Type="http://schemas.openxmlformats.org/officeDocument/2006/relationships/hyperlink" Target="https://www.javatpoint.com/steps-to-create-a-servlet-using-tomcat-server" TargetMode="External"/><Relationship Id="rId134" Type="http://schemas.openxmlformats.org/officeDocument/2006/relationships/hyperlink" Target="https://www.javatpoint.com/servletrequest" TargetMode="External"/><Relationship Id="rId320" Type="http://schemas.openxmlformats.org/officeDocument/2006/relationships/hyperlink" Target="https://developer.mozilla.org/en-US/docs/Web/API/Headers" TargetMode="External"/><Relationship Id="rId80" Type="http://schemas.openxmlformats.org/officeDocument/2006/relationships/hyperlink" Target="https://www.javatpoint.com/GenericServlet-class" TargetMode="External"/><Relationship Id="rId155" Type="http://schemas.openxmlformats.org/officeDocument/2006/relationships/hyperlink" Target="https://static.javatpoint.com/src/servlet/requestdispatcherm.zip" TargetMode="External"/><Relationship Id="rId176" Type="http://schemas.openxmlformats.org/officeDocument/2006/relationships/hyperlink" Target="https://static.javatpoint.com/src/servlet/netbeans/config4.zip" TargetMode="External"/><Relationship Id="rId197" Type="http://schemas.openxmlformats.org/officeDocument/2006/relationships/hyperlink" Target="https://www.javatpoint.com/requestdispatcher-in-servlet" TargetMode="External"/><Relationship Id="rId341" Type="http://schemas.openxmlformats.org/officeDocument/2006/relationships/hyperlink" Target="https://developer.mozilla.org/en-US/docs/Web/API/AbortSignal" TargetMode="External"/><Relationship Id="rId201" Type="http://schemas.openxmlformats.org/officeDocument/2006/relationships/hyperlink" Target="https://www.javatpoint.com/requestdispatcher-in-servlet" TargetMode="External"/><Relationship Id="rId222" Type="http://schemas.openxmlformats.org/officeDocument/2006/relationships/hyperlink" Target="https://www.javatpoint.com/servletconfig" TargetMode="External"/><Relationship Id="rId243" Type="http://schemas.openxmlformats.org/officeDocument/2006/relationships/hyperlink" Target="https://www.javatpoint.com/servletcontext" TargetMode="External"/><Relationship Id="rId264" Type="http://schemas.openxmlformats.org/officeDocument/2006/relationships/hyperlink" Target="https://www.javatpoint.com/http-session-in-session-tracking" TargetMode="External"/><Relationship Id="rId285" Type="http://schemas.openxmlformats.org/officeDocument/2006/relationships/image" Target="media/image85.jpeg"/><Relationship Id="rId17" Type="http://schemas.openxmlformats.org/officeDocument/2006/relationships/hyperlink" Target="https://kdninfotech.com/advance-java-syllabus/" TargetMode="External"/><Relationship Id="rId38" Type="http://schemas.openxmlformats.org/officeDocument/2006/relationships/image" Target="media/image12.png"/><Relationship Id="rId59" Type="http://schemas.openxmlformats.org/officeDocument/2006/relationships/hyperlink" Target="https://www.javatpoint.com/what-is-a-webpage" TargetMode="External"/><Relationship Id="rId103" Type="http://schemas.openxmlformats.org/officeDocument/2006/relationships/hyperlink" Target="https://tomcat.apache.org/download-90.cgi" TargetMode="External"/><Relationship Id="rId124" Type="http://schemas.openxmlformats.org/officeDocument/2006/relationships/image" Target="media/image42.jpeg"/><Relationship Id="rId310" Type="http://schemas.openxmlformats.org/officeDocument/2006/relationships/hyperlink" Target="https://developer.mozilla.org/en-US/docs/Web/API/Request/Request" TargetMode="External"/><Relationship Id="rId70" Type="http://schemas.openxmlformats.org/officeDocument/2006/relationships/image" Target="media/image29.png"/><Relationship Id="rId91" Type="http://schemas.openxmlformats.org/officeDocument/2006/relationships/hyperlink" Target="https://www.javatpoint.com/servlet-tutorial" TargetMode="External"/><Relationship Id="rId145" Type="http://schemas.openxmlformats.org/officeDocument/2006/relationships/hyperlink" Target="https://www.javatpoint.com/requestdispatcher-in-servlet" TargetMode="External"/><Relationship Id="rId166" Type="http://schemas.openxmlformats.org/officeDocument/2006/relationships/image" Target="media/image64.jpeg"/><Relationship Id="rId187" Type="http://schemas.openxmlformats.org/officeDocument/2006/relationships/hyperlink" Target="https://www.javatpoint.com/servletconfig" TargetMode="External"/><Relationship Id="rId331" Type="http://schemas.openxmlformats.org/officeDocument/2006/relationships/hyperlink" Target="https://developer.mozilla.org/en-US/docs/Web/API/Request/Request" TargetMode="External"/><Relationship Id="rId352" Type="http://schemas.openxmlformats.org/officeDocument/2006/relationships/hyperlink" Target="https://mdn.github.io/dom-examples/fetch/fetch-with-init-then-request/" TargetMode="External"/><Relationship Id="rId1" Type="http://schemas.openxmlformats.org/officeDocument/2006/relationships/numbering" Target="numbering.xml"/><Relationship Id="rId212" Type="http://schemas.openxmlformats.org/officeDocument/2006/relationships/hyperlink" Target="https://www.javatpoint.com/servletconfig" TargetMode="External"/><Relationship Id="rId233" Type="http://schemas.openxmlformats.org/officeDocument/2006/relationships/hyperlink" Target="https://www.javatpoint.com/servletcontext" TargetMode="External"/><Relationship Id="rId254" Type="http://schemas.openxmlformats.org/officeDocument/2006/relationships/hyperlink" Target="https://www.javatpoint.com/hidden-form-field-in-session-tracking" TargetMode="External"/><Relationship Id="rId28" Type="http://schemas.openxmlformats.org/officeDocument/2006/relationships/hyperlink" Target="https://www.javatpoint.com/steps-to-connect-to-the-database-in-java" TargetMode="External"/><Relationship Id="rId49" Type="http://schemas.openxmlformats.org/officeDocument/2006/relationships/image" Target="media/image23.jpeg"/><Relationship Id="rId114" Type="http://schemas.openxmlformats.org/officeDocument/2006/relationships/hyperlink" Target="https://www.javatpoint.com/steps-to-create-a-servlet-using-tomcat-server" TargetMode="External"/><Relationship Id="rId275" Type="http://schemas.openxmlformats.org/officeDocument/2006/relationships/image" Target="media/image79.png"/><Relationship Id="rId296" Type="http://schemas.openxmlformats.org/officeDocument/2006/relationships/hyperlink" Target="https://www.javatpoint.com/jsp-scriptlet-tag" TargetMode="External"/><Relationship Id="rId300" Type="http://schemas.openxmlformats.org/officeDocument/2006/relationships/hyperlink" Target="https://www.javatpoint.com/jsp-declaration-tag" TargetMode="External"/><Relationship Id="rId60" Type="http://schemas.openxmlformats.org/officeDocument/2006/relationships/hyperlink" Target="https://www.javatpoint.com/what-is-a-webpage" TargetMode="External"/><Relationship Id="rId81" Type="http://schemas.openxmlformats.org/officeDocument/2006/relationships/hyperlink" Target="https://www.javatpoint.com/GenericServlet-class" TargetMode="External"/><Relationship Id="rId135" Type="http://schemas.openxmlformats.org/officeDocument/2006/relationships/hyperlink" Target="https://www.javatpoint.com/displaying-all-the-header-information-in-the-servlet" TargetMode="External"/><Relationship Id="rId156" Type="http://schemas.openxmlformats.org/officeDocument/2006/relationships/hyperlink" Target="https://static.javatpoint.com/src/servlet/eclipse/requestdispatcher.zip" TargetMode="External"/><Relationship Id="rId177" Type="http://schemas.openxmlformats.org/officeDocument/2006/relationships/hyperlink" Target="https://www.javatpoint.com/servletconfig" TargetMode="External"/><Relationship Id="rId198" Type="http://schemas.openxmlformats.org/officeDocument/2006/relationships/hyperlink" Target="https://www.javatpoint.com/requestdispatcher-in-servlet" TargetMode="External"/><Relationship Id="rId321" Type="http://schemas.openxmlformats.org/officeDocument/2006/relationships/hyperlink" Target="https://developer.mozilla.org/en-US/docs/Web/JavaScript/Reference/Global_Objects/String" TargetMode="External"/><Relationship Id="rId342" Type="http://schemas.openxmlformats.org/officeDocument/2006/relationships/hyperlink" Target="https://developer.mozilla.org/en-US/docs/Web/API/Request/Request" TargetMode="External"/><Relationship Id="rId202" Type="http://schemas.openxmlformats.org/officeDocument/2006/relationships/hyperlink" Target="https://www.javatpoint.com/requestdispatcher-in-servlet" TargetMode="External"/><Relationship Id="rId223" Type="http://schemas.openxmlformats.org/officeDocument/2006/relationships/hyperlink" Target="https://www.javatpoint.com/servletconfig" TargetMode="External"/><Relationship Id="rId244" Type="http://schemas.openxmlformats.org/officeDocument/2006/relationships/hyperlink" Target="https://www.javatpoint.com/servletcontext" TargetMode="External"/><Relationship Id="rId18" Type="http://schemas.openxmlformats.org/officeDocument/2006/relationships/hyperlink" Target="https://kdninfotech.com/advance-java-syllabus/" TargetMode="External"/><Relationship Id="rId39" Type="http://schemas.openxmlformats.org/officeDocument/2006/relationships/image" Target="media/image13.png"/><Relationship Id="rId265" Type="http://schemas.openxmlformats.org/officeDocument/2006/relationships/image" Target="media/image75.jpeg"/><Relationship Id="rId286" Type="http://schemas.openxmlformats.org/officeDocument/2006/relationships/image" Target="media/image86.jpeg"/><Relationship Id="rId50" Type="http://schemas.openxmlformats.org/officeDocument/2006/relationships/image" Target="media/image24.jpeg"/><Relationship Id="rId104" Type="http://schemas.openxmlformats.org/officeDocument/2006/relationships/image" Target="media/image31.png"/><Relationship Id="rId125" Type="http://schemas.openxmlformats.org/officeDocument/2006/relationships/image" Target="media/image43.jpeg"/><Relationship Id="rId146" Type="http://schemas.openxmlformats.org/officeDocument/2006/relationships/hyperlink" Target="https://www.javatpoint.com/requestdispatcher-in-servlet" TargetMode="External"/><Relationship Id="rId167" Type="http://schemas.openxmlformats.org/officeDocument/2006/relationships/image" Target="media/image65.jpeg"/><Relationship Id="rId188" Type="http://schemas.openxmlformats.org/officeDocument/2006/relationships/hyperlink" Target="https://www.javatpoint.com/servletconfig" TargetMode="External"/><Relationship Id="rId311" Type="http://schemas.openxmlformats.org/officeDocument/2006/relationships/hyperlink" Target="https://developer.mozilla.org/en-US/docs/Web/API/Request/Request" TargetMode="External"/><Relationship Id="rId332" Type="http://schemas.openxmlformats.org/officeDocument/2006/relationships/hyperlink" Target="https://developer.mozilla.org/en-US/docs/Web/API/Request/Request" TargetMode="External"/><Relationship Id="rId353" Type="http://schemas.openxmlformats.org/officeDocument/2006/relationships/hyperlink" Target="https://developer.mozilla.org/en-US/docs/Web/API/Request" TargetMode="External"/><Relationship Id="rId71" Type="http://schemas.openxmlformats.org/officeDocument/2006/relationships/hyperlink" Target="https://www.javatpoint.com/html-tutorial" TargetMode="External"/><Relationship Id="rId92" Type="http://schemas.openxmlformats.org/officeDocument/2006/relationships/hyperlink" Target="https://www.javatpoint.com/java-tutorial" TargetMode="External"/><Relationship Id="rId213" Type="http://schemas.openxmlformats.org/officeDocument/2006/relationships/hyperlink" Target="https://www.javatpoint.com/servletconfig" TargetMode="External"/><Relationship Id="rId234" Type="http://schemas.openxmlformats.org/officeDocument/2006/relationships/hyperlink" Target="https://www.javatpoint.com/servletcontext" TargetMode="External"/><Relationship Id="rId2" Type="http://schemas.openxmlformats.org/officeDocument/2006/relationships/styles" Target="styles.xml"/><Relationship Id="rId29" Type="http://schemas.openxmlformats.org/officeDocument/2006/relationships/hyperlink" Target="https://www.javatpoint.com/steps-to-connect-to-the-database-in-java" TargetMode="External"/><Relationship Id="rId255" Type="http://schemas.openxmlformats.org/officeDocument/2006/relationships/image" Target="media/image73.png"/><Relationship Id="rId276" Type="http://schemas.openxmlformats.org/officeDocument/2006/relationships/image" Target="media/image80.png"/><Relationship Id="rId297" Type="http://schemas.openxmlformats.org/officeDocument/2006/relationships/hyperlink" Target="https://www.javatpoint.com/jsp-scriptlet-tag" TargetMode="External"/><Relationship Id="rId40" Type="http://schemas.openxmlformats.org/officeDocument/2006/relationships/image" Target="media/image14.png"/><Relationship Id="rId115" Type="http://schemas.openxmlformats.org/officeDocument/2006/relationships/hyperlink" Target="https://www.javatpoint.com/steps-to-create-a-servlet-using-tomcat-server" TargetMode="External"/><Relationship Id="rId136" Type="http://schemas.openxmlformats.org/officeDocument/2006/relationships/hyperlink" Target="https://www.javatpoint.com/displaying-all-the-header-information-in-the-servlet" TargetMode="External"/><Relationship Id="rId157" Type="http://schemas.openxmlformats.org/officeDocument/2006/relationships/hyperlink" Target="https://static.javatpoint.com/src/servlet/netbeans/requestdispatcher.zip" TargetMode="External"/><Relationship Id="rId178" Type="http://schemas.openxmlformats.org/officeDocument/2006/relationships/hyperlink" Target="https://www.javatpoint.com/servletconfig" TargetMode="External"/><Relationship Id="rId301" Type="http://schemas.openxmlformats.org/officeDocument/2006/relationships/hyperlink" Target="https://www.javatpoint.com/jsp-declaration-tag" TargetMode="External"/><Relationship Id="rId322" Type="http://schemas.openxmlformats.org/officeDocument/2006/relationships/hyperlink" Target="https://developer.mozilla.org/en-US/docs/Web/API/Request/Request" TargetMode="External"/><Relationship Id="rId343" Type="http://schemas.openxmlformats.org/officeDocument/2006/relationships/hyperlink" Target="https://developer.mozilla.org/en-US/docs/Web/API/Request/Request" TargetMode="External"/><Relationship Id="rId61" Type="http://schemas.openxmlformats.org/officeDocument/2006/relationships/hyperlink" Target="https://www.javatpoint.com/what-is-a-webpage" TargetMode="External"/><Relationship Id="rId82" Type="http://schemas.openxmlformats.org/officeDocument/2006/relationships/hyperlink" Target="https://www.javatpoint.com/HttpServlet-class" TargetMode="External"/><Relationship Id="rId199" Type="http://schemas.openxmlformats.org/officeDocument/2006/relationships/hyperlink" Target="https://www.javatpoint.com/requestdispatcher-in-servlet" TargetMode="External"/><Relationship Id="rId203" Type="http://schemas.openxmlformats.org/officeDocument/2006/relationships/hyperlink" Target="https://www.javatpoint.com/sendRedirect()-method" TargetMode="External"/><Relationship Id="rId19" Type="http://schemas.openxmlformats.org/officeDocument/2006/relationships/hyperlink" Target="https://kdninfotech.com/advance-java-syllabus/" TargetMode="External"/><Relationship Id="rId224" Type="http://schemas.openxmlformats.org/officeDocument/2006/relationships/hyperlink" Target="https://www.javatpoint.com/servletcontext" TargetMode="External"/><Relationship Id="rId245" Type="http://schemas.openxmlformats.org/officeDocument/2006/relationships/hyperlink" Target="https://www.javatpoint.com/session-tracking-in-servlets" TargetMode="External"/><Relationship Id="rId266" Type="http://schemas.openxmlformats.org/officeDocument/2006/relationships/hyperlink" Target="https://www.javatpoint.com/javascript-tutorial" TargetMode="External"/><Relationship Id="rId287" Type="http://schemas.openxmlformats.org/officeDocument/2006/relationships/hyperlink" Target="https://www.javatpoint.com/jsp-api" TargetMode="External"/><Relationship Id="rId30" Type="http://schemas.openxmlformats.org/officeDocument/2006/relationships/image" Target="media/image5.jpeg"/><Relationship Id="rId105" Type="http://schemas.openxmlformats.org/officeDocument/2006/relationships/image" Target="media/image32.png"/><Relationship Id="rId126" Type="http://schemas.openxmlformats.org/officeDocument/2006/relationships/image" Target="media/image44.jpeg"/><Relationship Id="rId147" Type="http://schemas.openxmlformats.org/officeDocument/2006/relationships/hyperlink" Target="https://www.javatpoint.com/requestdispatcher-in-servlet" TargetMode="External"/><Relationship Id="rId168" Type="http://schemas.openxmlformats.org/officeDocument/2006/relationships/hyperlink" Target="https://www.javatpoint.com/servletconfig" TargetMode="External"/><Relationship Id="rId312" Type="http://schemas.openxmlformats.org/officeDocument/2006/relationships/hyperlink" Target="https://developer.mozilla.org/en-US/docs/Web/API/Node/baseURI" TargetMode="External"/><Relationship Id="rId333" Type="http://schemas.openxmlformats.org/officeDocument/2006/relationships/hyperlink" Target="https://developer.mozilla.org/en-US/docs/Web/API/Request/cache" TargetMode="External"/><Relationship Id="rId354" Type="http://schemas.openxmlformats.org/officeDocument/2006/relationships/hyperlink" Target="https://developer.mozilla.org/en-US/docs/Web/API/Request/clone" TargetMode="External"/><Relationship Id="rId51" Type="http://schemas.openxmlformats.org/officeDocument/2006/relationships/hyperlink" Target="https://www.javatpoint.com/c-programming-language-tutorial" TargetMode="External"/><Relationship Id="rId72" Type="http://schemas.openxmlformats.org/officeDocument/2006/relationships/hyperlink" Target="https://www.javatpoint.com/servlet-api" TargetMode="External"/><Relationship Id="rId93" Type="http://schemas.openxmlformats.org/officeDocument/2006/relationships/hyperlink" Target="https://www.javatpoint.com/http" TargetMode="External"/><Relationship Id="rId189" Type="http://schemas.openxmlformats.org/officeDocument/2006/relationships/hyperlink" Target="https://www.javatpoint.com/servletcontext" TargetMode="External"/><Relationship Id="rId3" Type="http://schemas.openxmlformats.org/officeDocument/2006/relationships/settings" Target="settings.xml"/><Relationship Id="rId214" Type="http://schemas.openxmlformats.org/officeDocument/2006/relationships/hyperlink" Target="https://www.javatpoint.com/servletconfig" TargetMode="External"/><Relationship Id="rId235" Type="http://schemas.openxmlformats.org/officeDocument/2006/relationships/hyperlink" Target="https://www.javatpoint.com/servletcontext" TargetMode="External"/><Relationship Id="rId256" Type="http://schemas.openxmlformats.org/officeDocument/2006/relationships/hyperlink" Target="https://www.javatpoint.com/url-rewriting-in-session-tracking" TargetMode="External"/><Relationship Id="rId277" Type="http://schemas.openxmlformats.org/officeDocument/2006/relationships/image" Target="media/image81.png"/><Relationship Id="rId298" Type="http://schemas.openxmlformats.org/officeDocument/2006/relationships/hyperlink" Target="https://www.javatpoint.com/jsp-scriptlet-tag" TargetMode="External"/><Relationship Id="rId116" Type="http://schemas.openxmlformats.org/officeDocument/2006/relationships/hyperlink" Target="https://www.javatpoint.com/steps-to-create-a-servlet-using-tomcat-server" TargetMode="External"/><Relationship Id="rId137" Type="http://schemas.openxmlformats.org/officeDocument/2006/relationships/image" Target="media/image50.png"/><Relationship Id="rId158" Type="http://schemas.openxmlformats.org/officeDocument/2006/relationships/image" Target="media/image60.jpeg"/><Relationship Id="rId302" Type="http://schemas.openxmlformats.org/officeDocument/2006/relationships/hyperlink" Target="https://www.javatpoint.com/jsp-declaration-tag" TargetMode="External"/><Relationship Id="rId323" Type="http://schemas.openxmlformats.org/officeDocument/2006/relationships/hyperlink" Target="https://developer.mozilla.org/en-US/docs/Web/API/Blob" TargetMode="External"/><Relationship Id="rId344" Type="http://schemas.openxmlformats.org/officeDocument/2006/relationships/hyperlink" Target="https://developer.mozilla.org/en-US/docs/Mozilla/Firefox/Releases/43" TargetMode="External"/><Relationship Id="rId20" Type="http://schemas.openxmlformats.org/officeDocument/2006/relationships/image" Target="media/image1.jpeg"/><Relationship Id="rId41" Type="http://schemas.openxmlformats.org/officeDocument/2006/relationships/image" Target="media/image15.png"/><Relationship Id="rId62" Type="http://schemas.openxmlformats.org/officeDocument/2006/relationships/hyperlink" Target="https://www.javatpoint.com/what-is-a-webpage" TargetMode="External"/><Relationship Id="rId83" Type="http://schemas.openxmlformats.org/officeDocument/2006/relationships/hyperlink" Target="https://www.javatpoint.com/HttpServlet-class" TargetMode="External"/><Relationship Id="rId179" Type="http://schemas.openxmlformats.org/officeDocument/2006/relationships/hyperlink" Target="https://www.javatpoint.com/servletconfig" TargetMode="External"/><Relationship Id="rId190" Type="http://schemas.openxmlformats.org/officeDocument/2006/relationships/hyperlink" Target="https://www.javatpoint.com/servletcontext" TargetMode="External"/><Relationship Id="rId204" Type="http://schemas.openxmlformats.org/officeDocument/2006/relationships/hyperlink" Target="https://www.javatpoint.com/sendRedirect()-method" TargetMode="External"/><Relationship Id="rId225" Type="http://schemas.openxmlformats.org/officeDocument/2006/relationships/hyperlink" Target="https://www.javatpoint.com/servletcontext" TargetMode="External"/><Relationship Id="rId246" Type="http://schemas.openxmlformats.org/officeDocument/2006/relationships/hyperlink" Target="https://www.javatpoint.com/session-tracking-in-servlets" TargetMode="External"/><Relationship Id="rId267" Type="http://schemas.openxmlformats.org/officeDocument/2006/relationships/hyperlink" Target="https://www.javatpoint.com/javascript-function" TargetMode="External"/><Relationship Id="rId288" Type="http://schemas.openxmlformats.org/officeDocument/2006/relationships/hyperlink" Target="https://www.javatpoint.com/jsp-api" TargetMode="External"/><Relationship Id="rId106" Type="http://schemas.openxmlformats.org/officeDocument/2006/relationships/image" Target="media/image33.png"/><Relationship Id="rId127" Type="http://schemas.openxmlformats.org/officeDocument/2006/relationships/image" Target="media/image45.jpeg"/><Relationship Id="rId313" Type="http://schemas.openxmlformats.org/officeDocument/2006/relationships/hyperlink" Target="https://developer.mozilla.org/en-US/docs/Web/API/WorkerGlobalScope/location" TargetMode="External"/><Relationship Id="rId10" Type="http://schemas.openxmlformats.org/officeDocument/2006/relationships/hyperlink" Target="https://kdninfotech.com/advance-java-syllabus/" TargetMode="External"/><Relationship Id="rId31" Type="http://schemas.openxmlformats.org/officeDocument/2006/relationships/hyperlink" Target="https://static.javatpoint.com/src/jdbc/accesswithoutdsn.zip" TargetMode="External"/><Relationship Id="rId52" Type="http://schemas.openxmlformats.org/officeDocument/2006/relationships/hyperlink" Target="https://www.javatpoint.com/cpp-tutorial" TargetMode="External"/><Relationship Id="rId73" Type="http://schemas.openxmlformats.org/officeDocument/2006/relationships/hyperlink" Target="https://www.javatpoint.com/servlet-api" TargetMode="External"/><Relationship Id="rId94" Type="http://schemas.openxmlformats.org/officeDocument/2006/relationships/hyperlink" Target="https://www.javatpoint.com/html-tutorial" TargetMode="External"/><Relationship Id="rId148" Type="http://schemas.openxmlformats.org/officeDocument/2006/relationships/hyperlink" Target="https://www.javatpoint.com/requestdispatcher-in-servlet" TargetMode="External"/><Relationship Id="rId169" Type="http://schemas.openxmlformats.org/officeDocument/2006/relationships/hyperlink" Target="https://www.javatpoint.com/servletconfig" TargetMode="External"/><Relationship Id="rId334" Type="http://schemas.openxmlformats.org/officeDocument/2006/relationships/hyperlink" Target="https://developer.mozilla.org/en-US/docs/Web/API/Request/Request" TargetMode="External"/><Relationship Id="rId355" Type="http://schemas.openxmlformats.org/officeDocument/2006/relationships/image" Target="media/image89.jpeg"/><Relationship Id="rId4" Type="http://schemas.openxmlformats.org/officeDocument/2006/relationships/webSettings" Target="webSettings.xml"/><Relationship Id="rId180" Type="http://schemas.openxmlformats.org/officeDocument/2006/relationships/hyperlink" Target="https://www.javatpoint.com/servletconfig" TargetMode="External"/><Relationship Id="rId215" Type="http://schemas.openxmlformats.org/officeDocument/2006/relationships/hyperlink" Target="https://www.javatpoint.com/servletconfig" TargetMode="External"/><Relationship Id="rId236" Type="http://schemas.openxmlformats.org/officeDocument/2006/relationships/hyperlink" Target="https://www.javatpoint.com/servletcontext" TargetMode="External"/><Relationship Id="rId257" Type="http://schemas.openxmlformats.org/officeDocument/2006/relationships/hyperlink" Target="https://www.javatpoint.com/url-rewriting-in-session-tracking" TargetMode="External"/><Relationship Id="rId278" Type="http://schemas.openxmlformats.org/officeDocument/2006/relationships/image" Target="media/image82.png"/><Relationship Id="rId303" Type="http://schemas.openxmlformats.org/officeDocument/2006/relationships/hyperlink" Target="https://www.javatpoint.com/jsp-declaration-tag" TargetMode="External"/><Relationship Id="rId42" Type="http://schemas.openxmlformats.org/officeDocument/2006/relationships/image" Target="media/image16.png"/><Relationship Id="rId84" Type="http://schemas.openxmlformats.org/officeDocument/2006/relationships/hyperlink" Target="https://www.javatpoint.com/life-cycle-of-a-servlet" TargetMode="External"/><Relationship Id="rId138" Type="http://schemas.openxmlformats.org/officeDocument/2006/relationships/image" Target="media/image51.png"/><Relationship Id="rId345" Type="http://schemas.openxmlformats.org/officeDocument/2006/relationships/hyperlink" Target="https://developer.mozilla.org/en-US/docs/Web/API/Request/Request" TargetMode="External"/><Relationship Id="rId191" Type="http://schemas.openxmlformats.org/officeDocument/2006/relationships/hyperlink" Target="https://www.javatpoint.com/servletcontext" TargetMode="External"/><Relationship Id="rId205" Type="http://schemas.openxmlformats.org/officeDocument/2006/relationships/hyperlink" Target="https://www.javatpoint.com/sendRedirect()-method" TargetMode="External"/><Relationship Id="rId247" Type="http://schemas.openxmlformats.org/officeDocument/2006/relationships/image" Target="media/image67.jpeg"/><Relationship Id="rId107" Type="http://schemas.openxmlformats.org/officeDocument/2006/relationships/image" Target="media/image34.png"/><Relationship Id="rId289" Type="http://schemas.openxmlformats.org/officeDocument/2006/relationships/hyperlink" Target="https://www.javatpoint.com/jsp-api" TargetMode="External"/><Relationship Id="rId11" Type="http://schemas.openxmlformats.org/officeDocument/2006/relationships/hyperlink" Target="https://kdninfotech.com/advance-java-syllabus/" TargetMode="External"/><Relationship Id="rId53" Type="http://schemas.openxmlformats.org/officeDocument/2006/relationships/hyperlink" Target="https://www.javatpoint.com/perl-tutorial" TargetMode="External"/><Relationship Id="rId149" Type="http://schemas.openxmlformats.org/officeDocument/2006/relationships/hyperlink" Target="https://www.javatpoint.com/requestdispatcher-in-servlet" TargetMode="External"/><Relationship Id="rId314" Type="http://schemas.openxmlformats.org/officeDocument/2006/relationships/hyperlink" Target="https://developer.mozilla.org/en-US/docs/Web/API/Request" TargetMode="External"/><Relationship Id="rId356" Type="http://schemas.openxmlformats.org/officeDocument/2006/relationships/image" Target="media/image90.jpeg"/><Relationship Id="rId95" Type="http://schemas.openxmlformats.org/officeDocument/2006/relationships/hyperlink" Target="https://www.javatpoint.com/http-full-form" TargetMode="External"/><Relationship Id="rId160" Type="http://schemas.openxmlformats.org/officeDocument/2006/relationships/image" Target="media/image62.jpeg"/><Relationship Id="rId216" Type="http://schemas.openxmlformats.org/officeDocument/2006/relationships/hyperlink" Target="https://www.javatpoint.com/servletconfig" TargetMode="External"/><Relationship Id="rId258" Type="http://schemas.openxmlformats.org/officeDocument/2006/relationships/hyperlink" Target="https://www.javatpoint.com/url-rewriting-in-session-tracking" TargetMode="External"/><Relationship Id="rId22" Type="http://schemas.openxmlformats.org/officeDocument/2006/relationships/image" Target="media/image3.jpeg"/><Relationship Id="rId64" Type="http://schemas.openxmlformats.org/officeDocument/2006/relationships/hyperlink" Target="https://www.javatpoint.com/what-is-a-webpage" TargetMode="External"/><Relationship Id="rId118" Type="http://schemas.openxmlformats.org/officeDocument/2006/relationships/hyperlink" Target="https://www.javatpoint.com/steps-to-create-a-servlet-using-tomcat-server" TargetMode="External"/><Relationship Id="rId325" Type="http://schemas.openxmlformats.org/officeDocument/2006/relationships/hyperlink" Target="https://developer.mozilla.org/en-US/docs/Web/JavaScript/Reference/Global_Objects/TypedArray" TargetMode="External"/><Relationship Id="rId171" Type="http://schemas.openxmlformats.org/officeDocument/2006/relationships/hyperlink" Target="https://www.javatpoint.com/servletconfig" TargetMode="External"/><Relationship Id="rId227" Type="http://schemas.openxmlformats.org/officeDocument/2006/relationships/hyperlink" Target="https://www.javatpoint.com/servletcontext" TargetMode="External"/><Relationship Id="rId269" Type="http://schemas.openxmlformats.org/officeDocument/2006/relationships/hyperlink" Target="https://www.javatpoint.com/oprweb/test.jsp?filename=javascript-addeventlistener1" TargetMode="External"/><Relationship Id="rId33" Type="http://schemas.openxmlformats.org/officeDocument/2006/relationships/image" Target="media/image7.png"/><Relationship Id="rId129" Type="http://schemas.openxmlformats.org/officeDocument/2006/relationships/image" Target="media/image47.jpeg"/><Relationship Id="rId280" Type="http://schemas.openxmlformats.org/officeDocument/2006/relationships/hyperlink" Target="https://www.javatpoint.com/oprweb/test.jsp?filename=javascript-addeventlistener4" TargetMode="External"/><Relationship Id="rId336" Type="http://schemas.openxmlformats.org/officeDocument/2006/relationships/hyperlink" Target="https://developer.mozilla.org/en-US/docs/Web/API/Request/Request" TargetMode="External"/><Relationship Id="rId75" Type="http://schemas.openxmlformats.org/officeDocument/2006/relationships/hyperlink" Target="https://www.javatpoint.com/servlet-api" TargetMode="External"/><Relationship Id="rId140" Type="http://schemas.openxmlformats.org/officeDocument/2006/relationships/image" Target="media/image53.png"/><Relationship Id="rId182" Type="http://schemas.openxmlformats.org/officeDocument/2006/relationships/hyperlink" Target="https://www.javatpoint.com/servletconfig" TargetMode="External"/><Relationship Id="rId6" Type="http://schemas.openxmlformats.org/officeDocument/2006/relationships/hyperlink" Target="https://kdninfotech.com/advance-java-syllabus/" TargetMode="External"/><Relationship Id="rId238" Type="http://schemas.openxmlformats.org/officeDocument/2006/relationships/hyperlink" Target="https://www.javatpoint.com/servletcontext" TargetMode="External"/><Relationship Id="rId291" Type="http://schemas.openxmlformats.org/officeDocument/2006/relationships/image" Target="media/image87.jpeg"/><Relationship Id="rId305" Type="http://schemas.openxmlformats.org/officeDocument/2006/relationships/hyperlink" Target="https://www.javatpoint.com/jsp-implicit-objects" TargetMode="External"/><Relationship Id="rId347" Type="http://schemas.openxmlformats.org/officeDocument/2006/relationships/hyperlink" Target="https://mdn.github.io/dom-examples/fetch/fetch-request/" TargetMode="External"/><Relationship Id="rId44" Type="http://schemas.openxmlformats.org/officeDocument/2006/relationships/image" Target="media/image18.png"/><Relationship Id="rId86" Type="http://schemas.openxmlformats.org/officeDocument/2006/relationships/hyperlink" Target="https://www.javatpoint.com/life-cycle-of-a-servlet" TargetMode="External"/><Relationship Id="rId151" Type="http://schemas.openxmlformats.org/officeDocument/2006/relationships/image" Target="media/image57.jpeg"/><Relationship Id="rId193" Type="http://schemas.openxmlformats.org/officeDocument/2006/relationships/hyperlink" Target="https://www.javatpoint.com/servletcontext" TargetMode="External"/><Relationship Id="rId207" Type="http://schemas.openxmlformats.org/officeDocument/2006/relationships/hyperlink" Target="https://www.javatpoint.com/servletconfig" TargetMode="External"/><Relationship Id="rId249" Type="http://schemas.openxmlformats.org/officeDocument/2006/relationships/image" Target="media/image69.jpeg"/><Relationship Id="rId13" Type="http://schemas.openxmlformats.org/officeDocument/2006/relationships/hyperlink" Target="https://kdninfotech.com/advance-java-syllabus/" TargetMode="External"/><Relationship Id="rId109" Type="http://schemas.openxmlformats.org/officeDocument/2006/relationships/image" Target="media/image36.png"/><Relationship Id="rId260" Type="http://schemas.openxmlformats.org/officeDocument/2006/relationships/image" Target="media/image74.jpeg"/><Relationship Id="rId316" Type="http://schemas.openxmlformats.org/officeDocument/2006/relationships/hyperlink" Target="https://developer.mozilla.org/en-US/docs/Web/API/Request/mode" TargetMode="External"/><Relationship Id="rId55" Type="http://schemas.openxmlformats.org/officeDocument/2006/relationships/hyperlink" Target="https://www.javatpoint.com/jvm-java-virtual-machine" TargetMode="External"/><Relationship Id="rId97" Type="http://schemas.openxmlformats.org/officeDocument/2006/relationships/hyperlink" Target="https://www.javatpoint.com/computer-network-http" TargetMode="External"/><Relationship Id="rId120" Type="http://schemas.openxmlformats.org/officeDocument/2006/relationships/hyperlink" Target="https://static.javatpoint.com/src/servlet/genericexample.zip" TargetMode="External"/><Relationship Id="rId358" Type="http://schemas.openxmlformats.org/officeDocument/2006/relationships/theme" Target="theme/theme1.xml"/><Relationship Id="rId162" Type="http://schemas.openxmlformats.org/officeDocument/2006/relationships/hyperlink" Target="https://www.javatpoint.com/sendRedirect()-method" TargetMode="External"/><Relationship Id="rId218" Type="http://schemas.openxmlformats.org/officeDocument/2006/relationships/hyperlink" Target="https://www.javatpoint.com/servletconfig" TargetMode="External"/><Relationship Id="rId271" Type="http://schemas.openxmlformats.org/officeDocument/2006/relationships/hyperlink" Target="https://www.javatpoint.com/html-tutorial" TargetMode="External"/><Relationship Id="rId24" Type="http://schemas.openxmlformats.org/officeDocument/2006/relationships/hyperlink" Target="https://www.javatpoint.com/steps-to-connect-to-the-database-in-java" TargetMode="External"/><Relationship Id="rId66" Type="http://schemas.openxmlformats.org/officeDocument/2006/relationships/image" Target="media/image26.png"/><Relationship Id="rId131" Type="http://schemas.openxmlformats.org/officeDocument/2006/relationships/image" Target="media/image49.jpeg"/><Relationship Id="rId327" Type="http://schemas.openxmlformats.org/officeDocument/2006/relationships/hyperlink" Target="https://developer.mozilla.org/en-US/docs/Web/API/FormData" TargetMode="External"/><Relationship Id="rId173" Type="http://schemas.openxmlformats.org/officeDocument/2006/relationships/hyperlink" Target="https://www.javatpoint.com/servletconfig" TargetMode="External"/><Relationship Id="rId229" Type="http://schemas.openxmlformats.org/officeDocument/2006/relationships/hyperlink" Target="https://www.javatpoint.com/servletcontext" TargetMode="External"/><Relationship Id="rId240" Type="http://schemas.openxmlformats.org/officeDocument/2006/relationships/hyperlink" Target="https://www.javatpoint.com/servletcontext" TargetMode="External"/><Relationship Id="rId35" Type="http://schemas.openxmlformats.org/officeDocument/2006/relationships/image" Target="media/image9.png"/><Relationship Id="rId77" Type="http://schemas.openxmlformats.org/officeDocument/2006/relationships/hyperlink" Target="https://www.javatpoint.com/Servlet-interface" TargetMode="External"/><Relationship Id="rId100" Type="http://schemas.openxmlformats.org/officeDocument/2006/relationships/hyperlink" Target="https://www.javatpoint.com/jpa-tutorial" TargetMode="External"/><Relationship Id="rId282" Type="http://schemas.openxmlformats.org/officeDocument/2006/relationships/hyperlink" Target="https://www.javatpoint.com/ServletOutputStream-class" TargetMode="External"/><Relationship Id="rId338" Type="http://schemas.openxmlformats.org/officeDocument/2006/relationships/hyperlink" Target="https://developer.mozilla.org/en-US/docs/Web/Security/Subresource_Integrity" TargetMode="External"/><Relationship Id="rId8" Type="http://schemas.openxmlformats.org/officeDocument/2006/relationships/hyperlink" Target="https://kdninfotech.com/advance-java-syllabus/" TargetMode="External"/><Relationship Id="rId142" Type="http://schemas.openxmlformats.org/officeDocument/2006/relationships/hyperlink" Target="https://www.google.co.in/" TargetMode="External"/><Relationship Id="rId184" Type="http://schemas.openxmlformats.org/officeDocument/2006/relationships/hyperlink" Target="https://www.javatpoint.com/servletconfig" TargetMode="External"/><Relationship Id="rId251"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274</Pages>
  <Words>40792</Words>
  <Characters>232515</Characters>
  <Application>Microsoft Office Word</Application>
  <DocSecurity>0</DocSecurity>
  <Lines>1937</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1</cp:revision>
  <dcterms:created xsi:type="dcterms:W3CDTF">2024-01-18T10:07:00Z</dcterms:created>
  <dcterms:modified xsi:type="dcterms:W3CDTF">2024-01-23T11:06:00Z</dcterms:modified>
</cp:coreProperties>
</file>